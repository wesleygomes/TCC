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2672" w:rsidRDefault="009D2672" w:rsidP="00D678B1">
      <w:pPr>
        <w:tabs>
          <w:tab w:val="left" w:pos="3735"/>
        </w:tabs>
        <w:spacing w:before="100" w:beforeAutospacing="1" w:after="100" w:afterAutospacing="1" w:line="360" w:lineRule="auto"/>
        <w:jc w:val="center"/>
        <w:rPr>
          <w:rFonts w:ascii="Times New Roman" w:hAnsi="Times New Roman" w:cs="Times New Roman"/>
          <w:sz w:val="24"/>
          <w:szCs w:val="24"/>
        </w:rPr>
      </w:pPr>
      <w:r w:rsidRPr="009D2672">
        <w:rPr>
          <w:rFonts w:ascii="Times New Roman" w:hAnsi="Times New Roman" w:cs="Times New Roman"/>
          <w:noProof/>
          <w:sz w:val="24"/>
          <w:szCs w:val="24"/>
          <w:lang w:eastAsia="pt-BR"/>
        </w:rPr>
        <w:drawing>
          <wp:inline distT="0" distB="0" distL="0" distR="0">
            <wp:extent cx="2296795" cy="829310"/>
            <wp:effectExtent l="0" t="0" r="0" b="0"/>
            <wp:docPr id="3" name="Imagem 3" descr="C:\Users\Wesley-pc\Desktop\Logo_Catol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Logo_Catolica.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96795" cy="829310"/>
                    </a:xfrm>
                    <a:prstGeom prst="rect">
                      <a:avLst/>
                    </a:prstGeom>
                    <a:noFill/>
                    <a:ln>
                      <a:noFill/>
                    </a:ln>
                  </pic:spPr>
                </pic:pic>
              </a:graphicData>
            </a:graphic>
          </wp:inline>
        </w:drawing>
      </w:r>
    </w:p>
    <w:p w:rsidR="00D678B1" w:rsidRPr="003C593D" w:rsidRDefault="00BC02EB" w:rsidP="00D678B1">
      <w:pPr>
        <w:tabs>
          <w:tab w:val="left" w:pos="3735"/>
        </w:tabs>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WESLEY GOMES DA SILVA</w:t>
      </w: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71277F" w:rsidRDefault="0071277F" w:rsidP="00D678B1">
      <w:pPr>
        <w:tabs>
          <w:tab w:val="left" w:pos="3735"/>
        </w:tabs>
        <w:spacing w:before="100" w:beforeAutospacing="1" w:after="100" w:afterAutospacing="1" w:line="360" w:lineRule="auto"/>
        <w:jc w:val="center"/>
        <w:rPr>
          <w:rFonts w:ascii="Times New Roman" w:hAnsi="Times New Roman" w:cs="Times New Roman"/>
          <w:b/>
          <w:caps/>
          <w:sz w:val="28"/>
          <w:szCs w:val="24"/>
        </w:rPr>
      </w:pPr>
      <w:r w:rsidRPr="0071277F">
        <w:rPr>
          <w:rFonts w:ascii="Times New Roman" w:hAnsi="Times New Roman" w:cs="Times New Roman"/>
          <w:b/>
          <w:caps/>
          <w:sz w:val="28"/>
          <w:szCs w:val="24"/>
        </w:rPr>
        <w:t>arquitetura</w:t>
      </w:r>
      <w:r w:rsidR="00013609" w:rsidRPr="0071277F">
        <w:rPr>
          <w:rFonts w:ascii="Times New Roman" w:hAnsi="Times New Roman" w:cs="Times New Roman"/>
          <w:b/>
          <w:caps/>
          <w:sz w:val="28"/>
          <w:szCs w:val="24"/>
        </w:rPr>
        <w:t xml:space="preserve"> </w:t>
      </w:r>
      <w:r w:rsidRPr="0071277F">
        <w:rPr>
          <w:rFonts w:ascii="Times New Roman" w:hAnsi="Times New Roman" w:cs="Times New Roman"/>
          <w:b/>
          <w:caps/>
          <w:sz w:val="28"/>
          <w:szCs w:val="24"/>
        </w:rPr>
        <w:t xml:space="preserve">orientada a serviços </w:t>
      </w:r>
      <w:r w:rsidR="005E1E1D" w:rsidRPr="0071277F">
        <w:rPr>
          <w:rFonts w:ascii="Times New Roman" w:hAnsi="Times New Roman" w:cs="Times New Roman"/>
          <w:b/>
          <w:caps/>
          <w:sz w:val="28"/>
          <w:szCs w:val="24"/>
        </w:rPr>
        <w:t>DESTINADO</w:t>
      </w:r>
      <w:r w:rsidR="00223B5A">
        <w:rPr>
          <w:rFonts w:ascii="Times New Roman" w:hAnsi="Times New Roman" w:cs="Times New Roman"/>
          <w:b/>
          <w:caps/>
          <w:sz w:val="28"/>
          <w:szCs w:val="24"/>
        </w:rPr>
        <w:t>s</w:t>
      </w:r>
      <w:r w:rsidR="005E1E1D" w:rsidRPr="0071277F">
        <w:rPr>
          <w:rFonts w:ascii="Times New Roman" w:hAnsi="Times New Roman" w:cs="Times New Roman"/>
          <w:b/>
          <w:caps/>
          <w:sz w:val="28"/>
          <w:szCs w:val="24"/>
        </w:rPr>
        <w:t xml:space="preserve"> A CONTRATAÇÃO DE PRESTADORES DE SERVIÇOS </w:t>
      </w:r>
      <w:r w:rsidRPr="0071277F">
        <w:rPr>
          <w:rFonts w:ascii="Times New Roman" w:hAnsi="Times New Roman" w:cs="Times New Roman"/>
          <w:b/>
          <w:caps/>
          <w:sz w:val="28"/>
          <w:szCs w:val="24"/>
        </w:rPr>
        <w:t>autônomos</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D678B1" w:rsidRPr="003C593D" w:rsidRDefault="000E1C72" w:rsidP="00D678B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w:t>
      </w:r>
      <w:r w:rsidR="00AA27C9">
        <w:rPr>
          <w:rFonts w:ascii="Times New Roman" w:hAnsi="Times New Roman" w:cs="Times New Roman"/>
          <w:sz w:val="24"/>
          <w:szCs w:val="24"/>
        </w:rPr>
        <w:t>14</w:t>
      </w:r>
    </w:p>
    <w:p w:rsidR="00D678B1" w:rsidRPr="003C593D" w:rsidRDefault="00D678B1" w:rsidP="00D678B1">
      <w:pPr>
        <w:spacing w:line="360" w:lineRule="auto"/>
        <w:jc w:val="center"/>
        <w:rPr>
          <w:rFonts w:ascii="Times New Roman" w:hAnsi="Times New Roman" w:cs="Times New Roman"/>
          <w:sz w:val="24"/>
          <w:szCs w:val="24"/>
        </w:rPr>
      </w:pPr>
      <w:r w:rsidRPr="003C593D">
        <w:rPr>
          <w:rFonts w:ascii="Times New Roman" w:hAnsi="Times New Roman" w:cs="Times New Roman"/>
          <w:sz w:val="24"/>
          <w:szCs w:val="24"/>
        </w:rPr>
        <w:br w:type="page"/>
      </w:r>
      <w:r w:rsidR="00CA24F6">
        <w:rPr>
          <w:rFonts w:ascii="Times New Roman" w:hAnsi="Times New Roman" w:cs="Times New Roman"/>
          <w:sz w:val="24"/>
          <w:szCs w:val="24"/>
        </w:rPr>
        <w:lastRenderedPageBreak/>
        <w:t>Wesley Gomes da Silva</w:t>
      </w: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71277F" w:rsidP="00D678B1">
      <w:pPr>
        <w:tabs>
          <w:tab w:val="left" w:pos="3735"/>
        </w:tabs>
        <w:spacing w:before="100" w:beforeAutospacing="1" w:after="100" w:afterAutospacing="1" w:line="360" w:lineRule="auto"/>
        <w:jc w:val="center"/>
        <w:rPr>
          <w:rFonts w:ascii="Times New Roman" w:hAnsi="Times New Roman" w:cs="Times New Roman"/>
          <w:b/>
          <w:sz w:val="28"/>
          <w:szCs w:val="24"/>
        </w:rPr>
      </w:pPr>
      <w:r w:rsidRPr="0071277F">
        <w:rPr>
          <w:rFonts w:ascii="Times New Roman" w:hAnsi="Times New Roman" w:cs="Times New Roman"/>
          <w:b/>
          <w:caps/>
          <w:sz w:val="28"/>
          <w:szCs w:val="24"/>
        </w:rPr>
        <w:t>arquitetura orientada a serviços DESTINADO</w:t>
      </w:r>
      <w:r w:rsidR="00223B5A">
        <w:rPr>
          <w:rFonts w:ascii="Times New Roman" w:hAnsi="Times New Roman" w:cs="Times New Roman"/>
          <w:b/>
          <w:caps/>
          <w:sz w:val="28"/>
          <w:szCs w:val="24"/>
        </w:rPr>
        <w:t>s</w:t>
      </w:r>
      <w:r w:rsidRPr="0071277F">
        <w:rPr>
          <w:rFonts w:ascii="Times New Roman" w:hAnsi="Times New Roman" w:cs="Times New Roman"/>
          <w:b/>
          <w:caps/>
          <w:sz w:val="28"/>
          <w:szCs w:val="24"/>
        </w:rPr>
        <w:t xml:space="preserve"> A CONTRATAÇÃO DE PRESTADORES DE SERVIÇOS autônomos</w: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1B0E1D"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pict>
          <v:shapetype id="_x0000_t202" coordsize="21600,21600" o:spt="202" path="m,l,21600r21600,l21600,xe">
            <v:stroke joinstyle="miter"/>
            <v:path gradientshapeok="t" o:connecttype="rect"/>
          </v:shapetype>
          <v:shape id="Text Box 2" o:spid="_x0000_s1026" type="#_x0000_t202" style="position:absolute;left:0;text-align:left;margin-left:219.5pt;margin-top:11.45pt;width:218.75pt;height:139.8pt;z-index:25166387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" strokecolor="white [3212]">
            <v:textbox style="mso-fit-shape-to-text:t">
              <w:txbxContent>
                <w:p w:rsidR="008759E6" w:rsidRDefault="008759E6" w:rsidP="00D678B1">
                  <w:pPr>
                    <w:autoSpaceDE w:val="0"/>
                    <w:autoSpaceDN w:val="0"/>
                    <w:adjustRightInd w:val="0"/>
                    <w:spacing w:after="0" w:line="240" w:lineRule="auto"/>
                    <w:jc w:val="both"/>
                    <w:rPr>
                      <w:rFonts w:cs="Arial"/>
                      <w:iCs/>
                      <w:sz w:val="24"/>
                      <w:szCs w:val="24"/>
                    </w:rPr>
                  </w:pPr>
                  <w:r>
                    <w:rPr>
                      <w:rFonts w:cs="Arial"/>
                      <w:iCs/>
                      <w:sz w:val="24"/>
                      <w:szCs w:val="24"/>
                    </w:rPr>
                    <w:t>Trabalho de Conclusão do Curso de Sistemas de Informação</w:t>
                  </w:r>
                  <w:r w:rsidRPr="000D43C2">
                    <w:rPr>
                      <w:rFonts w:cs="Arial"/>
                      <w:iCs/>
                      <w:sz w:val="24"/>
                      <w:szCs w:val="24"/>
                    </w:rPr>
                    <w:t xml:space="preserve"> da Faculda</w:t>
                  </w:r>
                  <w:r>
                    <w:rPr>
                      <w:rFonts w:cs="Arial"/>
                      <w:iCs/>
                      <w:sz w:val="24"/>
                      <w:szCs w:val="24"/>
                    </w:rPr>
                    <w:t>de Católica do Tocantins</w:t>
                  </w:r>
                  <w:r w:rsidRPr="000D43C2">
                    <w:rPr>
                      <w:rFonts w:cs="Arial"/>
                      <w:iCs/>
                      <w:sz w:val="24"/>
                      <w:szCs w:val="24"/>
                    </w:rPr>
                    <w:t>,</w:t>
                  </w:r>
                  <w:r>
                    <w:rPr>
                      <w:rFonts w:cs="Arial"/>
                      <w:iCs/>
                      <w:sz w:val="24"/>
                      <w:szCs w:val="24"/>
                    </w:rPr>
                    <w:t xml:space="preserve"> apresentado com parte dos requisitos para obtenção do título de Bacharel em Sistemas de Informação.</w:t>
                  </w:r>
                </w:p>
                <w:p w:rsidR="008759E6" w:rsidRDefault="008759E6" w:rsidP="00D678B1">
                  <w:pPr>
                    <w:autoSpaceDE w:val="0"/>
                    <w:autoSpaceDN w:val="0"/>
                    <w:adjustRightInd w:val="0"/>
                    <w:spacing w:after="0" w:line="240" w:lineRule="auto"/>
                    <w:jc w:val="both"/>
                    <w:rPr>
                      <w:rFonts w:cs="Arial"/>
                      <w:iCs/>
                      <w:sz w:val="24"/>
                      <w:szCs w:val="24"/>
                    </w:rPr>
                  </w:pPr>
                </w:p>
                <w:p w:rsidR="008759E6" w:rsidRPr="00A5375A" w:rsidRDefault="008759E6" w:rsidP="00D678B1">
                  <w:pPr>
                    <w:autoSpaceDE w:val="0"/>
                    <w:autoSpaceDN w:val="0"/>
                    <w:adjustRightInd w:val="0"/>
                    <w:spacing w:after="0" w:line="240" w:lineRule="auto"/>
                    <w:jc w:val="both"/>
                    <w:rPr>
                      <w:rFonts w:cs="Arial"/>
                      <w:b/>
                      <w:iCs/>
                      <w:sz w:val="24"/>
                      <w:szCs w:val="24"/>
                    </w:rPr>
                  </w:pPr>
                  <w:r w:rsidRPr="00A5375A">
                    <w:rPr>
                      <w:rFonts w:cs="Arial"/>
                      <w:b/>
                      <w:iCs/>
                      <w:sz w:val="24"/>
                      <w:szCs w:val="24"/>
                    </w:rPr>
                    <w:t>Orientador</w:t>
                  </w:r>
                  <w:r>
                    <w:rPr>
                      <w:rFonts w:cs="Arial"/>
                      <w:b/>
                      <w:iCs/>
                      <w:sz w:val="24"/>
                      <w:szCs w:val="24"/>
                    </w:rPr>
                    <w:t>:</w:t>
                  </w:r>
                  <w:r w:rsidRPr="00A5375A">
                    <w:rPr>
                      <w:rFonts w:cs="Arial"/>
                      <w:b/>
                      <w:iCs/>
                      <w:sz w:val="24"/>
                      <w:szCs w:val="24"/>
                    </w:rPr>
                    <w:t xml:space="preserve"> M. Sc. Marco Antônio Firmino de Sousa.</w:t>
                  </w:r>
                </w:p>
              </w:txbxContent>
            </v:textbox>
          </v:shape>
        </w:pict>
      </w:r>
    </w:p>
    <w:p w:rsidR="00D678B1" w:rsidRPr="003C593D" w:rsidRDefault="00D1244E"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r>
        <w:rPr>
          <w:rStyle w:val="Refdecomentrio"/>
        </w:rPr>
        <w:commentReference w:id="0"/>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A5375A" w:rsidRDefault="00A5375A"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5E1E1D" w:rsidRPr="003C593D" w:rsidRDefault="005E1E1D"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A5375A" w:rsidRDefault="000D43C2" w:rsidP="005E1E1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2014</w:t>
      </w:r>
    </w:p>
    <w:p w:rsidR="00794AAF" w:rsidRDefault="00794AAF" w:rsidP="00794AAF">
      <w:pPr>
        <w:jc w:val="center"/>
        <w:rPr>
          <w:rFonts w:ascii="Times New Roman" w:hAnsi="Times New Roman" w:cs="Times New Roman"/>
          <w:sz w:val="24"/>
          <w:szCs w:val="24"/>
        </w:rPr>
      </w:pPr>
      <w:r>
        <w:rPr>
          <w:rFonts w:ascii="Times New Roman" w:hAnsi="Times New Roman" w:cs="Times New Roman"/>
          <w:sz w:val="24"/>
          <w:szCs w:val="24"/>
        </w:rPr>
        <w:br w:type="page"/>
      </w:r>
    </w:p>
    <w:p w:rsidR="00A5375A" w:rsidRPr="003C593D" w:rsidRDefault="00A5375A" w:rsidP="00A5375A">
      <w:pPr>
        <w:tabs>
          <w:tab w:val="left" w:pos="3735"/>
        </w:tabs>
        <w:spacing w:before="100" w:beforeAutospacing="1" w:after="100" w:afterAutospacing="1" w:line="360" w:lineRule="auto"/>
        <w:jc w:val="center"/>
        <w:rPr>
          <w:rFonts w:ascii="Times New Roman" w:hAnsi="Times New Roman" w:cs="Times New Roman"/>
          <w:b/>
          <w:sz w:val="28"/>
          <w:szCs w:val="24"/>
        </w:rPr>
      </w:pPr>
      <w:r>
        <w:rPr>
          <w:rFonts w:ascii="Times New Roman" w:hAnsi="Times New Roman" w:cs="Times New Roman"/>
          <w:sz w:val="24"/>
          <w:szCs w:val="24"/>
        </w:rPr>
        <w:lastRenderedPageBreak/>
        <w:t>Wesley Gomes da Silva</w:t>
      </w:r>
    </w:p>
    <w:p w:rsidR="00A5375A" w:rsidRPr="003C593D" w:rsidRDefault="0071277F" w:rsidP="00A5375A">
      <w:pPr>
        <w:tabs>
          <w:tab w:val="left" w:pos="3735"/>
        </w:tabs>
        <w:spacing w:before="100" w:beforeAutospacing="1" w:after="100" w:afterAutospacing="1" w:line="360" w:lineRule="auto"/>
        <w:jc w:val="center"/>
        <w:rPr>
          <w:rFonts w:ascii="Times New Roman" w:hAnsi="Times New Roman" w:cs="Times New Roman"/>
          <w:b/>
          <w:sz w:val="28"/>
          <w:szCs w:val="24"/>
        </w:rPr>
      </w:pPr>
      <w:r w:rsidRPr="0071277F">
        <w:rPr>
          <w:rFonts w:ascii="Times New Roman" w:hAnsi="Times New Roman" w:cs="Times New Roman"/>
          <w:b/>
          <w:caps/>
          <w:sz w:val="28"/>
          <w:szCs w:val="24"/>
        </w:rPr>
        <w:t>arquitetura orientada a serviços DESTINADO</w:t>
      </w:r>
      <w:r w:rsidR="00223B5A">
        <w:rPr>
          <w:rFonts w:ascii="Times New Roman" w:hAnsi="Times New Roman" w:cs="Times New Roman"/>
          <w:b/>
          <w:caps/>
          <w:sz w:val="28"/>
          <w:szCs w:val="24"/>
        </w:rPr>
        <w:t>s</w:t>
      </w:r>
      <w:r w:rsidRPr="0071277F">
        <w:rPr>
          <w:rFonts w:ascii="Times New Roman" w:hAnsi="Times New Roman" w:cs="Times New Roman"/>
          <w:b/>
          <w:caps/>
          <w:sz w:val="28"/>
          <w:szCs w:val="24"/>
        </w:rPr>
        <w:t xml:space="preserve"> A CONTRATAÇÃO DE PRESTADORES DE SERVIÇOS autônomos</w:t>
      </w:r>
    </w:p>
    <w:p w:rsidR="00A5375A" w:rsidRPr="003C593D" w:rsidRDefault="00A5375A" w:rsidP="00A5375A">
      <w:pPr>
        <w:tabs>
          <w:tab w:val="left" w:pos="3735"/>
        </w:tabs>
        <w:spacing w:before="100" w:beforeAutospacing="1" w:after="100" w:afterAutospacing="1" w:line="360" w:lineRule="auto"/>
        <w:jc w:val="center"/>
        <w:rPr>
          <w:rFonts w:ascii="Times New Roman" w:hAnsi="Times New Roman" w:cs="Times New Roman"/>
          <w:b/>
          <w:sz w:val="28"/>
          <w:szCs w:val="24"/>
        </w:rPr>
      </w:pPr>
    </w:p>
    <w:p w:rsidR="00A5375A" w:rsidRPr="003C593D" w:rsidRDefault="00A5375A" w:rsidP="00A5375A">
      <w:pPr>
        <w:tabs>
          <w:tab w:val="left" w:pos="851"/>
        </w:tabs>
        <w:spacing w:before="100" w:beforeAutospacing="1" w:after="100" w:afterAutospacing="1" w:line="360" w:lineRule="auto"/>
        <w:jc w:val="both"/>
        <w:rPr>
          <w:rFonts w:ascii="Times New Roman" w:hAnsi="Times New Roman" w:cs="Times New Roman"/>
          <w:sz w:val="24"/>
          <w:szCs w:val="24"/>
        </w:rPr>
      </w:pPr>
      <w:r w:rsidRPr="003C593D">
        <w:rPr>
          <w:rFonts w:ascii="Times New Roman" w:hAnsi="Times New Roman" w:cs="Times New Roman"/>
          <w:sz w:val="24"/>
          <w:szCs w:val="24"/>
        </w:rPr>
        <w:t>Esta monografia foi julgada adequada pra obtenção do diploma de Bacharel em Sistemas de Informação do curso de graduação em Sistemas de Informação da Faculdade Católica do Tocantins.</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Banca Examinadora</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Assinatura do Orientador</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Membros da Banca Examinadora</w:t>
      </w:r>
    </w:p>
    <w:p w:rsidR="00A5375A" w:rsidRDefault="00A5375A" w:rsidP="00A5375A">
      <w:pPr>
        <w:spacing w:before="100" w:beforeAutospacing="1" w:after="100" w:afterAutospacing="1" w:line="360" w:lineRule="auto"/>
        <w:rPr>
          <w:rFonts w:ascii="Times New Roman" w:hAnsi="Times New Roman" w:cs="Times New Roman"/>
          <w:sz w:val="24"/>
          <w:szCs w:val="24"/>
        </w:rPr>
      </w:pPr>
    </w:p>
    <w:p w:rsidR="005E1E1D" w:rsidRPr="003C593D" w:rsidRDefault="005E1E1D"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_________________________,_________/_____________________/_____________</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 xml:space="preserve">Local e data de aprovação: </w:t>
      </w:r>
    </w:p>
    <w:p w:rsidR="00A5375A" w:rsidRDefault="00A5375A" w:rsidP="00A5375A">
      <w:pPr>
        <w:spacing w:before="100" w:beforeAutospacing="1" w:after="100" w:afterAutospacing="1" w:line="360" w:lineRule="auto"/>
        <w:jc w:val="right"/>
        <w:rPr>
          <w:rFonts w:ascii="Times New Roman" w:hAnsi="Times New Roman" w:cs="Times New Roman"/>
          <w:sz w:val="24"/>
          <w:szCs w:val="24"/>
        </w:rPr>
      </w:pPr>
      <w:r w:rsidRPr="003C593D">
        <w:rPr>
          <w:rFonts w:ascii="Times New Roman" w:hAnsi="Times New Roman" w:cs="Times New Roman"/>
          <w:sz w:val="24"/>
          <w:szCs w:val="24"/>
        </w:rPr>
        <w:t>Nota: ________________</w:t>
      </w: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D678B1" w:rsidRPr="003C593D" w:rsidRDefault="00D678B1" w:rsidP="00D678B1">
      <w:pPr>
        <w:spacing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AGRADECIMENTOS</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Pr>
          <w:rFonts w:ascii="Times New Roman" w:hAnsi="Times New Roman" w:cs="Times New Roman"/>
          <w:sz w:val="24"/>
          <w:szCs w:val="24"/>
        </w:rPr>
        <w:t>Agradeço p</w:t>
      </w:r>
      <w:r w:rsidR="00D678B1" w:rsidRPr="00D678B1">
        <w:rPr>
          <w:rFonts w:ascii="Times New Roman" w:hAnsi="Times New Roman" w:cs="Times New Roman"/>
          <w:sz w:val="24"/>
          <w:szCs w:val="24"/>
        </w:rPr>
        <w:t xml:space="preserve">rimeiramente a Deus </w:t>
      </w:r>
      <w:r>
        <w:rPr>
          <w:rFonts w:ascii="Times New Roman" w:hAnsi="Times New Roman" w:cs="Times New Roman"/>
          <w:sz w:val="24"/>
          <w:szCs w:val="24"/>
        </w:rPr>
        <w:t xml:space="preserve">o meu grande guia, </w:t>
      </w:r>
      <w:r w:rsidRPr="00A01A4C">
        <w:rPr>
          <w:rFonts w:ascii="Times New Roman" w:hAnsi="Times New Roman" w:cs="Times New Roman"/>
          <w:sz w:val="24"/>
          <w:szCs w:val="24"/>
        </w:rPr>
        <w:t xml:space="preserve">por ter me abençoado com a chance de cursar em </w:t>
      </w:r>
      <w:r w:rsidR="00054FD5">
        <w:rPr>
          <w:rFonts w:ascii="Times New Roman" w:hAnsi="Times New Roman" w:cs="Times New Roman"/>
          <w:sz w:val="24"/>
          <w:szCs w:val="24"/>
        </w:rPr>
        <w:t>uma grande faculdade como a CATÓ</w:t>
      </w:r>
      <w:r w:rsidRPr="00A01A4C">
        <w:rPr>
          <w:rFonts w:ascii="Times New Roman" w:hAnsi="Times New Roman" w:cs="Times New Roman"/>
          <w:sz w:val="24"/>
          <w:szCs w:val="24"/>
        </w:rPr>
        <w:t xml:space="preserve">LICA DO TOCANTINS - FACTO e ter recebido subsídios </w:t>
      </w:r>
      <w:r>
        <w:rPr>
          <w:rFonts w:ascii="Times New Roman" w:hAnsi="Times New Roman" w:cs="Times New Roman"/>
          <w:sz w:val="24"/>
          <w:szCs w:val="24"/>
        </w:rPr>
        <w:t>tão ricos durante essa jornada.</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Ao professor Marco Antônio Firmino de Sousa pela orientação e motivação</w:t>
      </w:r>
      <w:r>
        <w:rPr>
          <w:rFonts w:ascii="Times New Roman" w:hAnsi="Times New Roman" w:cs="Times New Roman"/>
          <w:sz w:val="24"/>
          <w:szCs w:val="24"/>
        </w:rPr>
        <w:t xml:space="preserve"> para realização deste trabalho, e </w:t>
      </w:r>
      <w:r w:rsidRPr="00D678B1">
        <w:rPr>
          <w:rFonts w:ascii="Times New Roman" w:hAnsi="Times New Roman" w:cs="Times New Roman"/>
          <w:sz w:val="24"/>
          <w:szCs w:val="24"/>
        </w:rPr>
        <w:t>por exercer tão bem o dom de repassar seu</w:t>
      </w:r>
      <w:r>
        <w:rPr>
          <w:rFonts w:ascii="Times New Roman" w:hAnsi="Times New Roman" w:cs="Times New Roman"/>
          <w:sz w:val="24"/>
          <w:szCs w:val="24"/>
        </w:rPr>
        <w:t>s</w:t>
      </w:r>
      <w:r w:rsidRPr="00D678B1">
        <w:rPr>
          <w:rFonts w:ascii="Times New Roman" w:hAnsi="Times New Roman" w:cs="Times New Roman"/>
          <w:sz w:val="24"/>
          <w:szCs w:val="24"/>
        </w:rPr>
        <w:t xml:space="preserve"> conhecimento</w:t>
      </w:r>
      <w:r>
        <w:rPr>
          <w:rFonts w:ascii="Times New Roman" w:hAnsi="Times New Roman" w:cs="Times New Roman"/>
          <w:sz w:val="24"/>
          <w:szCs w:val="24"/>
        </w:rPr>
        <w:t>s</w:t>
      </w:r>
      <w:r w:rsidRPr="00D678B1">
        <w:rPr>
          <w:rFonts w:ascii="Times New Roman" w:hAnsi="Times New Roman" w:cs="Times New Roman"/>
          <w:sz w:val="24"/>
          <w:szCs w:val="24"/>
        </w:rPr>
        <w:t xml:space="preserve"> além de ser uma referência ao</w:t>
      </w:r>
      <w:r>
        <w:rPr>
          <w:rFonts w:ascii="Times New Roman" w:hAnsi="Times New Roman" w:cs="Times New Roman"/>
          <w:sz w:val="24"/>
          <w:szCs w:val="24"/>
        </w:rPr>
        <w:t>s alunos.</w:t>
      </w:r>
    </w:p>
    <w:p w:rsidR="00D678B1"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Agradeço em especial a minha família</w:t>
      </w:r>
      <w:r>
        <w:rPr>
          <w:rFonts w:ascii="Times New Roman" w:hAnsi="Times New Roman" w:cs="Times New Roman"/>
          <w:sz w:val="24"/>
          <w:szCs w:val="24"/>
        </w:rPr>
        <w:t xml:space="preserve">, pai, mãe e irmã, </w:t>
      </w:r>
      <w:r w:rsidRPr="00A01A4C">
        <w:rPr>
          <w:rFonts w:ascii="Times New Roman" w:hAnsi="Times New Roman" w:cs="Times New Roman"/>
          <w:sz w:val="24"/>
          <w:szCs w:val="24"/>
        </w:rPr>
        <w:t>por estar ao meu lado na busca por este sonho e também aos meus amigos que souberam conviver e respeitar ainda que nem sempre</w:t>
      </w:r>
      <w:r w:rsidR="00514F4A">
        <w:rPr>
          <w:rFonts w:ascii="Times New Roman" w:hAnsi="Times New Roman" w:cs="Times New Roman"/>
          <w:sz w:val="24"/>
          <w:szCs w:val="24"/>
        </w:rPr>
        <w:t xml:space="preserve"> compartilhássemos as mesmas ide</w:t>
      </w:r>
      <w:r w:rsidRPr="00A01A4C">
        <w:rPr>
          <w:rFonts w:ascii="Times New Roman" w:hAnsi="Times New Roman" w:cs="Times New Roman"/>
          <w:sz w:val="24"/>
          <w:szCs w:val="24"/>
        </w:rPr>
        <w:t>ias. E por tudo, a saudade há de ficar.</w:t>
      </w:r>
      <w:r w:rsidR="00D678B1" w:rsidRPr="00D678B1">
        <w:rPr>
          <w:rFonts w:ascii="Times New Roman" w:hAnsi="Times New Roman" w:cs="Times New Roman"/>
          <w:sz w:val="24"/>
          <w:szCs w:val="24"/>
        </w:rPr>
        <w:t xml:space="preserve">  </w:t>
      </w:r>
    </w:p>
    <w:p w:rsidR="007B7139" w:rsidRPr="00D678B1" w:rsidRDefault="007B7139" w:rsidP="006865C4">
      <w:pPr>
        <w:spacing w:before="100" w:beforeAutospacing="1" w:after="100" w:afterAutospacing="1" w:line="360" w:lineRule="auto"/>
        <w:ind w:firstLine="709"/>
        <w:jc w:val="both"/>
        <w:rPr>
          <w:rFonts w:ascii="Times New Roman" w:hAnsi="Times New Roman" w:cs="Times New Roman"/>
          <w:sz w:val="24"/>
          <w:szCs w:val="24"/>
        </w:rPr>
      </w:pPr>
      <w:r w:rsidRPr="007B7139">
        <w:rPr>
          <w:rFonts w:ascii="Times New Roman" w:hAnsi="Times New Roman" w:cs="Times New Roman"/>
          <w:sz w:val="24"/>
          <w:szCs w:val="24"/>
        </w:rPr>
        <w:t xml:space="preserve">Aos meus professores que durante esse tempo que passou </w:t>
      </w:r>
      <w:r w:rsidR="006F67F3" w:rsidRPr="007B7139">
        <w:rPr>
          <w:rFonts w:ascii="Times New Roman" w:hAnsi="Times New Roman" w:cs="Times New Roman"/>
          <w:sz w:val="24"/>
          <w:szCs w:val="24"/>
        </w:rPr>
        <w:t>transmitiram</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não</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só</w:t>
      </w:r>
      <w:r w:rsidRPr="007B7139">
        <w:rPr>
          <w:rFonts w:ascii="Times New Roman" w:hAnsi="Times New Roman" w:cs="Times New Roman"/>
          <w:sz w:val="24"/>
          <w:szCs w:val="24"/>
        </w:rPr>
        <w:t xml:space="preserve"> conhecimento teórico, mas lições de vida me engrandece</w:t>
      </w:r>
      <w:r w:rsidR="006F67F3">
        <w:rPr>
          <w:rFonts w:ascii="Times New Roman" w:hAnsi="Times New Roman" w:cs="Times New Roman"/>
          <w:sz w:val="24"/>
          <w:szCs w:val="24"/>
        </w:rPr>
        <w:t>ndo</w:t>
      </w:r>
      <w:r w:rsidRPr="007B7139">
        <w:rPr>
          <w:rFonts w:ascii="Times New Roman" w:hAnsi="Times New Roman" w:cs="Times New Roman"/>
          <w:sz w:val="24"/>
          <w:szCs w:val="24"/>
        </w:rPr>
        <w:t xml:space="preserve"> como pessoa e </w:t>
      </w:r>
      <w:r w:rsidR="00514F4A" w:rsidRPr="007B7139">
        <w:rPr>
          <w:rFonts w:ascii="Times New Roman" w:hAnsi="Times New Roman" w:cs="Times New Roman"/>
          <w:sz w:val="24"/>
          <w:szCs w:val="24"/>
        </w:rPr>
        <w:t>profissional.</w:t>
      </w: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D678B1" w:rsidRDefault="00D678B1" w:rsidP="006865C4">
      <w:pPr>
        <w:spacing w:before="100" w:beforeAutospacing="1" w:after="100" w:afterAutospacing="1" w:line="360" w:lineRule="auto"/>
        <w:ind w:firstLine="709"/>
        <w:jc w:val="both"/>
        <w:rPr>
          <w:rFonts w:ascii="Times New Roman" w:hAnsi="Times New Roman" w:cs="Times New Roman"/>
          <w:sz w:val="24"/>
          <w:szCs w:val="24"/>
        </w:rPr>
      </w:pPr>
      <w:r w:rsidRPr="003C593D">
        <w:rPr>
          <w:rFonts w:ascii="Times New Roman" w:hAnsi="Times New Roman" w:cs="Times New Roman"/>
          <w:sz w:val="24"/>
          <w:szCs w:val="24"/>
        </w:rPr>
        <w:br/>
      </w:r>
      <w:r w:rsidR="00911F18" w:rsidRPr="00911F18">
        <w:rPr>
          <w:rFonts w:ascii="Times New Roman" w:hAnsi="Times New Roman" w:cs="Times New Roman"/>
          <w:sz w:val="24"/>
          <w:szCs w:val="24"/>
        </w:rPr>
        <w:t>A todos, agradeço por tudo e muito obrigado!</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Default="00D678B1"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Pr="003C593D" w:rsidRDefault="00120C9F" w:rsidP="00120C9F">
      <w:pPr>
        <w:spacing w:after="0"/>
        <w:ind w:left="5672"/>
        <w:jc w:val="right"/>
        <w:rPr>
          <w:rFonts w:ascii="Times New Roman" w:hAnsi="Times New Roman" w:cs="Times New Roman"/>
          <w:sz w:val="24"/>
          <w:szCs w:val="24"/>
        </w:rPr>
      </w:pPr>
      <w:r>
        <w:rPr>
          <w:rFonts w:ascii="Times New Roman" w:hAnsi="Times New Roman" w:cs="Times New Roman"/>
          <w:sz w:val="24"/>
          <w:szCs w:val="24"/>
        </w:rPr>
        <w:t>Dedico este trabalho ao Deus eterno e toda a minha família</w:t>
      </w:r>
      <w:r w:rsidR="00192391">
        <w:rPr>
          <w:rFonts w:ascii="Times New Roman" w:hAnsi="Times New Roman" w:cs="Times New Roman"/>
          <w:sz w:val="24"/>
          <w:szCs w:val="24"/>
        </w:rPr>
        <w:t>.</w:t>
      </w: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5E1E1D" w:rsidRPr="003C593D" w:rsidRDefault="005E1E1D" w:rsidP="005E1E1D">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RESUMO</w:t>
      </w:r>
    </w:p>
    <w:p w:rsidR="00594284" w:rsidRDefault="007C5DE9" w:rsidP="00594284">
      <w:pPr>
        <w:spacing w:line="360" w:lineRule="auto"/>
        <w:jc w:val="both"/>
        <w:rPr>
          <w:rFonts w:ascii="Times New Roman" w:hAnsi="Times New Roman" w:cs="Times New Roman"/>
          <w:sz w:val="24"/>
        </w:rPr>
      </w:pPr>
      <w:r w:rsidRPr="007C5DE9">
        <w:rPr>
          <w:rFonts w:ascii="Times New Roman" w:hAnsi="Times New Roman" w:cs="Times New Roman"/>
          <w:sz w:val="24"/>
        </w:rPr>
        <w:t xml:space="preserve">A adoção de </w:t>
      </w:r>
      <w:r w:rsidRPr="00594284">
        <w:rPr>
          <w:rFonts w:ascii="Times New Roman" w:hAnsi="Times New Roman" w:cs="Times New Roman"/>
          <w:sz w:val="24"/>
        </w:rPr>
        <w:t>Arquitetura Orientada a</w:t>
      </w:r>
      <w:r>
        <w:rPr>
          <w:rFonts w:ascii="Times New Roman" w:hAnsi="Times New Roman" w:cs="Times New Roman"/>
          <w:sz w:val="24"/>
        </w:rPr>
        <w:t xml:space="preserve"> </w:t>
      </w:r>
      <w:r w:rsidR="00E71572">
        <w:rPr>
          <w:rFonts w:ascii="Times New Roman" w:hAnsi="Times New Roman" w:cs="Times New Roman"/>
          <w:sz w:val="24"/>
        </w:rPr>
        <w:t>Serviços - SOA</w:t>
      </w:r>
      <w:r w:rsidRPr="007C5DE9">
        <w:rPr>
          <w:rFonts w:ascii="Times New Roman" w:hAnsi="Times New Roman" w:cs="Times New Roman"/>
          <w:sz w:val="24"/>
        </w:rPr>
        <w:t xml:space="preserve"> tem se tornado prática frequente em organizações</w:t>
      </w:r>
      <w:r>
        <w:rPr>
          <w:rFonts w:ascii="Times New Roman" w:hAnsi="Times New Roman" w:cs="Times New Roman"/>
          <w:sz w:val="24"/>
        </w:rPr>
        <w:t xml:space="preserve"> </w:t>
      </w:r>
      <w:r w:rsidR="0096084A">
        <w:rPr>
          <w:rFonts w:ascii="Times New Roman" w:hAnsi="Times New Roman" w:cs="Times New Roman"/>
          <w:sz w:val="24"/>
        </w:rPr>
        <w:t>que buscam</w:t>
      </w:r>
      <w:r w:rsidRPr="007C5DE9">
        <w:rPr>
          <w:rFonts w:ascii="Times New Roman" w:hAnsi="Times New Roman" w:cs="Times New Roman"/>
          <w:sz w:val="24"/>
        </w:rPr>
        <w:t xml:space="preserve"> resol</w:t>
      </w:r>
      <w:r w:rsidR="00284F24">
        <w:rPr>
          <w:rFonts w:ascii="Times New Roman" w:hAnsi="Times New Roman" w:cs="Times New Roman"/>
          <w:sz w:val="24"/>
        </w:rPr>
        <w:t>ver problemas de flexibilidade,</w:t>
      </w:r>
      <w:r w:rsidRPr="007C5DE9">
        <w:rPr>
          <w:rFonts w:ascii="Times New Roman" w:hAnsi="Times New Roman" w:cs="Times New Roman"/>
          <w:sz w:val="24"/>
        </w:rPr>
        <w:t xml:space="preserve"> mudanças e de integração</w:t>
      </w:r>
      <w:r>
        <w:rPr>
          <w:rFonts w:ascii="Times New Roman" w:hAnsi="Times New Roman" w:cs="Times New Roman"/>
          <w:sz w:val="24"/>
        </w:rPr>
        <w:t xml:space="preserve"> </w:t>
      </w:r>
      <w:r w:rsidRPr="007C5DE9">
        <w:rPr>
          <w:rFonts w:ascii="Times New Roman" w:hAnsi="Times New Roman" w:cs="Times New Roman"/>
          <w:sz w:val="24"/>
        </w:rPr>
        <w:t>entre suas aplicações</w:t>
      </w:r>
      <w:r w:rsidR="0096084A">
        <w:rPr>
          <w:rFonts w:ascii="Times New Roman" w:hAnsi="Times New Roman" w:cs="Times New Roman"/>
          <w:sz w:val="24"/>
        </w:rPr>
        <w:t>,</w:t>
      </w:r>
      <w:r w:rsidR="00284F24">
        <w:rPr>
          <w:rFonts w:ascii="Times New Roman" w:hAnsi="Times New Roman" w:cs="Times New Roman"/>
          <w:sz w:val="24"/>
        </w:rPr>
        <w:t xml:space="preserve"> SOA chega</w:t>
      </w:r>
      <w:r w:rsidR="0096084A">
        <w:rPr>
          <w:rFonts w:ascii="Times New Roman" w:hAnsi="Times New Roman" w:cs="Times New Roman"/>
          <w:sz w:val="24"/>
        </w:rPr>
        <w:t xml:space="preserve"> com </w:t>
      </w:r>
      <w:r w:rsidR="00594284" w:rsidRPr="00594284">
        <w:rPr>
          <w:rFonts w:ascii="Times New Roman" w:hAnsi="Times New Roman" w:cs="Times New Roman"/>
          <w:sz w:val="24"/>
        </w:rPr>
        <w:t>o objetivo de</w:t>
      </w:r>
      <w:r w:rsidR="00594284">
        <w:rPr>
          <w:rFonts w:ascii="Times New Roman" w:hAnsi="Times New Roman" w:cs="Times New Roman"/>
          <w:sz w:val="24"/>
        </w:rPr>
        <w:t xml:space="preserve"> </w:t>
      </w:r>
      <w:r w:rsidR="00594284" w:rsidRPr="00594284">
        <w:rPr>
          <w:rFonts w:ascii="Times New Roman" w:hAnsi="Times New Roman" w:cs="Times New Roman"/>
          <w:sz w:val="24"/>
        </w:rPr>
        <w:t>compartilhar informações entre aplicações distintas através de serviços bem</w:t>
      </w:r>
      <w:r w:rsidR="00594284">
        <w:rPr>
          <w:rFonts w:ascii="Times New Roman" w:hAnsi="Times New Roman" w:cs="Times New Roman"/>
          <w:sz w:val="24"/>
        </w:rPr>
        <w:t xml:space="preserve"> </w:t>
      </w:r>
      <w:r w:rsidR="00594284" w:rsidRPr="00594284">
        <w:rPr>
          <w:rFonts w:ascii="Times New Roman" w:hAnsi="Times New Roman" w:cs="Times New Roman"/>
          <w:sz w:val="24"/>
        </w:rPr>
        <w:t>definidos e trazendo consigo vantagens como reutilização dos serviços criados</w:t>
      </w:r>
      <w:r w:rsidR="00594284">
        <w:rPr>
          <w:rFonts w:ascii="Times New Roman" w:hAnsi="Times New Roman" w:cs="Times New Roman"/>
          <w:sz w:val="24"/>
        </w:rPr>
        <w:t xml:space="preserve"> </w:t>
      </w:r>
      <w:r w:rsidR="008D44D7">
        <w:rPr>
          <w:rFonts w:ascii="Times New Roman" w:hAnsi="Times New Roman" w:cs="Times New Roman"/>
          <w:sz w:val="24"/>
        </w:rPr>
        <w:t>em outras aplicações, facilidade de</w:t>
      </w:r>
      <w:r w:rsidR="00594284" w:rsidRPr="00594284">
        <w:rPr>
          <w:rFonts w:ascii="Times New Roman" w:hAnsi="Times New Roman" w:cs="Times New Roman"/>
          <w:sz w:val="24"/>
        </w:rPr>
        <w:t xml:space="preserve"> manutenção dos serviços</w:t>
      </w:r>
      <w:r w:rsidR="008D44D7">
        <w:rPr>
          <w:rFonts w:ascii="Times New Roman" w:hAnsi="Times New Roman" w:cs="Times New Roman"/>
          <w:sz w:val="24"/>
        </w:rPr>
        <w:t>,</w:t>
      </w:r>
      <w:r w:rsidR="00594284" w:rsidRPr="00594284">
        <w:rPr>
          <w:rFonts w:ascii="Times New Roman" w:hAnsi="Times New Roman" w:cs="Times New Roman"/>
          <w:sz w:val="24"/>
        </w:rPr>
        <w:t xml:space="preserve"> integra</w:t>
      </w:r>
      <w:r w:rsidR="008D44D7">
        <w:rPr>
          <w:rFonts w:ascii="Times New Roman" w:hAnsi="Times New Roman" w:cs="Times New Roman"/>
          <w:sz w:val="24"/>
        </w:rPr>
        <w:t xml:space="preserve">ção </w:t>
      </w:r>
      <w:r w:rsidR="00594284" w:rsidRPr="00594284">
        <w:rPr>
          <w:rFonts w:ascii="Times New Roman" w:hAnsi="Times New Roman" w:cs="Times New Roman"/>
          <w:sz w:val="24"/>
        </w:rPr>
        <w:t>com outros serviços</w:t>
      </w:r>
      <w:r w:rsidR="00E31C37">
        <w:rPr>
          <w:rFonts w:ascii="Times New Roman" w:hAnsi="Times New Roman" w:cs="Times New Roman"/>
          <w:sz w:val="24"/>
        </w:rPr>
        <w:t>,</w:t>
      </w:r>
      <w:r w:rsidR="00594284" w:rsidRPr="00594284">
        <w:rPr>
          <w:rFonts w:ascii="Times New Roman" w:hAnsi="Times New Roman" w:cs="Times New Roman"/>
          <w:sz w:val="24"/>
        </w:rPr>
        <w:t xml:space="preserve"> </w:t>
      </w:r>
      <w:r w:rsidR="008D44D7">
        <w:rPr>
          <w:rFonts w:ascii="Times New Roman" w:hAnsi="Times New Roman" w:cs="Times New Roman"/>
          <w:sz w:val="24"/>
        </w:rPr>
        <w:t>assim</w:t>
      </w:r>
      <w:r w:rsidR="00594284" w:rsidRPr="00594284">
        <w:rPr>
          <w:rFonts w:ascii="Times New Roman" w:hAnsi="Times New Roman" w:cs="Times New Roman"/>
          <w:sz w:val="24"/>
        </w:rPr>
        <w:t xml:space="preserve"> disponibilizando uma</w:t>
      </w:r>
      <w:r w:rsidR="00594284">
        <w:rPr>
          <w:rFonts w:ascii="Times New Roman" w:hAnsi="Times New Roman" w:cs="Times New Roman"/>
          <w:sz w:val="24"/>
        </w:rPr>
        <w:t xml:space="preserve"> </w:t>
      </w:r>
      <w:r w:rsidR="00594284" w:rsidRPr="00594284">
        <w:rPr>
          <w:rFonts w:ascii="Times New Roman" w:hAnsi="Times New Roman" w:cs="Times New Roman"/>
          <w:sz w:val="24"/>
        </w:rPr>
        <w:t xml:space="preserve">padronização. O objetivo deste trabalho foi criar um mecanismo </w:t>
      </w:r>
      <w:r w:rsidR="008D44D7">
        <w:rPr>
          <w:rFonts w:ascii="Times New Roman" w:hAnsi="Times New Roman" w:cs="Times New Roman"/>
          <w:sz w:val="24"/>
        </w:rPr>
        <w:t>para o</w:t>
      </w:r>
      <w:r w:rsidR="00594284" w:rsidRPr="00594284">
        <w:rPr>
          <w:rFonts w:ascii="Times New Roman" w:hAnsi="Times New Roman" w:cs="Times New Roman"/>
          <w:sz w:val="24"/>
        </w:rPr>
        <w:t xml:space="preserve"> controle </w:t>
      </w:r>
      <w:r w:rsidR="00732AAF">
        <w:rPr>
          <w:rFonts w:ascii="Times New Roman" w:hAnsi="Times New Roman" w:cs="Times New Roman"/>
          <w:sz w:val="24"/>
        </w:rPr>
        <w:t xml:space="preserve">de prestadores de serviços </w:t>
      </w:r>
      <w:r w:rsidR="00594284" w:rsidRPr="00594284">
        <w:rPr>
          <w:rFonts w:ascii="Times New Roman" w:hAnsi="Times New Roman" w:cs="Times New Roman"/>
          <w:sz w:val="24"/>
        </w:rPr>
        <w:t>através da aplicação de SOA</w:t>
      </w:r>
      <w:r w:rsidR="008D44D7">
        <w:rPr>
          <w:rFonts w:ascii="Times New Roman" w:hAnsi="Times New Roman" w:cs="Times New Roman"/>
          <w:sz w:val="24"/>
        </w:rPr>
        <w:t xml:space="preserve">, </w:t>
      </w:r>
      <w:r w:rsidR="00594284" w:rsidRPr="00594284">
        <w:rPr>
          <w:rFonts w:ascii="Times New Roman" w:hAnsi="Times New Roman" w:cs="Times New Roman"/>
          <w:sz w:val="24"/>
        </w:rPr>
        <w:t>introduzi</w:t>
      </w:r>
      <w:r w:rsidR="008D44D7">
        <w:rPr>
          <w:rFonts w:ascii="Times New Roman" w:hAnsi="Times New Roman" w:cs="Times New Roman"/>
          <w:sz w:val="24"/>
        </w:rPr>
        <w:t xml:space="preserve">ndo </w:t>
      </w:r>
      <w:r w:rsidR="00594284" w:rsidRPr="00594284">
        <w:rPr>
          <w:rFonts w:ascii="Times New Roman" w:hAnsi="Times New Roman" w:cs="Times New Roman"/>
          <w:sz w:val="24"/>
        </w:rPr>
        <w:t>uma</w:t>
      </w:r>
      <w:r w:rsidR="00594284">
        <w:rPr>
          <w:rFonts w:ascii="Times New Roman" w:hAnsi="Times New Roman" w:cs="Times New Roman"/>
          <w:sz w:val="24"/>
        </w:rPr>
        <w:t xml:space="preserve"> </w:t>
      </w:r>
      <w:r w:rsidR="00594284" w:rsidRPr="00594284">
        <w:rPr>
          <w:rFonts w:ascii="Times New Roman" w:hAnsi="Times New Roman" w:cs="Times New Roman"/>
          <w:sz w:val="24"/>
        </w:rPr>
        <w:t>nova visão na concepção d</w:t>
      </w:r>
      <w:r w:rsidR="0096084A">
        <w:rPr>
          <w:rFonts w:ascii="Times New Roman" w:hAnsi="Times New Roman" w:cs="Times New Roman"/>
          <w:sz w:val="24"/>
        </w:rPr>
        <w:t>e desenvolvimento de aplicações</w:t>
      </w:r>
      <w:r w:rsidR="008D44D7">
        <w:rPr>
          <w:rFonts w:ascii="Times New Roman" w:hAnsi="Times New Roman" w:cs="Times New Roman"/>
          <w:sz w:val="24"/>
        </w:rPr>
        <w:t xml:space="preserve"> web</w:t>
      </w:r>
      <w:r w:rsidR="00594284" w:rsidRPr="00594284">
        <w:rPr>
          <w:rFonts w:ascii="Times New Roman" w:hAnsi="Times New Roman" w:cs="Times New Roman"/>
          <w:sz w:val="24"/>
        </w:rPr>
        <w:t xml:space="preserve">. Em paralelo a aplicação de SOA no trabalho, foi desenvolvido um </w:t>
      </w:r>
      <w:r w:rsidR="00594284" w:rsidRPr="00936941">
        <w:rPr>
          <w:rFonts w:ascii="Times New Roman" w:hAnsi="Times New Roman" w:cs="Times New Roman"/>
          <w:i/>
          <w:sz w:val="24"/>
        </w:rPr>
        <w:t>Web Service</w:t>
      </w:r>
      <w:r w:rsidR="00594284" w:rsidRPr="00594284">
        <w:rPr>
          <w:rFonts w:ascii="Times New Roman" w:hAnsi="Times New Roman" w:cs="Times New Roman"/>
          <w:sz w:val="24"/>
        </w:rPr>
        <w:t xml:space="preserve"> baseado nos protocolos SOAP, UDDI, WSDL e XML que implementam</w:t>
      </w:r>
      <w:r w:rsidR="00594284">
        <w:rPr>
          <w:rFonts w:ascii="Times New Roman" w:hAnsi="Times New Roman" w:cs="Times New Roman"/>
          <w:sz w:val="24"/>
        </w:rPr>
        <w:t xml:space="preserve"> </w:t>
      </w:r>
      <w:r w:rsidR="00594284" w:rsidRPr="00594284">
        <w:rPr>
          <w:rFonts w:ascii="Times New Roman" w:hAnsi="Times New Roman" w:cs="Times New Roman"/>
          <w:sz w:val="24"/>
        </w:rPr>
        <w:t>interações remotas entre os aplicativos sob redes baseadas no protocolo IP,</w:t>
      </w:r>
      <w:r w:rsidR="00594284">
        <w:rPr>
          <w:rFonts w:ascii="Times New Roman" w:hAnsi="Times New Roman" w:cs="Times New Roman"/>
          <w:sz w:val="24"/>
        </w:rPr>
        <w:t xml:space="preserve"> </w:t>
      </w:r>
      <w:r w:rsidR="00594284" w:rsidRPr="00594284">
        <w:rPr>
          <w:rFonts w:ascii="Times New Roman" w:hAnsi="Times New Roman" w:cs="Times New Roman"/>
          <w:sz w:val="24"/>
        </w:rPr>
        <w:t>garantindo assim o armazenamento dos serviços disponibilizados pelo projeto e</w:t>
      </w:r>
      <w:r w:rsidR="00594284">
        <w:rPr>
          <w:rFonts w:ascii="Times New Roman" w:hAnsi="Times New Roman" w:cs="Times New Roman"/>
          <w:sz w:val="24"/>
        </w:rPr>
        <w:t xml:space="preserve"> </w:t>
      </w:r>
      <w:r w:rsidR="00594284" w:rsidRPr="00594284">
        <w:rPr>
          <w:rFonts w:ascii="Times New Roman" w:hAnsi="Times New Roman" w:cs="Times New Roman"/>
          <w:sz w:val="24"/>
        </w:rPr>
        <w:t>disponibilizando-os para consumo das diversas aplicações clientes.</w:t>
      </w:r>
    </w:p>
    <w:p w:rsidR="0062131C" w:rsidRDefault="0062131C" w:rsidP="00594284">
      <w:pPr>
        <w:spacing w:line="360" w:lineRule="auto"/>
        <w:jc w:val="both"/>
        <w:rPr>
          <w:rFonts w:ascii="Times New Roman" w:hAnsi="Times New Roman" w:cs="Times New Roman"/>
          <w:sz w:val="24"/>
        </w:rPr>
      </w:pPr>
    </w:p>
    <w:p w:rsidR="005E1E1D" w:rsidRPr="009760CF" w:rsidRDefault="005E1E1D" w:rsidP="005E1E1D">
      <w:pPr>
        <w:spacing w:line="360" w:lineRule="auto"/>
        <w:jc w:val="both"/>
        <w:rPr>
          <w:rFonts w:ascii="Times New Roman" w:hAnsi="Times New Roman" w:cs="Times New Roman"/>
          <w:b/>
          <w:sz w:val="24"/>
        </w:rPr>
      </w:pPr>
      <w:r w:rsidRPr="009760CF">
        <w:rPr>
          <w:rFonts w:ascii="Times New Roman" w:hAnsi="Times New Roman" w:cs="Times New Roman"/>
          <w:b/>
          <w:sz w:val="24"/>
        </w:rPr>
        <w:t xml:space="preserve">Palavra-chave: </w:t>
      </w:r>
      <w:r w:rsidR="009E6598">
        <w:rPr>
          <w:rFonts w:ascii="Times New Roman" w:hAnsi="Times New Roman" w:cs="Times New Roman"/>
          <w:sz w:val="24"/>
        </w:rPr>
        <w:t>Arquitetura Orientada a Serviço</w:t>
      </w:r>
      <w:r w:rsidR="00732AAF">
        <w:rPr>
          <w:rFonts w:ascii="Times New Roman" w:hAnsi="Times New Roman" w:cs="Times New Roman"/>
          <w:sz w:val="24"/>
        </w:rPr>
        <w:t xml:space="preserve">, </w:t>
      </w:r>
      <w:r w:rsidR="00206EA0">
        <w:rPr>
          <w:rFonts w:ascii="Times New Roman" w:hAnsi="Times New Roman" w:cs="Times New Roman"/>
          <w:sz w:val="24"/>
        </w:rPr>
        <w:t>Web Service</w:t>
      </w:r>
      <w:r w:rsidR="00732AAF">
        <w:rPr>
          <w:rFonts w:ascii="Times New Roman" w:hAnsi="Times New Roman" w:cs="Times New Roman"/>
          <w:sz w:val="24"/>
        </w:rPr>
        <w:t>, Busca de Serviços.</w:t>
      </w: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5E1E1D" w:rsidRPr="00AD4A91" w:rsidRDefault="005E1E1D" w:rsidP="005E1E1D">
      <w:pPr>
        <w:spacing w:before="100" w:beforeAutospacing="1" w:after="100" w:afterAutospacing="1" w:line="360" w:lineRule="auto"/>
        <w:jc w:val="center"/>
        <w:rPr>
          <w:rFonts w:ascii="Times New Roman" w:hAnsi="Times New Roman" w:cs="Times New Roman"/>
          <w:b/>
          <w:sz w:val="28"/>
          <w:szCs w:val="24"/>
          <w:lang w:val="en-US"/>
        </w:rPr>
      </w:pPr>
      <w:r w:rsidRPr="00AD4A91">
        <w:rPr>
          <w:rFonts w:ascii="Times New Roman" w:hAnsi="Times New Roman" w:cs="Times New Roman"/>
          <w:b/>
          <w:sz w:val="28"/>
          <w:szCs w:val="24"/>
          <w:lang w:val="en-US"/>
        </w:rPr>
        <w:lastRenderedPageBreak/>
        <w:t>ABSTRACT</w:t>
      </w:r>
    </w:p>
    <w:p w:rsidR="005E1E1D" w:rsidRPr="00AD4A91" w:rsidRDefault="00682AD0" w:rsidP="00682AD0">
      <w:pPr>
        <w:spacing w:line="360" w:lineRule="auto"/>
        <w:jc w:val="both"/>
        <w:rPr>
          <w:rFonts w:ascii="Times New Roman" w:hAnsi="Times New Roman" w:cs="Times New Roman"/>
          <w:sz w:val="24"/>
          <w:lang w:val="en-US"/>
        </w:rPr>
      </w:pPr>
      <w:r w:rsidRPr="00AD4A91">
        <w:rPr>
          <w:rFonts w:ascii="Times New Roman" w:hAnsi="Times New Roman" w:cs="Times New Roman"/>
          <w:sz w:val="24"/>
          <w:lang w:val="en-US"/>
        </w:rPr>
        <w:t>The adoption of Service Oriented Architecture - SOA has become common practice for organizations seeking to resolve problems of flexibility, change and integration among its applications, SOA's objective is sharing information between different applications through well defined services, bringing advantages such as: reuse of services that were created in other applications, ease of maintenance, integration with other services, which also provides a standard. The aim was to create a mechanism to control service providers through SOA by introducing a new vision in designing web application development. In addition to applying SOA in this project, we developed a Web Service based on SOAP, UDDI, WSDL and XML protocols that implement remote interactions between applications in IP-based networks, ensuring the services storage provided by the project and making it available to the consumption of the various customer applications.</w:t>
      </w: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682AD0" w:rsidP="00D678B1">
      <w:pPr>
        <w:spacing w:before="100" w:beforeAutospacing="1" w:after="100" w:afterAutospacing="1" w:line="360" w:lineRule="auto"/>
        <w:rPr>
          <w:rFonts w:ascii="Times New Roman" w:hAnsi="Times New Roman" w:cs="Times New Roman"/>
          <w:sz w:val="24"/>
          <w:szCs w:val="24"/>
          <w:lang w:val="en-US"/>
        </w:rPr>
      </w:pPr>
      <w:r w:rsidRPr="00682AD0">
        <w:rPr>
          <w:rFonts w:ascii="Times New Roman" w:hAnsi="Times New Roman" w:cs="Times New Roman"/>
          <w:b/>
          <w:sz w:val="24"/>
          <w:szCs w:val="24"/>
          <w:lang w:val="en-US"/>
        </w:rPr>
        <w:t>Keywords:</w:t>
      </w:r>
      <w:r>
        <w:rPr>
          <w:rFonts w:ascii="Times New Roman" w:hAnsi="Times New Roman" w:cs="Times New Roman"/>
          <w:sz w:val="24"/>
          <w:szCs w:val="24"/>
          <w:lang w:val="en-US"/>
        </w:rPr>
        <w:t xml:space="preserve"> </w:t>
      </w:r>
      <w:r w:rsidRPr="00682AD0">
        <w:rPr>
          <w:rFonts w:ascii="Times New Roman" w:hAnsi="Times New Roman" w:cs="Times New Roman"/>
          <w:sz w:val="24"/>
          <w:lang w:val="en-US"/>
        </w:rPr>
        <w:t>Service Oriented Architecture</w:t>
      </w:r>
      <w:r>
        <w:rPr>
          <w:rFonts w:ascii="Times New Roman" w:hAnsi="Times New Roman" w:cs="Times New Roman"/>
          <w:sz w:val="24"/>
          <w:lang w:val="en-US"/>
        </w:rPr>
        <w:t xml:space="preserve">, Web Service, </w:t>
      </w:r>
      <w:r w:rsidRPr="00682AD0">
        <w:rPr>
          <w:rFonts w:ascii="Times New Roman" w:hAnsi="Times New Roman" w:cs="Times New Roman"/>
          <w:sz w:val="24"/>
          <w:lang w:val="en-US"/>
        </w:rPr>
        <w:t>Search Services</w:t>
      </w:r>
      <w:r>
        <w:rPr>
          <w:rFonts w:ascii="Times New Roman" w:hAnsi="Times New Roman" w:cs="Times New Roman"/>
          <w:sz w:val="24"/>
          <w:lang w:val="en-US"/>
        </w:rPr>
        <w:t>.</w:t>
      </w: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794AAF" w:rsidRDefault="00794AAF">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5E1E1D" w:rsidRPr="00682AD0" w:rsidRDefault="005E1E1D" w:rsidP="005E1E1D">
      <w:pPr>
        <w:spacing w:before="100" w:beforeAutospacing="1" w:after="100" w:afterAutospacing="1" w:line="360" w:lineRule="auto"/>
        <w:jc w:val="center"/>
        <w:rPr>
          <w:rFonts w:ascii="Times New Roman" w:hAnsi="Times New Roman" w:cs="Times New Roman"/>
          <w:b/>
          <w:sz w:val="28"/>
          <w:szCs w:val="24"/>
          <w:lang w:val="en-US"/>
        </w:rPr>
      </w:pPr>
      <w:r w:rsidRPr="00682AD0">
        <w:rPr>
          <w:rFonts w:ascii="Times New Roman" w:hAnsi="Times New Roman" w:cs="Times New Roman"/>
          <w:b/>
          <w:sz w:val="28"/>
          <w:szCs w:val="24"/>
          <w:lang w:val="en-US"/>
        </w:rPr>
        <w:lastRenderedPageBreak/>
        <w:t>ÍNDICE DE FIGURAS</w:t>
      </w:r>
    </w:p>
    <w:p w:rsidR="005B5194" w:rsidRDefault="001B0E1D">
      <w:pPr>
        <w:pStyle w:val="ndicedeilustraes"/>
        <w:tabs>
          <w:tab w:val="right" w:leader="dot" w:pos="8777"/>
        </w:tabs>
        <w:rPr>
          <w:rFonts w:eastAsiaTheme="minorEastAsia"/>
          <w:noProof/>
          <w:lang w:eastAsia="pt-BR"/>
        </w:rPr>
      </w:pPr>
      <w:r>
        <w:rPr>
          <w:rFonts w:ascii="Times New Roman" w:hAnsi="Times New Roman" w:cs="Times New Roman"/>
          <w:sz w:val="24"/>
          <w:szCs w:val="24"/>
        </w:rPr>
        <w:fldChar w:fldCharType="begin"/>
      </w:r>
      <w:r w:rsidR="005D3A03">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r:id="rId10" w:anchor="_Toc404667041" w:history="1">
        <w:r w:rsidR="005B5194" w:rsidRPr="002B2E8B">
          <w:rPr>
            <w:rStyle w:val="Hyperlink"/>
            <w:rFonts w:ascii="Times New Roman" w:hAnsi="Times New Roman" w:cs="Times New Roman"/>
            <w:noProof/>
          </w:rPr>
          <w:t>Figura 1. Canvas de Modelo de Negócio</w:t>
        </w:r>
        <w:r w:rsidR="005B5194">
          <w:rPr>
            <w:noProof/>
            <w:webHidden/>
          </w:rPr>
          <w:tab/>
        </w:r>
        <w:r>
          <w:rPr>
            <w:noProof/>
            <w:webHidden/>
          </w:rPr>
          <w:fldChar w:fldCharType="begin"/>
        </w:r>
        <w:r w:rsidR="005B5194">
          <w:rPr>
            <w:noProof/>
            <w:webHidden/>
          </w:rPr>
          <w:instrText xml:space="preserve"> PAGEREF _Toc404667041 \h </w:instrText>
        </w:r>
        <w:r>
          <w:rPr>
            <w:noProof/>
            <w:webHidden/>
          </w:rPr>
        </w:r>
        <w:r>
          <w:rPr>
            <w:noProof/>
            <w:webHidden/>
          </w:rPr>
          <w:fldChar w:fldCharType="separate"/>
        </w:r>
        <w:r w:rsidR="002720CC">
          <w:rPr>
            <w:noProof/>
            <w:webHidden/>
          </w:rPr>
          <w:t>18</w:t>
        </w:r>
        <w:r>
          <w:rPr>
            <w:noProof/>
            <w:webHidden/>
          </w:rPr>
          <w:fldChar w:fldCharType="end"/>
        </w:r>
      </w:hyperlink>
    </w:p>
    <w:p w:rsidR="005B5194" w:rsidRDefault="001B0E1D">
      <w:pPr>
        <w:pStyle w:val="ndicedeilustraes"/>
        <w:tabs>
          <w:tab w:val="right" w:leader="dot" w:pos="8777"/>
        </w:tabs>
        <w:rPr>
          <w:rFonts w:eastAsiaTheme="minorEastAsia"/>
          <w:noProof/>
          <w:lang w:eastAsia="pt-BR"/>
        </w:rPr>
      </w:pPr>
      <w:hyperlink r:id="rId11" w:anchor="_Toc404667042" w:history="1">
        <w:r w:rsidR="005B5194" w:rsidRPr="002B2E8B">
          <w:rPr>
            <w:rStyle w:val="Hyperlink"/>
            <w:rFonts w:ascii="Times New Roman" w:hAnsi="Times New Roman" w:cs="Times New Roman"/>
            <w:noProof/>
          </w:rPr>
          <w:t xml:space="preserve">Figura 2. </w:t>
        </w:r>
        <w:r w:rsidR="005B5194" w:rsidRPr="002B2E8B">
          <w:rPr>
            <w:rStyle w:val="Hyperlink"/>
            <w:rFonts w:ascii="Times New Roman" w:eastAsia="Times New Roman" w:hAnsi="Times New Roman" w:cs="Times New Roman"/>
            <w:noProof/>
            <w:lang w:eastAsia="pt-BR"/>
          </w:rPr>
          <w:t>Modelo Operacional Triangular SOA (</w:t>
        </w:r>
        <w:r w:rsidR="005B5194" w:rsidRPr="002B2E8B">
          <w:rPr>
            <w:rStyle w:val="Hyperlink"/>
            <w:rFonts w:ascii="Times New Roman" w:hAnsi="Times New Roman" w:cs="Times New Roman"/>
            <w:noProof/>
          </w:rPr>
          <w:t>MARZULLO, 2009)</w:t>
        </w:r>
        <w:r w:rsidR="005B5194" w:rsidRPr="002B2E8B">
          <w:rPr>
            <w:rStyle w:val="Hyperlink"/>
            <w:rFonts w:ascii="Times New Roman" w:eastAsia="Times New Roman" w:hAnsi="Times New Roman" w:cs="Times New Roman"/>
            <w:noProof/>
            <w:lang w:eastAsia="pt-BR"/>
          </w:rPr>
          <w:t>.</w:t>
        </w:r>
        <w:r w:rsidR="005B5194">
          <w:rPr>
            <w:noProof/>
            <w:webHidden/>
          </w:rPr>
          <w:tab/>
        </w:r>
        <w:r>
          <w:rPr>
            <w:noProof/>
            <w:webHidden/>
          </w:rPr>
          <w:fldChar w:fldCharType="begin"/>
        </w:r>
        <w:r w:rsidR="005B5194">
          <w:rPr>
            <w:noProof/>
            <w:webHidden/>
          </w:rPr>
          <w:instrText xml:space="preserve"> PAGEREF _Toc404667042 \h </w:instrText>
        </w:r>
        <w:r>
          <w:rPr>
            <w:noProof/>
            <w:webHidden/>
          </w:rPr>
        </w:r>
        <w:r>
          <w:rPr>
            <w:noProof/>
            <w:webHidden/>
          </w:rPr>
          <w:fldChar w:fldCharType="separate"/>
        </w:r>
        <w:r w:rsidR="002720CC">
          <w:rPr>
            <w:noProof/>
            <w:webHidden/>
          </w:rPr>
          <w:t>20</w:t>
        </w:r>
        <w:r>
          <w:rPr>
            <w:noProof/>
            <w:webHidden/>
          </w:rPr>
          <w:fldChar w:fldCharType="end"/>
        </w:r>
      </w:hyperlink>
    </w:p>
    <w:p w:rsidR="005B5194" w:rsidRDefault="001B0E1D">
      <w:pPr>
        <w:pStyle w:val="ndicedeilustraes"/>
        <w:tabs>
          <w:tab w:val="right" w:leader="dot" w:pos="8777"/>
        </w:tabs>
        <w:rPr>
          <w:rFonts w:eastAsiaTheme="minorEastAsia"/>
          <w:noProof/>
          <w:lang w:eastAsia="pt-BR"/>
        </w:rPr>
      </w:pPr>
      <w:hyperlink r:id="rId12" w:anchor="_Toc404667043" w:history="1">
        <w:r w:rsidR="005B5194" w:rsidRPr="002B2E8B">
          <w:rPr>
            <w:rStyle w:val="Hyperlink"/>
            <w:rFonts w:ascii="Times New Roman" w:hAnsi="Times New Roman" w:cs="Times New Roman"/>
            <w:noProof/>
          </w:rPr>
          <w:t>Figura 3. Ciclo de vida SOA (Mendes 2007).</w:t>
        </w:r>
        <w:r w:rsidR="005B5194">
          <w:rPr>
            <w:noProof/>
            <w:webHidden/>
          </w:rPr>
          <w:tab/>
        </w:r>
        <w:r>
          <w:rPr>
            <w:noProof/>
            <w:webHidden/>
          </w:rPr>
          <w:fldChar w:fldCharType="begin"/>
        </w:r>
        <w:r w:rsidR="005B5194">
          <w:rPr>
            <w:noProof/>
            <w:webHidden/>
          </w:rPr>
          <w:instrText xml:space="preserve"> PAGEREF _Toc404667043 \h </w:instrText>
        </w:r>
        <w:r>
          <w:rPr>
            <w:noProof/>
            <w:webHidden/>
          </w:rPr>
        </w:r>
        <w:r>
          <w:rPr>
            <w:noProof/>
            <w:webHidden/>
          </w:rPr>
          <w:fldChar w:fldCharType="separate"/>
        </w:r>
        <w:r w:rsidR="002720CC">
          <w:rPr>
            <w:noProof/>
            <w:webHidden/>
          </w:rPr>
          <w:t>24</w:t>
        </w:r>
        <w:r>
          <w:rPr>
            <w:noProof/>
            <w:webHidden/>
          </w:rPr>
          <w:fldChar w:fldCharType="end"/>
        </w:r>
      </w:hyperlink>
    </w:p>
    <w:p w:rsidR="005B5194" w:rsidRDefault="001B0E1D">
      <w:pPr>
        <w:pStyle w:val="ndicedeilustraes"/>
        <w:tabs>
          <w:tab w:val="right" w:leader="dot" w:pos="8777"/>
        </w:tabs>
        <w:rPr>
          <w:rFonts w:eastAsiaTheme="minorEastAsia"/>
          <w:noProof/>
          <w:lang w:eastAsia="pt-BR"/>
        </w:rPr>
      </w:pPr>
      <w:hyperlink r:id="rId13" w:anchor="_Toc404667044" w:history="1">
        <w:r w:rsidR="005B5194" w:rsidRPr="002B2E8B">
          <w:rPr>
            <w:rStyle w:val="Hyperlink"/>
            <w:rFonts w:ascii="Times New Roman" w:hAnsi="Times New Roman" w:cs="Times New Roman"/>
            <w:noProof/>
          </w:rPr>
          <w:t>Figura 4. Níveis que definem um modelo de maturidade SOA (MARZULLO, 2009)</w:t>
        </w:r>
        <w:r w:rsidR="005B5194">
          <w:rPr>
            <w:noProof/>
            <w:webHidden/>
          </w:rPr>
          <w:tab/>
        </w:r>
        <w:r>
          <w:rPr>
            <w:noProof/>
            <w:webHidden/>
          </w:rPr>
          <w:fldChar w:fldCharType="begin"/>
        </w:r>
        <w:r w:rsidR="005B5194">
          <w:rPr>
            <w:noProof/>
            <w:webHidden/>
          </w:rPr>
          <w:instrText xml:space="preserve"> PAGEREF _Toc404667044 \h </w:instrText>
        </w:r>
        <w:r>
          <w:rPr>
            <w:noProof/>
            <w:webHidden/>
          </w:rPr>
        </w:r>
        <w:r>
          <w:rPr>
            <w:noProof/>
            <w:webHidden/>
          </w:rPr>
          <w:fldChar w:fldCharType="separate"/>
        </w:r>
        <w:r w:rsidR="002720CC">
          <w:rPr>
            <w:noProof/>
            <w:webHidden/>
          </w:rPr>
          <w:t>25</w:t>
        </w:r>
        <w:r>
          <w:rPr>
            <w:noProof/>
            <w:webHidden/>
          </w:rPr>
          <w:fldChar w:fldCharType="end"/>
        </w:r>
      </w:hyperlink>
    </w:p>
    <w:p w:rsidR="005B5194" w:rsidRDefault="001B0E1D">
      <w:pPr>
        <w:pStyle w:val="ndicedeilustraes"/>
        <w:tabs>
          <w:tab w:val="right" w:leader="dot" w:pos="8777"/>
        </w:tabs>
        <w:rPr>
          <w:rFonts w:eastAsiaTheme="minorEastAsia"/>
          <w:noProof/>
          <w:lang w:eastAsia="pt-BR"/>
        </w:rPr>
      </w:pPr>
      <w:hyperlink r:id="rId14" w:anchor="_Toc404667045" w:history="1">
        <w:r w:rsidR="005B5194" w:rsidRPr="002B2E8B">
          <w:rPr>
            <w:rStyle w:val="Hyperlink"/>
            <w:rFonts w:ascii="Times New Roman" w:eastAsia="Times New Roman" w:hAnsi="Times New Roman" w:cs="Times New Roman"/>
            <w:noProof/>
            <w:lang w:eastAsia="pt-BR"/>
          </w:rPr>
          <w:t>Figura 5. Estrutura de um Envelope SOAP (MARZULLO, 2009).</w:t>
        </w:r>
        <w:r w:rsidR="005B5194">
          <w:rPr>
            <w:noProof/>
            <w:webHidden/>
          </w:rPr>
          <w:tab/>
        </w:r>
        <w:r>
          <w:rPr>
            <w:noProof/>
            <w:webHidden/>
          </w:rPr>
          <w:fldChar w:fldCharType="begin"/>
        </w:r>
        <w:r w:rsidR="005B5194">
          <w:rPr>
            <w:noProof/>
            <w:webHidden/>
          </w:rPr>
          <w:instrText xml:space="preserve"> PAGEREF _Toc404667045 \h </w:instrText>
        </w:r>
        <w:r>
          <w:rPr>
            <w:noProof/>
            <w:webHidden/>
          </w:rPr>
        </w:r>
        <w:r>
          <w:rPr>
            <w:noProof/>
            <w:webHidden/>
          </w:rPr>
          <w:fldChar w:fldCharType="separate"/>
        </w:r>
        <w:r w:rsidR="002720CC">
          <w:rPr>
            <w:noProof/>
            <w:webHidden/>
          </w:rPr>
          <w:t>26</w:t>
        </w:r>
        <w:r>
          <w:rPr>
            <w:noProof/>
            <w:webHidden/>
          </w:rPr>
          <w:fldChar w:fldCharType="end"/>
        </w:r>
      </w:hyperlink>
    </w:p>
    <w:p w:rsidR="005B5194" w:rsidRDefault="001B0E1D">
      <w:pPr>
        <w:pStyle w:val="ndicedeilustraes"/>
        <w:tabs>
          <w:tab w:val="right" w:leader="dot" w:pos="8777"/>
        </w:tabs>
        <w:rPr>
          <w:rFonts w:eastAsiaTheme="minorEastAsia"/>
          <w:noProof/>
          <w:lang w:eastAsia="pt-BR"/>
        </w:rPr>
      </w:pPr>
      <w:hyperlink r:id="rId15" w:anchor="_Toc404667046" w:history="1">
        <w:r w:rsidR="005B5194" w:rsidRPr="002B2E8B">
          <w:rPr>
            <w:rStyle w:val="Hyperlink"/>
            <w:rFonts w:ascii="Times New Roman" w:eastAsia="Times New Roman" w:hAnsi="Times New Roman" w:cs="Times New Roman"/>
            <w:noProof/>
            <w:lang w:eastAsia="pt-BR"/>
          </w:rPr>
          <w:t>Figura 6. Estrutura de um WSDL (ERL, 2011).</w:t>
        </w:r>
        <w:r w:rsidR="005B5194">
          <w:rPr>
            <w:noProof/>
            <w:webHidden/>
          </w:rPr>
          <w:tab/>
        </w:r>
        <w:r>
          <w:rPr>
            <w:noProof/>
            <w:webHidden/>
          </w:rPr>
          <w:fldChar w:fldCharType="begin"/>
        </w:r>
        <w:r w:rsidR="005B5194">
          <w:rPr>
            <w:noProof/>
            <w:webHidden/>
          </w:rPr>
          <w:instrText xml:space="preserve"> PAGEREF _Toc404667046 \h </w:instrText>
        </w:r>
        <w:r>
          <w:rPr>
            <w:noProof/>
            <w:webHidden/>
          </w:rPr>
        </w:r>
        <w:r>
          <w:rPr>
            <w:noProof/>
            <w:webHidden/>
          </w:rPr>
          <w:fldChar w:fldCharType="separate"/>
        </w:r>
        <w:r w:rsidR="002720CC">
          <w:rPr>
            <w:noProof/>
            <w:webHidden/>
          </w:rPr>
          <w:t>27</w:t>
        </w:r>
        <w:r>
          <w:rPr>
            <w:noProof/>
            <w:webHidden/>
          </w:rPr>
          <w:fldChar w:fldCharType="end"/>
        </w:r>
      </w:hyperlink>
    </w:p>
    <w:p w:rsidR="005B5194" w:rsidRDefault="001B0E1D">
      <w:pPr>
        <w:pStyle w:val="ndicedeilustraes"/>
        <w:tabs>
          <w:tab w:val="right" w:leader="dot" w:pos="8777"/>
        </w:tabs>
        <w:rPr>
          <w:rFonts w:eastAsiaTheme="minorEastAsia"/>
          <w:noProof/>
          <w:lang w:eastAsia="pt-BR"/>
        </w:rPr>
      </w:pPr>
      <w:hyperlink r:id="rId16" w:anchor="_Toc404667047" w:history="1">
        <w:r w:rsidR="005B5194" w:rsidRPr="002B2E8B">
          <w:rPr>
            <w:rStyle w:val="Hyperlink"/>
            <w:rFonts w:ascii="Times New Roman" w:eastAsia="Times New Roman" w:hAnsi="Times New Roman" w:cs="Times New Roman"/>
            <w:noProof/>
            <w:lang w:eastAsia="pt-BR"/>
          </w:rPr>
          <w:t>Figura 7. Utilização de Serviços Terceirizados (FIETO).</w:t>
        </w:r>
        <w:r w:rsidR="005B5194">
          <w:rPr>
            <w:noProof/>
            <w:webHidden/>
          </w:rPr>
          <w:tab/>
        </w:r>
        <w:r>
          <w:rPr>
            <w:noProof/>
            <w:webHidden/>
          </w:rPr>
          <w:fldChar w:fldCharType="begin"/>
        </w:r>
        <w:r w:rsidR="005B5194">
          <w:rPr>
            <w:noProof/>
            <w:webHidden/>
          </w:rPr>
          <w:instrText xml:space="preserve"> PAGEREF _Toc404667047 \h </w:instrText>
        </w:r>
        <w:r>
          <w:rPr>
            <w:noProof/>
            <w:webHidden/>
          </w:rPr>
        </w:r>
        <w:r>
          <w:rPr>
            <w:noProof/>
            <w:webHidden/>
          </w:rPr>
          <w:fldChar w:fldCharType="separate"/>
        </w:r>
        <w:r w:rsidR="002720CC">
          <w:rPr>
            <w:noProof/>
            <w:webHidden/>
          </w:rPr>
          <w:t>29</w:t>
        </w:r>
        <w:r>
          <w:rPr>
            <w:noProof/>
            <w:webHidden/>
          </w:rPr>
          <w:fldChar w:fldCharType="end"/>
        </w:r>
      </w:hyperlink>
    </w:p>
    <w:p w:rsidR="005B5194" w:rsidRDefault="001B0E1D">
      <w:pPr>
        <w:pStyle w:val="ndicedeilustraes"/>
        <w:tabs>
          <w:tab w:val="right" w:leader="dot" w:pos="8777"/>
        </w:tabs>
        <w:rPr>
          <w:rFonts w:eastAsiaTheme="minorEastAsia"/>
          <w:noProof/>
          <w:lang w:eastAsia="pt-BR"/>
        </w:rPr>
      </w:pPr>
      <w:hyperlink r:id="rId17" w:anchor="_Toc404667048" w:history="1">
        <w:r w:rsidR="005B5194" w:rsidRPr="002B2E8B">
          <w:rPr>
            <w:rStyle w:val="Hyperlink"/>
            <w:rFonts w:ascii="Times New Roman" w:eastAsia="Times New Roman" w:hAnsi="Times New Roman" w:cs="Times New Roman"/>
            <w:noProof/>
            <w:lang w:eastAsia="pt-BR"/>
          </w:rPr>
          <w:t>Figura 8. Tipos de Serviços Terceirizado (FIETO).</w:t>
        </w:r>
        <w:r w:rsidR="005B5194">
          <w:rPr>
            <w:noProof/>
            <w:webHidden/>
          </w:rPr>
          <w:tab/>
        </w:r>
        <w:r>
          <w:rPr>
            <w:noProof/>
            <w:webHidden/>
          </w:rPr>
          <w:fldChar w:fldCharType="begin"/>
        </w:r>
        <w:r w:rsidR="005B5194">
          <w:rPr>
            <w:noProof/>
            <w:webHidden/>
          </w:rPr>
          <w:instrText xml:space="preserve"> PAGEREF _Toc404667048 \h </w:instrText>
        </w:r>
        <w:r>
          <w:rPr>
            <w:noProof/>
            <w:webHidden/>
          </w:rPr>
        </w:r>
        <w:r>
          <w:rPr>
            <w:noProof/>
            <w:webHidden/>
          </w:rPr>
          <w:fldChar w:fldCharType="separate"/>
        </w:r>
        <w:r w:rsidR="002720CC">
          <w:rPr>
            <w:noProof/>
            <w:webHidden/>
          </w:rPr>
          <w:t>30</w:t>
        </w:r>
        <w:r>
          <w:rPr>
            <w:noProof/>
            <w:webHidden/>
          </w:rPr>
          <w:fldChar w:fldCharType="end"/>
        </w:r>
      </w:hyperlink>
    </w:p>
    <w:p w:rsidR="005B5194" w:rsidRDefault="001B0E1D">
      <w:pPr>
        <w:pStyle w:val="ndicedeilustraes"/>
        <w:tabs>
          <w:tab w:val="right" w:leader="dot" w:pos="8777"/>
        </w:tabs>
        <w:rPr>
          <w:rFonts w:eastAsiaTheme="minorEastAsia"/>
          <w:noProof/>
          <w:lang w:eastAsia="pt-BR"/>
        </w:rPr>
      </w:pPr>
      <w:hyperlink r:id="rId18" w:anchor="_Toc404667049" w:history="1">
        <w:r w:rsidR="005B5194" w:rsidRPr="002B2E8B">
          <w:rPr>
            <w:rStyle w:val="Hyperlink"/>
            <w:rFonts w:ascii="Times New Roman" w:eastAsia="Times New Roman" w:hAnsi="Times New Roman" w:cs="Times New Roman"/>
            <w:noProof/>
            <w:lang w:eastAsia="pt-BR"/>
          </w:rPr>
          <w:t>Figura 9. Perspectivas de terceirização para os próximos anos (FIETO).</w:t>
        </w:r>
        <w:r w:rsidR="005B5194">
          <w:rPr>
            <w:noProof/>
            <w:webHidden/>
          </w:rPr>
          <w:tab/>
        </w:r>
        <w:r>
          <w:rPr>
            <w:noProof/>
            <w:webHidden/>
          </w:rPr>
          <w:fldChar w:fldCharType="begin"/>
        </w:r>
        <w:r w:rsidR="005B5194">
          <w:rPr>
            <w:noProof/>
            <w:webHidden/>
          </w:rPr>
          <w:instrText xml:space="preserve"> PAGEREF _Toc404667049 \h </w:instrText>
        </w:r>
        <w:r>
          <w:rPr>
            <w:noProof/>
            <w:webHidden/>
          </w:rPr>
        </w:r>
        <w:r>
          <w:rPr>
            <w:noProof/>
            <w:webHidden/>
          </w:rPr>
          <w:fldChar w:fldCharType="separate"/>
        </w:r>
        <w:r w:rsidR="002720CC">
          <w:rPr>
            <w:noProof/>
            <w:webHidden/>
          </w:rPr>
          <w:t>31</w:t>
        </w:r>
        <w:r>
          <w:rPr>
            <w:noProof/>
            <w:webHidden/>
          </w:rPr>
          <w:fldChar w:fldCharType="end"/>
        </w:r>
      </w:hyperlink>
    </w:p>
    <w:p w:rsidR="005B5194" w:rsidRDefault="001B0E1D">
      <w:pPr>
        <w:pStyle w:val="ndicedeilustraes"/>
        <w:tabs>
          <w:tab w:val="right" w:leader="dot" w:pos="8777"/>
        </w:tabs>
        <w:rPr>
          <w:rFonts w:eastAsiaTheme="minorEastAsia"/>
          <w:noProof/>
          <w:lang w:eastAsia="pt-BR"/>
        </w:rPr>
      </w:pPr>
      <w:hyperlink r:id="rId19" w:anchor="_Toc404667050" w:history="1">
        <w:r w:rsidR="005B5194" w:rsidRPr="002B2E8B">
          <w:rPr>
            <w:rStyle w:val="Hyperlink"/>
            <w:rFonts w:ascii="Times New Roman" w:eastAsia="Times New Roman" w:hAnsi="Times New Roman" w:cs="Times New Roman"/>
            <w:noProof/>
            <w:lang w:eastAsia="pt-BR"/>
          </w:rPr>
          <w:t>Figura 10. Interface web do GetNinjas (GETNINJAS - 2011).</w:t>
        </w:r>
        <w:r w:rsidR="005B5194">
          <w:rPr>
            <w:noProof/>
            <w:webHidden/>
          </w:rPr>
          <w:tab/>
        </w:r>
        <w:r>
          <w:rPr>
            <w:noProof/>
            <w:webHidden/>
          </w:rPr>
          <w:fldChar w:fldCharType="begin"/>
        </w:r>
        <w:r w:rsidR="005B5194">
          <w:rPr>
            <w:noProof/>
            <w:webHidden/>
          </w:rPr>
          <w:instrText xml:space="preserve"> PAGEREF _Toc404667050 \h </w:instrText>
        </w:r>
        <w:r>
          <w:rPr>
            <w:noProof/>
            <w:webHidden/>
          </w:rPr>
        </w:r>
        <w:r>
          <w:rPr>
            <w:noProof/>
            <w:webHidden/>
          </w:rPr>
          <w:fldChar w:fldCharType="separate"/>
        </w:r>
        <w:r w:rsidR="002720CC">
          <w:rPr>
            <w:noProof/>
            <w:webHidden/>
          </w:rPr>
          <w:t>33</w:t>
        </w:r>
        <w:r>
          <w:rPr>
            <w:noProof/>
            <w:webHidden/>
          </w:rPr>
          <w:fldChar w:fldCharType="end"/>
        </w:r>
      </w:hyperlink>
    </w:p>
    <w:p w:rsidR="005B5194" w:rsidRDefault="001B0E1D">
      <w:pPr>
        <w:pStyle w:val="ndicedeilustraes"/>
        <w:tabs>
          <w:tab w:val="right" w:leader="dot" w:pos="8777"/>
        </w:tabs>
        <w:rPr>
          <w:rFonts w:eastAsiaTheme="minorEastAsia"/>
          <w:noProof/>
          <w:lang w:eastAsia="pt-BR"/>
        </w:rPr>
      </w:pPr>
      <w:hyperlink r:id="rId20" w:anchor="_Toc404667051" w:history="1">
        <w:r w:rsidR="005B5194" w:rsidRPr="002B2E8B">
          <w:rPr>
            <w:rStyle w:val="Hyperlink"/>
            <w:rFonts w:ascii="Times New Roman" w:eastAsia="Times New Roman" w:hAnsi="Times New Roman" w:cs="Times New Roman"/>
            <w:noProof/>
            <w:lang w:eastAsia="pt-BR"/>
          </w:rPr>
          <w:t>Figura 11. Interface web do Recomind.net (RECOMIND.NET - 2011).</w:t>
        </w:r>
        <w:r w:rsidR="005B5194">
          <w:rPr>
            <w:noProof/>
            <w:webHidden/>
          </w:rPr>
          <w:tab/>
        </w:r>
        <w:r>
          <w:rPr>
            <w:noProof/>
            <w:webHidden/>
          </w:rPr>
          <w:fldChar w:fldCharType="begin"/>
        </w:r>
        <w:r w:rsidR="005B5194">
          <w:rPr>
            <w:noProof/>
            <w:webHidden/>
          </w:rPr>
          <w:instrText xml:space="preserve"> PAGEREF _Toc404667051 \h </w:instrText>
        </w:r>
        <w:r>
          <w:rPr>
            <w:noProof/>
            <w:webHidden/>
          </w:rPr>
        </w:r>
        <w:r>
          <w:rPr>
            <w:noProof/>
            <w:webHidden/>
          </w:rPr>
          <w:fldChar w:fldCharType="separate"/>
        </w:r>
        <w:r w:rsidR="002720CC">
          <w:rPr>
            <w:noProof/>
            <w:webHidden/>
          </w:rPr>
          <w:t>34</w:t>
        </w:r>
        <w:r>
          <w:rPr>
            <w:noProof/>
            <w:webHidden/>
          </w:rPr>
          <w:fldChar w:fldCharType="end"/>
        </w:r>
      </w:hyperlink>
    </w:p>
    <w:p w:rsidR="005B5194" w:rsidRDefault="001B0E1D">
      <w:pPr>
        <w:pStyle w:val="ndicedeilustraes"/>
        <w:tabs>
          <w:tab w:val="right" w:leader="dot" w:pos="8777"/>
        </w:tabs>
        <w:rPr>
          <w:rFonts w:eastAsiaTheme="minorEastAsia"/>
          <w:noProof/>
          <w:lang w:eastAsia="pt-BR"/>
        </w:rPr>
      </w:pPr>
      <w:hyperlink r:id="rId21" w:anchor="_Toc404667052" w:history="1">
        <w:r w:rsidR="005B5194" w:rsidRPr="002B2E8B">
          <w:rPr>
            <w:rStyle w:val="Hyperlink"/>
            <w:rFonts w:ascii="Times New Roman" w:eastAsia="Times New Roman" w:hAnsi="Times New Roman" w:cs="Times New Roman"/>
            <w:noProof/>
            <w:lang w:eastAsia="pt-BR"/>
          </w:rPr>
          <w:t>Figura 12. Diagrama de Atividades.</w:t>
        </w:r>
        <w:r w:rsidR="005B5194">
          <w:rPr>
            <w:noProof/>
            <w:webHidden/>
          </w:rPr>
          <w:tab/>
        </w:r>
        <w:r>
          <w:rPr>
            <w:noProof/>
            <w:webHidden/>
          </w:rPr>
          <w:fldChar w:fldCharType="begin"/>
        </w:r>
        <w:r w:rsidR="005B5194">
          <w:rPr>
            <w:noProof/>
            <w:webHidden/>
          </w:rPr>
          <w:instrText xml:space="preserve"> PAGEREF _Toc404667052 \h </w:instrText>
        </w:r>
        <w:r>
          <w:rPr>
            <w:noProof/>
            <w:webHidden/>
          </w:rPr>
        </w:r>
        <w:r>
          <w:rPr>
            <w:noProof/>
            <w:webHidden/>
          </w:rPr>
          <w:fldChar w:fldCharType="separate"/>
        </w:r>
        <w:r w:rsidR="002720CC">
          <w:rPr>
            <w:noProof/>
            <w:webHidden/>
          </w:rPr>
          <w:t>46</w:t>
        </w:r>
        <w:r>
          <w:rPr>
            <w:noProof/>
            <w:webHidden/>
          </w:rPr>
          <w:fldChar w:fldCharType="end"/>
        </w:r>
      </w:hyperlink>
    </w:p>
    <w:p w:rsidR="005B5194" w:rsidRDefault="001B0E1D">
      <w:pPr>
        <w:pStyle w:val="ndicedeilustraes"/>
        <w:tabs>
          <w:tab w:val="right" w:leader="dot" w:pos="8777"/>
        </w:tabs>
        <w:rPr>
          <w:rFonts w:eastAsiaTheme="minorEastAsia"/>
          <w:noProof/>
          <w:lang w:eastAsia="pt-BR"/>
        </w:rPr>
      </w:pPr>
      <w:hyperlink r:id="rId22" w:anchor="_Toc404667053" w:history="1">
        <w:r w:rsidR="005B5194" w:rsidRPr="002B2E8B">
          <w:rPr>
            <w:rStyle w:val="Hyperlink"/>
            <w:rFonts w:ascii="Times New Roman" w:eastAsia="Times New Roman" w:hAnsi="Times New Roman" w:cs="Times New Roman"/>
            <w:noProof/>
            <w:lang w:eastAsia="pt-BR"/>
          </w:rPr>
          <w:t>Figura 13. Diagrama de Componentes.</w:t>
        </w:r>
        <w:r w:rsidR="005B5194">
          <w:rPr>
            <w:noProof/>
            <w:webHidden/>
          </w:rPr>
          <w:tab/>
        </w:r>
        <w:r>
          <w:rPr>
            <w:noProof/>
            <w:webHidden/>
          </w:rPr>
          <w:fldChar w:fldCharType="begin"/>
        </w:r>
        <w:r w:rsidR="005B5194">
          <w:rPr>
            <w:noProof/>
            <w:webHidden/>
          </w:rPr>
          <w:instrText xml:space="preserve"> PAGEREF _Toc404667053 \h </w:instrText>
        </w:r>
        <w:r>
          <w:rPr>
            <w:noProof/>
            <w:webHidden/>
          </w:rPr>
        </w:r>
        <w:r>
          <w:rPr>
            <w:noProof/>
            <w:webHidden/>
          </w:rPr>
          <w:fldChar w:fldCharType="separate"/>
        </w:r>
        <w:r w:rsidR="002720CC">
          <w:rPr>
            <w:noProof/>
            <w:webHidden/>
          </w:rPr>
          <w:t>47</w:t>
        </w:r>
        <w:r>
          <w:rPr>
            <w:noProof/>
            <w:webHidden/>
          </w:rPr>
          <w:fldChar w:fldCharType="end"/>
        </w:r>
      </w:hyperlink>
    </w:p>
    <w:p w:rsidR="005B5194" w:rsidRDefault="001B0E1D">
      <w:pPr>
        <w:pStyle w:val="ndicedeilustraes"/>
        <w:tabs>
          <w:tab w:val="right" w:leader="dot" w:pos="8777"/>
        </w:tabs>
        <w:rPr>
          <w:rFonts w:eastAsiaTheme="minorEastAsia"/>
          <w:noProof/>
          <w:lang w:eastAsia="pt-BR"/>
        </w:rPr>
      </w:pPr>
      <w:hyperlink r:id="rId23" w:anchor="_Toc404667054" w:history="1">
        <w:r w:rsidR="005B5194" w:rsidRPr="002B2E8B">
          <w:rPr>
            <w:rStyle w:val="Hyperlink"/>
            <w:rFonts w:ascii="Times New Roman" w:eastAsia="Times New Roman" w:hAnsi="Times New Roman" w:cs="Times New Roman"/>
            <w:noProof/>
            <w:lang w:eastAsia="pt-BR"/>
          </w:rPr>
          <w:t>Figura 14. Diagrama de Sequência de Cadastro de Usuário.</w:t>
        </w:r>
        <w:r w:rsidR="005B5194">
          <w:rPr>
            <w:noProof/>
            <w:webHidden/>
          </w:rPr>
          <w:tab/>
        </w:r>
        <w:r>
          <w:rPr>
            <w:noProof/>
            <w:webHidden/>
          </w:rPr>
          <w:fldChar w:fldCharType="begin"/>
        </w:r>
        <w:r w:rsidR="005B5194">
          <w:rPr>
            <w:noProof/>
            <w:webHidden/>
          </w:rPr>
          <w:instrText xml:space="preserve"> PAGEREF _Toc404667054 \h </w:instrText>
        </w:r>
        <w:r>
          <w:rPr>
            <w:noProof/>
            <w:webHidden/>
          </w:rPr>
        </w:r>
        <w:r>
          <w:rPr>
            <w:noProof/>
            <w:webHidden/>
          </w:rPr>
          <w:fldChar w:fldCharType="separate"/>
        </w:r>
        <w:r w:rsidR="002720CC">
          <w:rPr>
            <w:noProof/>
            <w:webHidden/>
          </w:rPr>
          <w:t>48</w:t>
        </w:r>
        <w:r>
          <w:rPr>
            <w:noProof/>
            <w:webHidden/>
          </w:rPr>
          <w:fldChar w:fldCharType="end"/>
        </w:r>
      </w:hyperlink>
    </w:p>
    <w:p w:rsidR="005B5194" w:rsidRDefault="001B0E1D">
      <w:pPr>
        <w:pStyle w:val="ndicedeilustraes"/>
        <w:tabs>
          <w:tab w:val="right" w:leader="dot" w:pos="8777"/>
        </w:tabs>
        <w:rPr>
          <w:rFonts w:eastAsiaTheme="minorEastAsia"/>
          <w:noProof/>
          <w:lang w:eastAsia="pt-BR"/>
        </w:rPr>
      </w:pPr>
      <w:hyperlink r:id="rId24" w:anchor="_Toc404667055" w:history="1">
        <w:r w:rsidR="005B5194" w:rsidRPr="002B2E8B">
          <w:rPr>
            <w:rStyle w:val="Hyperlink"/>
            <w:rFonts w:ascii="Times New Roman" w:eastAsia="Times New Roman" w:hAnsi="Times New Roman" w:cs="Times New Roman"/>
            <w:noProof/>
            <w:lang w:eastAsia="pt-BR"/>
          </w:rPr>
          <w:t>Figura 15. Diagrama de Sequência de Cadastro de Serviço.</w:t>
        </w:r>
        <w:r w:rsidR="005B5194">
          <w:rPr>
            <w:noProof/>
            <w:webHidden/>
          </w:rPr>
          <w:tab/>
        </w:r>
        <w:r>
          <w:rPr>
            <w:noProof/>
            <w:webHidden/>
          </w:rPr>
          <w:fldChar w:fldCharType="begin"/>
        </w:r>
        <w:r w:rsidR="005B5194">
          <w:rPr>
            <w:noProof/>
            <w:webHidden/>
          </w:rPr>
          <w:instrText xml:space="preserve"> PAGEREF _Toc404667055 \h </w:instrText>
        </w:r>
        <w:r>
          <w:rPr>
            <w:noProof/>
            <w:webHidden/>
          </w:rPr>
        </w:r>
        <w:r>
          <w:rPr>
            <w:noProof/>
            <w:webHidden/>
          </w:rPr>
          <w:fldChar w:fldCharType="separate"/>
        </w:r>
        <w:r w:rsidR="002720CC">
          <w:rPr>
            <w:noProof/>
            <w:webHidden/>
          </w:rPr>
          <w:t>49</w:t>
        </w:r>
        <w:r>
          <w:rPr>
            <w:noProof/>
            <w:webHidden/>
          </w:rPr>
          <w:fldChar w:fldCharType="end"/>
        </w:r>
      </w:hyperlink>
    </w:p>
    <w:p w:rsidR="005B5194" w:rsidRDefault="001B0E1D">
      <w:pPr>
        <w:pStyle w:val="ndicedeilustraes"/>
        <w:tabs>
          <w:tab w:val="right" w:leader="dot" w:pos="8777"/>
        </w:tabs>
        <w:rPr>
          <w:rFonts w:eastAsiaTheme="minorEastAsia"/>
          <w:noProof/>
          <w:lang w:eastAsia="pt-BR"/>
        </w:rPr>
      </w:pPr>
      <w:hyperlink r:id="rId25" w:anchor="_Toc404667056" w:history="1">
        <w:r w:rsidR="005B5194" w:rsidRPr="002B2E8B">
          <w:rPr>
            <w:rStyle w:val="Hyperlink"/>
            <w:rFonts w:ascii="Times New Roman" w:eastAsia="Times New Roman" w:hAnsi="Times New Roman" w:cs="Times New Roman"/>
            <w:noProof/>
            <w:lang w:eastAsia="pt-BR"/>
          </w:rPr>
          <w:t>Figura 16. Diagrama do Banco de Dados.</w:t>
        </w:r>
        <w:r w:rsidR="005B5194">
          <w:rPr>
            <w:noProof/>
            <w:webHidden/>
          </w:rPr>
          <w:tab/>
        </w:r>
        <w:r>
          <w:rPr>
            <w:noProof/>
            <w:webHidden/>
          </w:rPr>
          <w:fldChar w:fldCharType="begin"/>
        </w:r>
        <w:r w:rsidR="005B5194">
          <w:rPr>
            <w:noProof/>
            <w:webHidden/>
          </w:rPr>
          <w:instrText xml:space="preserve"> PAGEREF _Toc404667056 \h </w:instrText>
        </w:r>
        <w:r>
          <w:rPr>
            <w:noProof/>
            <w:webHidden/>
          </w:rPr>
        </w:r>
        <w:r>
          <w:rPr>
            <w:noProof/>
            <w:webHidden/>
          </w:rPr>
          <w:fldChar w:fldCharType="separate"/>
        </w:r>
        <w:r w:rsidR="002720CC">
          <w:rPr>
            <w:noProof/>
            <w:webHidden/>
          </w:rPr>
          <w:t>50</w:t>
        </w:r>
        <w:r>
          <w:rPr>
            <w:noProof/>
            <w:webHidden/>
          </w:rPr>
          <w:fldChar w:fldCharType="end"/>
        </w:r>
      </w:hyperlink>
    </w:p>
    <w:p w:rsidR="005B5194" w:rsidRDefault="001B0E1D">
      <w:pPr>
        <w:pStyle w:val="ndicedeilustraes"/>
        <w:tabs>
          <w:tab w:val="right" w:leader="dot" w:pos="8777"/>
        </w:tabs>
        <w:rPr>
          <w:rFonts w:eastAsiaTheme="minorEastAsia"/>
          <w:noProof/>
          <w:lang w:eastAsia="pt-BR"/>
        </w:rPr>
      </w:pPr>
      <w:hyperlink r:id="rId26" w:anchor="_Toc404667057" w:history="1">
        <w:r w:rsidR="005B5194" w:rsidRPr="002B2E8B">
          <w:rPr>
            <w:rStyle w:val="Hyperlink"/>
            <w:rFonts w:ascii="Times New Roman" w:eastAsia="Times New Roman" w:hAnsi="Times New Roman" w:cs="Times New Roman"/>
            <w:noProof/>
            <w:lang w:eastAsia="pt-BR"/>
          </w:rPr>
          <w:t>Figura 17. Estrutura do projeto para criação dos serviços.</w:t>
        </w:r>
        <w:r w:rsidR="005B5194">
          <w:rPr>
            <w:noProof/>
            <w:webHidden/>
          </w:rPr>
          <w:tab/>
        </w:r>
        <w:r>
          <w:rPr>
            <w:noProof/>
            <w:webHidden/>
          </w:rPr>
          <w:fldChar w:fldCharType="begin"/>
        </w:r>
        <w:r w:rsidR="005B5194">
          <w:rPr>
            <w:noProof/>
            <w:webHidden/>
          </w:rPr>
          <w:instrText xml:space="preserve"> PAGEREF _Toc404667057 \h </w:instrText>
        </w:r>
        <w:r>
          <w:rPr>
            <w:noProof/>
            <w:webHidden/>
          </w:rPr>
        </w:r>
        <w:r>
          <w:rPr>
            <w:noProof/>
            <w:webHidden/>
          </w:rPr>
          <w:fldChar w:fldCharType="separate"/>
        </w:r>
        <w:r w:rsidR="002720CC">
          <w:rPr>
            <w:noProof/>
            <w:webHidden/>
          </w:rPr>
          <w:t>51</w:t>
        </w:r>
        <w:r>
          <w:rPr>
            <w:noProof/>
            <w:webHidden/>
          </w:rPr>
          <w:fldChar w:fldCharType="end"/>
        </w:r>
      </w:hyperlink>
    </w:p>
    <w:p w:rsidR="005B5194" w:rsidRDefault="001B0E1D">
      <w:pPr>
        <w:pStyle w:val="ndicedeilustraes"/>
        <w:tabs>
          <w:tab w:val="right" w:leader="dot" w:pos="8777"/>
        </w:tabs>
        <w:rPr>
          <w:rFonts w:eastAsiaTheme="minorEastAsia"/>
          <w:noProof/>
          <w:lang w:eastAsia="pt-BR"/>
        </w:rPr>
      </w:pPr>
      <w:hyperlink r:id="rId27" w:anchor="_Toc404667058" w:history="1">
        <w:r w:rsidR="005B5194" w:rsidRPr="002B2E8B">
          <w:rPr>
            <w:rStyle w:val="Hyperlink"/>
            <w:rFonts w:ascii="Times New Roman" w:eastAsia="Times New Roman" w:hAnsi="Times New Roman" w:cs="Times New Roman"/>
            <w:noProof/>
            <w:lang w:eastAsia="pt-BR"/>
          </w:rPr>
          <w:t>Figura 18. Classe responsável pela criação dos serviços.</w:t>
        </w:r>
        <w:r w:rsidR="005B5194">
          <w:rPr>
            <w:noProof/>
            <w:webHidden/>
          </w:rPr>
          <w:tab/>
        </w:r>
        <w:r>
          <w:rPr>
            <w:noProof/>
            <w:webHidden/>
          </w:rPr>
          <w:fldChar w:fldCharType="begin"/>
        </w:r>
        <w:r w:rsidR="005B5194">
          <w:rPr>
            <w:noProof/>
            <w:webHidden/>
          </w:rPr>
          <w:instrText xml:space="preserve"> PAGEREF _Toc404667058 \h </w:instrText>
        </w:r>
        <w:r>
          <w:rPr>
            <w:noProof/>
            <w:webHidden/>
          </w:rPr>
        </w:r>
        <w:r>
          <w:rPr>
            <w:noProof/>
            <w:webHidden/>
          </w:rPr>
          <w:fldChar w:fldCharType="separate"/>
        </w:r>
        <w:r w:rsidR="002720CC">
          <w:rPr>
            <w:noProof/>
            <w:webHidden/>
          </w:rPr>
          <w:t>52</w:t>
        </w:r>
        <w:r>
          <w:rPr>
            <w:noProof/>
            <w:webHidden/>
          </w:rPr>
          <w:fldChar w:fldCharType="end"/>
        </w:r>
      </w:hyperlink>
    </w:p>
    <w:p w:rsidR="005B5194" w:rsidRDefault="001B0E1D">
      <w:pPr>
        <w:pStyle w:val="ndicedeilustraes"/>
        <w:tabs>
          <w:tab w:val="right" w:leader="dot" w:pos="8777"/>
        </w:tabs>
        <w:rPr>
          <w:rFonts w:eastAsiaTheme="minorEastAsia"/>
          <w:noProof/>
          <w:lang w:eastAsia="pt-BR"/>
        </w:rPr>
      </w:pPr>
      <w:hyperlink r:id="rId28" w:anchor="_Toc404667059" w:history="1">
        <w:r w:rsidR="005B5194" w:rsidRPr="002B2E8B">
          <w:rPr>
            <w:rStyle w:val="Hyperlink"/>
            <w:rFonts w:ascii="Times New Roman" w:eastAsia="Times New Roman" w:hAnsi="Times New Roman" w:cs="Times New Roman"/>
            <w:noProof/>
            <w:lang w:eastAsia="pt-BR"/>
          </w:rPr>
          <w:t>Figura 19. Serviço criado pelo Axis.</w:t>
        </w:r>
        <w:r w:rsidR="005B5194">
          <w:rPr>
            <w:noProof/>
            <w:webHidden/>
          </w:rPr>
          <w:tab/>
        </w:r>
        <w:r>
          <w:rPr>
            <w:noProof/>
            <w:webHidden/>
          </w:rPr>
          <w:fldChar w:fldCharType="begin"/>
        </w:r>
        <w:r w:rsidR="005B5194">
          <w:rPr>
            <w:noProof/>
            <w:webHidden/>
          </w:rPr>
          <w:instrText xml:space="preserve"> PAGEREF _Toc404667059 \h </w:instrText>
        </w:r>
        <w:r>
          <w:rPr>
            <w:noProof/>
            <w:webHidden/>
          </w:rPr>
        </w:r>
        <w:r>
          <w:rPr>
            <w:noProof/>
            <w:webHidden/>
          </w:rPr>
          <w:fldChar w:fldCharType="separate"/>
        </w:r>
        <w:r w:rsidR="002720CC">
          <w:rPr>
            <w:noProof/>
            <w:webHidden/>
          </w:rPr>
          <w:t>53</w:t>
        </w:r>
        <w:r>
          <w:rPr>
            <w:noProof/>
            <w:webHidden/>
          </w:rPr>
          <w:fldChar w:fldCharType="end"/>
        </w:r>
      </w:hyperlink>
    </w:p>
    <w:p w:rsidR="005B5194" w:rsidRDefault="001B0E1D">
      <w:pPr>
        <w:pStyle w:val="ndicedeilustraes"/>
        <w:tabs>
          <w:tab w:val="right" w:leader="dot" w:pos="8777"/>
        </w:tabs>
        <w:rPr>
          <w:rFonts w:eastAsiaTheme="minorEastAsia"/>
          <w:noProof/>
          <w:lang w:eastAsia="pt-BR"/>
        </w:rPr>
      </w:pPr>
      <w:hyperlink r:id="rId29" w:anchor="_Toc404667060" w:history="1">
        <w:r w:rsidR="005B5194" w:rsidRPr="002B2E8B">
          <w:rPr>
            <w:rStyle w:val="Hyperlink"/>
            <w:rFonts w:ascii="Times New Roman" w:eastAsia="Times New Roman" w:hAnsi="Times New Roman" w:cs="Times New Roman"/>
            <w:noProof/>
            <w:lang w:eastAsia="pt-BR"/>
          </w:rPr>
          <w:t>Figura 20. Estrutura do projeto Web.</w:t>
        </w:r>
        <w:r w:rsidR="005B5194">
          <w:rPr>
            <w:noProof/>
            <w:webHidden/>
          </w:rPr>
          <w:tab/>
        </w:r>
        <w:r>
          <w:rPr>
            <w:noProof/>
            <w:webHidden/>
          </w:rPr>
          <w:fldChar w:fldCharType="begin"/>
        </w:r>
        <w:r w:rsidR="005B5194">
          <w:rPr>
            <w:noProof/>
            <w:webHidden/>
          </w:rPr>
          <w:instrText xml:space="preserve"> PAGEREF _Toc404667060 \h </w:instrText>
        </w:r>
        <w:r>
          <w:rPr>
            <w:noProof/>
            <w:webHidden/>
          </w:rPr>
        </w:r>
        <w:r>
          <w:rPr>
            <w:noProof/>
            <w:webHidden/>
          </w:rPr>
          <w:fldChar w:fldCharType="separate"/>
        </w:r>
        <w:r w:rsidR="002720CC">
          <w:rPr>
            <w:noProof/>
            <w:webHidden/>
          </w:rPr>
          <w:t>55</w:t>
        </w:r>
        <w:r>
          <w:rPr>
            <w:noProof/>
            <w:webHidden/>
          </w:rPr>
          <w:fldChar w:fldCharType="end"/>
        </w:r>
      </w:hyperlink>
    </w:p>
    <w:p w:rsidR="005B5194" w:rsidRDefault="001B0E1D">
      <w:pPr>
        <w:pStyle w:val="ndicedeilustraes"/>
        <w:tabs>
          <w:tab w:val="right" w:leader="dot" w:pos="8777"/>
        </w:tabs>
        <w:rPr>
          <w:rFonts w:eastAsiaTheme="minorEastAsia"/>
          <w:noProof/>
          <w:lang w:eastAsia="pt-BR"/>
        </w:rPr>
      </w:pPr>
      <w:hyperlink r:id="rId30" w:anchor="_Toc404667061" w:history="1">
        <w:r w:rsidR="005B5194" w:rsidRPr="002B2E8B">
          <w:rPr>
            <w:rStyle w:val="Hyperlink"/>
            <w:rFonts w:ascii="Times New Roman" w:eastAsia="Times New Roman" w:hAnsi="Times New Roman" w:cs="Times New Roman"/>
            <w:noProof/>
            <w:lang w:eastAsia="pt-BR"/>
          </w:rPr>
          <w:t>Figura 21. Classe responsável pelo consumo dos serviços.</w:t>
        </w:r>
        <w:r w:rsidR="005B5194">
          <w:rPr>
            <w:noProof/>
            <w:webHidden/>
          </w:rPr>
          <w:tab/>
        </w:r>
        <w:r>
          <w:rPr>
            <w:noProof/>
            <w:webHidden/>
          </w:rPr>
          <w:fldChar w:fldCharType="begin"/>
        </w:r>
        <w:r w:rsidR="005B5194">
          <w:rPr>
            <w:noProof/>
            <w:webHidden/>
          </w:rPr>
          <w:instrText xml:space="preserve"> PAGEREF _Toc404667061 \h </w:instrText>
        </w:r>
        <w:r>
          <w:rPr>
            <w:noProof/>
            <w:webHidden/>
          </w:rPr>
        </w:r>
        <w:r>
          <w:rPr>
            <w:noProof/>
            <w:webHidden/>
          </w:rPr>
          <w:fldChar w:fldCharType="separate"/>
        </w:r>
        <w:r w:rsidR="002720CC">
          <w:rPr>
            <w:noProof/>
            <w:webHidden/>
          </w:rPr>
          <w:t>56</w:t>
        </w:r>
        <w:r>
          <w:rPr>
            <w:noProof/>
            <w:webHidden/>
          </w:rPr>
          <w:fldChar w:fldCharType="end"/>
        </w:r>
      </w:hyperlink>
    </w:p>
    <w:p w:rsidR="005B5194" w:rsidRDefault="001B0E1D">
      <w:pPr>
        <w:pStyle w:val="ndicedeilustraes"/>
        <w:tabs>
          <w:tab w:val="right" w:leader="dot" w:pos="8777"/>
        </w:tabs>
        <w:rPr>
          <w:rFonts w:eastAsiaTheme="minorEastAsia"/>
          <w:noProof/>
          <w:lang w:eastAsia="pt-BR"/>
        </w:rPr>
      </w:pPr>
      <w:hyperlink r:id="rId31" w:anchor="_Toc404667062" w:history="1">
        <w:r w:rsidR="005B5194" w:rsidRPr="002B2E8B">
          <w:rPr>
            <w:rStyle w:val="Hyperlink"/>
            <w:rFonts w:ascii="Times New Roman" w:eastAsia="Times New Roman" w:hAnsi="Times New Roman" w:cs="Times New Roman"/>
            <w:noProof/>
            <w:lang w:eastAsia="pt-BR"/>
          </w:rPr>
          <w:t>Figura 22. Tela principal da aplicação.</w:t>
        </w:r>
        <w:r w:rsidR="005B5194">
          <w:rPr>
            <w:noProof/>
            <w:webHidden/>
          </w:rPr>
          <w:tab/>
        </w:r>
        <w:r>
          <w:rPr>
            <w:noProof/>
            <w:webHidden/>
          </w:rPr>
          <w:fldChar w:fldCharType="begin"/>
        </w:r>
        <w:r w:rsidR="005B5194">
          <w:rPr>
            <w:noProof/>
            <w:webHidden/>
          </w:rPr>
          <w:instrText xml:space="preserve"> PAGEREF _Toc404667062 \h </w:instrText>
        </w:r>
        <w:r>
          <w:rPr>
            <w:noProof/>
            <w:webHidden/>
          </w:rPr>
        </w:r>
        <w:r>
          <w:rPr>
            <w:noProof/>
            <w:webHidden/>
          </w:rPr>
          <w:fldChar w:fldCharType="separate"/>
        </w:r>
        <w:r w:rsidR="002720CC">
          <w:rPr>
            <w:noProof/>
            <w:webHidden/>
          </w:rPr>
          <w:t>57</w:t>
        </w:r>
        <w:r>
          <w:rPr>
            <w:noProof/>
            <w:webHidden/>
          </w:rPr>
          <w:fldChar w:fldCharType="end"/>
        </w:r>
      </w:hyperlink>
    </w:p>
    <w:p w:rsidR="005B5194" w:rsidRDefault="001B0E1D">
      <w:pPr>
        <w:pStyle w:val="ndicedeilustraes"/>
        <w:tabs>
          <w:tab w:val="right" w:leader="dot" w:pos="8777"/>
        </w:tabs>
        <w:rPr>
          <w:rFonts w:eastAsiaTheme="minorEastAsia"/>
          <w:noProof/>
          <w:lang w:eastAsia="pt-BR"/>
        </w:rPr>
      </w:pPr>
      <w:hyperlink r:id="rId32" w:anchor="_Toc404667063" w:history="1">
        <w:r w:rsidR="005B5194" w:rsidRPr="002B2E8B">
          <w:rPr>
            <w:rStyle w:val="Hyperlink"/>
            <w:rFonts w:ascii="Times New Roman" w:eastAsia="Times New Roman" w:hAnsi="Times New Roman" w:cs="Times New Roman"/>
            <w:noProof/>
            <w:lang w:eastAsia="pt-BR"/>
          </w:rPr>
          <w:t>Figura 23. Tela de login/cadastro de usuários.</w:t>
        </w:r>
        <w:r w:rsidR="005B5194">
          <w:rPr>
            <w:noProof/>
            <w:webHidden/>
          </w:rPr>
          <w:tab/>
        </w:r>
        <w:r>
          <w:rPr>
            <w:noProof/>
            <w:webHidden/>
          </w:rPr>
          <w:fldChar w:fldCharType="begin"/>
        </w:r>
        <w:r w:rsidR="005B5194">
          <w:rPr>
            <w:noProof/>
            <w:webHidden/>
          </w:rPr>
          <w:instrText xml:space="preserve"> PAGEREF _Toc404667063 \h </w:instrText>
        </w:r>
        <w:r>
          <w:rPr>
            <w:noProof/>
            <w:webHidden/>
          </w:rPr>
        </w:r>
        <w:r>
          <w:rPr>
            <w:noProof/>
            <w:webHidden/>
          </w:rPr>
          <w:fldChar w:fldCharType="separate"/>
        </w:r>
        <w:r w:rsidR="002720CC">
          <w:rPr>
            <w:noProof/>
            <w:webHidden/>
          </w:rPr>
          <w:t>58</w:t>
        </w:r>
        <w:r>
          <w:rPr>
            <w:noProof/>
            <w:webHidden/>
          </w:rPr>
          <w:fldChar w:fldCharType="end"/>
        </w:r>
      </w:hyperlink>
    </w:p>
    <w:p w:rsidR="005B5194" w:rsidRDefault="001B0E1D">
      <w:pPr>
        <w:pStyle w:val="ndicedeilustraes"/>
        <w:tabs>
          <w:tab w:val="right" w:leader="dot" w:pos="8777"/>
        </w:tabs>
        <w:rPr>
          <w:rFonts w:eastAsiaTheme="minorEastAsia"/>
          <w:noProof/>
          <w:lang w:eastAsia="pt-BR"/>
        </w:rPr>
      </w:pPr>
      <w:hyperlink r:id="rId33" w:anchor="_Toc404667064" w:history="1">
        <w:r w:rsidR="005B5194" w:rsidRPr="002B2E8B">
          <w:rPr>
            <w:rStyle w:val="Hyperlink"/>
            <w:rFonts w:ascii="Times New Roman" w:eastAsia="Times New Roman" w:hAnsi="Times New Roman" w:cs="Times New Roman"/>
            <w:noProof/>
            <w:lang w:eastAsia="pt-BR"/>
          </w:rPr>
          <w:t>Figura 24. Tela de Prestadores encontrados na pesquisa.</w:t>
        </w:r>
        <w:r w:rsidR="005B5194">
          <w:rPr>
            <w:noProof/>
            <w:webHidden/>
          </w:rPr>
          <w:tab/>
        </w:r>
        <w:r>
          <w:rPr>
            <w:noProof/>
            <w:webHidden/>
          </w:rPr>
          <w:fldChar w:fldCharType="begin"/>
        </w:r>
        <w:r w:rsidR="005B5194">
          <w:rPr>
            <w:noProof/>
            <w:webHidden/>
          </w:rPr>
          <w:instrText xml:space="preserve"> PAGEREF _Toc404667064 \h </w:instrText>
        </w:r>
        <w:r>
          <w:rPr>
            <w:noProof/>
            <w:webHidden/>
          </w:rPr>
        </w:r>
        <w:r>
          <w:rPr>
            <w:noProof/>
            <w:webHidden/>
          </w:rPr>
          <w:fldChar w:fldCharType="separate"/>
        </w:r>
        <w:r w:rsidR="002720CC">
          <w:rPr>
            <w:noProof/>
            <w:webHidden/>
          </w:rPr>
          <w:t>59</w:t>
        </w:r>
        <w:r>
          <w:rPr>
            <w:noProof/>
            <w:webHidden/>
          </w:rPr>
          <w:fldChar w:fldCharType="end"/>
        </w:r>
      </w:hyperlink>
    </w:p>
    <w:p w:rsidR="005B5194" w:rsidRDefault="001B0E1D">
      <w:pPr>
        <w:pStyle w:val="ndicedeilustraes"/>
        <w:tabs>
          <w:tab w:val="right" w:leader="dot" w:pos="8777"/>
        </w:tabs>
        <w:rPr>
          <w:rFonts w:eastAsiaTheme="minorEastAsia"/>
          <w:noProof/>
          <w:lang w:eastAsia="pt-BR"/>
        </w:rPr>
      </w:pPr>
      <w:hyperlink r:id="rId34" w:anchor="_Toc404667065" w:history="1">
        <w:r w:rsidR="005B5194" w:rsidRPr="002B2E8B">
          <w:rPr>
            <w:rStyle w:val="Hyperlink"/>
            <w:rFonts w:ascii="Times New Roman" w:eastAsia="Times New Roman" w:hAnsi="Times New Roman" w:cs="Times New Roman"/>
            <w:noProof/>
            <w:lang w:eastAsia="pt-BR"/>
          </w:rPr>
          <w:t>Figura 25. Tela de castrado de serviço.</w:t>
        </w:r>
        <w:r w:rsidR="005B5194">
          <w:rPr>
            <w:noProof/>
            <w:webHidden/>
          </w:rPr>
          <w:tab/>
        </w:r>
        <w:r>
          <w:rPr>
            <w:noProof/>
            <w:webHidden/>
          </w:rPr>
          <w:fldChar w:fldCharType="begin"/>
        </w:r>
        <w:r w:rsidR="005B5194">
          <w:rPr>
            <w:noProof/>
            <w:webHidden/>
          </w:rPr>
          <w:instrText xml:space="preserve"> PAGEREF _Toc404667065 \h </w:instrText>
        </w:r>
        <w:r>
          <w:rPr>
            <w:noProof/>
            <w:webHidden/>
          </w:rPr>
        </w:r>
        <w:r>
          <w:rPr>
            <w:noProof/>
            <w:webHidden/>
          </w:rPr>
          <w:fldChar w:fldCharType="separate"/>
        </w:r>
        <w:r w:rsidR="002720CC">
          <w:rPr>
            <w:noProof/>
            <w:webHidden/>
          </w:rPr>
          <w:t>60</w:t>
        </w:r>
        <w:r>
          <w:rPr>
            <w:noProof/>
            <w:webHidden/>
          </w:rPr>
          <w:fldChar w:fldCharType="end"/>
        </w:r>
      </w:hyperlink>
    </w:p>
    <w:p w:rsidR="005B5194" w:rsidRDefault="001B0E1D">
      <w:pPr>
        <w:pStyle w:val="ndicedeilustraes"/>
        <w:tabs>
          <w:tab w:val="right" w:leader="dot" w:pos="8777"/>
        </w:tabs>
        <w:rPr>
          <w:rFonts w:eastAsiaTheme="minorEastAsia"/>
          <w:noProof/>
          <w:lang w:eastAsia="pt-BR"/>
        </w:rPr>
      </w:pPr>
      <w:hyperlink r:id="rId35" w:anchor="_Toc404667066" w:history="1">
        <w:r w:rsidR="005B5194" w:rsidRPr="002B2E8B">
          <w:rPr>
            <w:rStyle w:val="Hyperlink"/>
            <w:rFonts w:ascii="Times New Roman" w:eastAsia="Times New Roman" w:hAnsi="Times New Roman" w:cs="Times New Roman"/>
            <w:noProof/>
            <w:lang w:eastAsia="pt-BR"/>
          </w:rPr>
          <w:t>Figura 26. Tela de indicação do sistema.</w:t>
        </w:r>
        <w:r w:rsidR="005B5194">
          <w:rPr>
            <w:noProof/>
            <w:webHidden/>
          </w:rPr>
          <w:tab/>
        </w:r>
        <w:r>
          <w:rPr>
            <w:noProof/>
            <w:webHidden/>
          </w:rPr>
          <w:fldChar w:fldCharType="begin"/>
        </w:r>
        <w:r w:rsidR="005B5194">
          <w:rPr>
            <w:noProof/>
            <w:webHidden/>
          </w:rPr>
          <w:instrText xml:space="preserve"> PAGEREF _Toc404667066 \h </w:instrText>
        </w:r>
        <w:r>
          <w:rPr>
            <w:noProof/>
            <w:webHidden/>
          </w:rPr>
        </w:r>
        <w:r>
          <w:rPr>
            <w:noProof/>
            <w:webHidden/>
          </w:rPr>
          <w:fldChar w:fldCharType="separate"/>
        </w:r>
        <w:r w:rsidR="002720CC">
          <w:rPr>
            <w:noProof/>
            <w:webHidden/>
          </w:rPr>
          <w:t>60</w:t>
        </w:r>
        <w:r>
          <w:rPr>
            <w:noProof/>
            <w:webHidden/>
          </w:rPr>
          <w:fldChar w:fldCharType="end"/>
        </w:r>
      </w:hyperlink>
    </w:p>
    <w:p w:rsidR="005E1E1D" w:rsidRDefault="001B0E1D" w:rsidP="00237C5E">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fldChar w:fldCharType="end"/>
      </w: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FD7A40" w:rsidRPr="00FD7A40" w:rsidRDefault="005E1E1D" w:rsidP="00FD7A40">
      <w:pPr>
        <w:tabs>
          <w:tab w:val="left" w:pos="1703"/>
          <w:tab w:val="left" w:pos="5760"/>
        </w:tabs>
        <w:spacing w:before="100" w:beforeAutospacing="1" w:after="100" w:afterAutospacing="1" w:line="360" w:lineRule="auto"/>
        <w:jc w:val="center"/>
        <w:rPr>
          <w:rFonts w:ascii="Times New Roman" w:hAnsi="Times New Roman" w:cs="Times New Roman"/>
          <w:b/>
          <w:sz w:val="28"/>
        </w:rPr>
      </w:pPr>
      <w:r w:rsidRPr="003C593D">
        <w:rPr>
          <w:rFonts w:ascii="Times New Roman" w:hAnsi="Times New Roman" w:cs="Times New Roman"/>
          <w:b/>
          <w:sz w:val="28"/>
        </w:rPr>
        <w:lastRenderedPageBreak/>
        <w:t>LISTA DE ABREVIATURAS E SIGLAS</w:t>
      </w:r>
    </w:p>
    <w:p w:rsidR="001B71D3" w:rsidRPr="00415020"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415020">
        <w:rPr>
          <w:rFonts w:ascii="Times New Roman" w:eastAsia="Times New Roman" w:hAnsi="Times New Roman" w:cs="Times New Roman"/>
          <w:sz w:val="24"/>
          <w:szCs w:val="24"/>
          <w:lang w:eastAsia="pt-BR"/>
        </w:rPr>
        <w:t>API - Application Programming Interface</w:t>
      </w:r>
    </w:p>
    <w:p w:rsidR="001B71D3" w:rsidRPr="00735CC2"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107446">
        <w:rPr>
          <w:rFonts w:ascii="Times New Roman" w:eastAsia="Times New Roman" w:hAnsi="Times New Roman" w:cs="Times New Roman"/>
          <w:sz w:val="24"/>
          <w:szCs w:val="24"/>
          <w:lang w:val="en-US" w:eastAsia="pt-BR"/>
        </w:rPr>
        <w:t>BPM - Business Process Management</w:t>
      </w:r>
    </w:p>
    <w:p w:rsidR="001B71D3" w:rsidRPr="00415020" w:rsidRDefault="001B71D3" w:rsidP="008766B6">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415020">
        <w:rPr>
          <w:rFonts w:ascii="Times New Roman" w:eastAsia="Times New Roman" w:hAnsi="Times New Roman" w:cs="Times New Roman"/>
          <w:sz w:val="24"/>
          <w:szCs w:val="24"/>
          <w:lang w:val="en-US" w:eastAsia="pt-BR"/>
        </w:rPr>
        <w:t>CEO - Executive Officer</w:t>
      </w:r>
    </w:p>
    <w:p w:rsidR="001B71D3" w:rsidRPr="005C1E6E" w:rsidRDefault="001B71D3"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FACTO - Faculdade Católica do Tocantins</w:t>
      </w:r>
    </w:p>
    <w:p w:rsidR="001B71D3"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FIETO - </w:t>
      </w:r>
      <w:r w:rsidRPr="00374A85">
        <w:rPr>
          <w:rFonts w:ascii="Times New Roman" w:eastAsia="Times New Roman" w:hAnsi="Times New Roman" w:cs="Times New Roman"/>
          <w:sz w:val="24"/>
          <w:szCs w:val="24"/>
          <w:lang w:eastAsia="pt-BR"/>
        </w:rPr>
        <w:t>Federação das Indústrias do Estado do Tocantins</w:t>
      </w:r>
    </w:p>
    <w:p w:rsidR="001B71D3" w:rsidRPr="003B760F"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3B760F">
        <w:rPr>
          <w:rFonts w:ascii="Times New Roman" w:eastAsia="Times New Roman" w:hAnsi="Times New Roman" w:cs="Times New Roman"/>
          <w:sz w:val="24"/>
          <w:szCs w:val="24"/>
          <w:lang w:eastAsia="pt-BR"/>
        </w:rPr>
        <w:t>HTTP</w:t>
      </w:r>
      <w:r>
        <w:rPr>
          <w:rFonts w:ascii="Times New Roman" w:eastAsia="Times New Roman" w:hAnsi="Times New Roman" w:cs="Times New Roman"/>
          <w:sz w:val="24"/>
          <w:szCs w:val="24"/>
          <w:lang w:eastAsia="pt-BR"/>
        </w:rPr>
        <w:t xml:space="preserve"> - Hypertext </w:t>
      </w:r>
      <w:proofErr w:type="spellStart"/>
      <w:r>
        <w:rPr>
          <w:rFonts w:ascii="Times New Roman" w:eastAsia="Times New Roman" w:hAnsi="Times New Roman" w:cs="Times New Roman"/>
          <w:sz w:val="24"/>
          <w:szCs w:val="24"/>
          <w:lang w:eastAsia="pt-BR"/>
        </w:rPr>
        <w:t>Transfer</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Protocol</w:t>
      </w:r>
      <w:proofErr w:type="spellEnd"/>
    </w:p>
    <w:p w:rsidR="001B71D3" w:rsidRDefault="001B71D3" w:rsidP="00567C69">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IBGE</w:t>
      </w:r>
      <w:r w:rsidRPr="00344CCF">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Instituto Brasileiro de Geografia e Estatística</w:t>
      </w:r>
    </w:p>
    <w:p w:rsidR="001B71D3" w:rsidRPr="00AD4A91" w:rsidRDefault="001B71D3" w:rsidP="008766B6">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AD4A91">
        <w:rPr>
          <w:rFonts w:ascii="Times New Roman" w:eastAsia="Times New Roman" w:hAnsi="Times New Roman" w:cs="Times New Roman"/>
          <w:sz w:val="24"/>
          <w:szCs w:val="24"/>
          <w:lang w:val="en-US" w:eastAsia="pt-BR"/>
        </w:rPr>
        <w:t>IDE - Integrated Development Environment</w:t>
      </w:r>
      <w:r w:rsidRPr="00AD4A91">
        <w:rPr>
          <w:rFonts w:ascii="Times New Roman" w:eastAsia="Times New Roman" w:hAnsi="Times New Roman" w:cs="Times New Roman"/>
          <w:sz w:val="24"/>
          <w:szCs w:val="24"/>
          <w:lang w:val="en-US" w:eastAsia="pt-BR"/>
        </w:rPr>
        <w:tab/>
      </w:r>
    </w:p>
    <w:p w:rsidR="001B71D3" w:rsidRPr="00AD4A91"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AD4A91">
        <w:rPr>
          <w:rFonts w:ascii="Times New Roman" w:eastAsia="Times New Roman" w:hAnsi="Times New Roman" w:cs="Times New Roman"/>
          <w:sz w:val="24"/>
          <w:szCs w:val="24"/>
          <w:lang w:val="en-US" w:eastAsia="pt-BR"/>
        </w:rPr>
        <w:t>MVC - Model View Controller</w:t>
      </w:r>
    </w:p>
    <w:p w:rsidR="001B71D3" w:rsidRDefault="001B71D3"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NTI - </w:t>
      </w:r>
      <w:r w:rsidRPr="0015547B">
        <w:rPr>
          <w:rFonts w:ascii="Times New Roman" w:eastAsia="Times New Roman" w:hAnsi="Times New Roman" w:cs="Times New Roman"/>
          <w:sz w:val="24"/>
          <w:szCs w:val="24"/>
          <w:lang w:eastAsia="pt-BR"/>
        </w:rPr>
        <w:t>Núcleo de Tecnologia da Informação</w:t>
      </w:r>
    </w:p>
    <w:p w:rsidR="001B71D3" w:rsidRDefault="001B71D3" w:rsidP="00567C69">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5C1E6E">
        <w:rPr>
          <w:rFonts w:ascii="Times New Roman" w:eastAsia="Times New Roman" w:hAnsi="Times New Roman" w:cs="Times New Roman"/>
          <w:sz w:val="24"/>
          <w:szCs w:val="24"/>
          <w:lang w:eastAsia="pt-BR"/>
        </w:rPr>
        <w:t>PIB</w:t>
      </w:r>
      <w:r>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Produto interno bruto</w:t>
      </w:r>
    </w:p>
    <w:p w:rsidR="001B71D3" w:rsidRDefault="001B71D3"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671A7E">
        <w:rPr>
          <w:rFonts w:ascii="Times New Roman" w:eastAsia="Times New Roman" w:hAnsi="Times New Roman" w:cs="Times New Roman"/>
          <w:sz w:val="24"/>
          <w:szCs w:val="24"/>
          <w:lang w:eastAsia="pt-BR"/>
        </w:rPr>
        <w:t>SGBD</w:t>
      </w:r>
      <w:r>
        <w:rPr>
          <w:rFonts w:ascii="Times New Roman" w:eastAsia="Times New Roman" w:hAnsi="Times New Roman" w:cs="Times New Roman"/>
          <w:sz w:val="24"/>
          <w:szCs w:val="24"/>
          <w:lang w:eastAsia="pt-BR"/>
        </w:rPr>
        <w:t xml:space="preserve"> - Sistema de Gerenciamento de Banco de Dados</w:t>
      </w:r>
    </w:p>
    <w:p w:rsidR="001B71D3"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SINE - </w:t>
      </w:r>
      <w:r w:rsidRPr="005F686F">
        <w:rPr>
          <w:rFonts w:ascii="Times New Roman" w:eastAsia="Times New Roman" w:hAnsi="Times New Roman" w:cs="Times New Roman"/>
          <w:sz w:val="24"/>
          <w:szCs w:val="24"/>
          <w:lang w:eastAsia="pt-BR"/>
        </w:rPr>
        <w:t>Sistema Nacional de Emprego</w:t>
      </w:r>
    </w:p>
    <w:p w:rsidR="001B71D3" w:rsidRDefault="001B71D3"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SOA - </w:t>
      </w:r>
      <w:r w:rsidRPr="008D44D7">
        <w:rPr>
          <w:rFonts w:ascii="Times New Roman" w:eastAsia="Times New Roman" w:hAnsi="Times New Roman" w:cs="Times New Roman"/>
          <w:sz w:val="24"/>
          <w:szCs w:val="24"/>
          <w:lang w:eastAsia="pt-BR"/>
        </w:rPr>
        <w:t>Arquitetura Orientada a Serviços</w:t>
      </w:r>
    </w:p>
    <w:p w:rsidR="001B71D3" w:rsidRPr="003B760F"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3B760F">
        <w:rPr>
          <w:rFonts w:ascii="Times New Roman" w:eastAsia="Times New Roman" w:hAnsi="Times New Roman" w:cs="Times New Roman"/>
          <w:sz w:val="24"/>
          <w:szCs w:val="24"/>
          <w:lang w:eastAsia="pt-BR"/>
        </w:rPr>
        <w:t>SOAP -</w:t>
      </w:r>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Simple</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Object</w:t>
      </w:r>
      <w:proofErr w:type="spellEnd"/>
      <w:r>
        <w:rPr>
          <w:rFonts w:ascii="Times New Roman" w:eastAsia="Times New Roman" w:hAnsi="Times New Roman" w:cs="Times New Roman"/>
          <w:sz w:val="24"/>
          <w:szCs w:val="24"/>
          <w:lang w:eastAsia="pt-BR"/>
        </w:rPr>
        <w:t xml:space="preserve"> Access </w:t>
      </w:r>
      <w:proofErr w:type="spellStart"/>
      <w:r>
        <w:rPr>
          <w:rFonts w:ascii="Times New Roman" w:eastAsia="Times New Roman" w:hAnsi="Times New Roman" w:cs="Times New Roman"/>
          <w:sz w:val="24"/>
          <w:szCs w:val="24"/>
          <w:lang w:eastAsia="pt-BR"/>
        </w:rPr>
        <w:t>Protocol</w:t>
      </w:r>
      <w:proofErr w:type="spellEnd"/>
    </w:p>
    <w:p w:rsidR="001B71D3" w:rsidRPr="00AD4A91" w:rsidRDefault="001B71D3" w:rsidP="00D910AB">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AD4A91">
        <w:rPr>
          <w:rFonts w:ascii="Times New Roman" w:eastAsia="Times New Roman" w:hAnsi="Times New Roman" w:cs="Times New Roman"/>
          <w:sz w:val="24"/>
          <w:szCs w:val="24"/>
          <w:lang w:eastAsia="pt-BR"/>
        </w:rPr>
        <w:t>TI - Tecnologia da Informação</w:t>
      </w:r>
    </w:p>
    <w:p w:rsidR="001B71D3" w:rsidRPr="00735CC2"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UDDI - Universal Description, Discovery and Integration</w:t>
      </w:r>
    </w:p>
    <w:p w:rsidR="001B71D3" w:rsidRPr="00735CC2" w:rsidRDefault="001B71D3" w:rsidP="00D910AB">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UML - Unified Modeling Language</w:t>
      </w:r>
    </w:p>
    <w:p w:rsidR="001B71D3"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WSDL - Web Services Description Language</w:t>
      </w:r>
    </w:p>
    <w:p w:rsidR="001B71D3" w:rsidRPr="00AD4A91" w:rsidRDefault="001B71D3" w:rsidP="00515FC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AD4A91">
        <w:rPr>
          <w:rFonts w:ascii="Times New Roman" w:eastAsia="Times New Roman" w:hAnsi="Times New Roman" w:cs="Times New Roman"/>
          <w:sz w:val="24"/>
          <w:szCs w:val="24"/>
          <w:lang w:val="en-US" w:eastAsia="pt-BR"/>
        </w:rPr>
        <w:lastRenderedPageBreak/>
        <w:t xml:space="preserve">XHTML - </w:t>
      </w:r>
      <w:proofErr w:type="spellStart"/>
      <w:r w:rsidRPr="00AD4A91">
        <w:rPr>
          <w:rFonts w:ascii="Times New Roman" w:eastAsia="Times New Roman" w:hAnsi="Times New Roman" w:cs="Times New Roman"/>
          <w:sz w:val="24"/>
          <w:szCs w:val="24"/>
          <w:lang w:val="en-US" w:eastAsia="pt-BR"/>
        </w:rPr>
        <w:t>eXtensible</w:t>
      </w:r>
      <w:proofErr w:type="spellEnd"/>
      <w:r w:rsidRPr="00AD4A91">
        <w:rPr>
          <w:rFonts w:ascii="Times New Roman" w:eastAsia="Times New Roman" w:hAnsi="Times New Roman" w:cs="Times New Roman"/>
          <w:sz w:val="24"/>
          <w:szCs w:val="24"/>
          <w:lang w:val="en-US" w:eastAsia="pt-BR"/>
        </w:rPr>
        <w:t xml:space="preserve"> Hypertext Markup Language</w:t>
      </w:r>
    </w:p>
    <w:p w:rsidR="001B71D3" w:rsidRPr="00223B5A"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223B5A">
        <w:rPr>
          <w:rFonts w:ascii="Times New Roman" w:eastAsia="Times New Roman" w:hAnsi="Times New Roman" w:cs="Times New Roman"/>
          <w:sz w:val="24"/>
          <w:szCs w:val="24"/>
          <w:lang w:val="en-US" w:eastAsia="pt-BR"/>
        </w:rPr>
        <w:t xml:space="preserve">XML - </w:t>
      </w:r>
      <w:proofErr w:type="spellStart"/>
      <w:r w:rsidRPr="00223B5A">
        <w:rPr>
          <w:rFonts w:ascii="Times New Roman" w:eastAsia="Times New Roman" w:hAnsi="Times New Roman" w:cs="Times New Roman"/>
          <w:sz w:val="24"/>
          <w:szCs w:val="24"/>
          <w:lang w:val="en-US" w:eastAsia="pt-BR"/>
        </w:rPr>
        <w:t>eXtensible</w:t>
      </w:r>
      <w:proofErr w:type="spellEnd"/>
      <w:r w:rsidRPr="00223B5A">
        <w:rPr>
          <w:rFonts w:ascii="Times New Roman" w:eastAsia="Times New Roman" w:hAnsi="Times New Roman" w:cs="Times New Roman"/>
          <w:sz w:val="24"/>
          <w:szCs w:val="24"/>
          <w:lang w:val="en-US" w:eastAsia="pt-BR"/>
        </w:rPr>
        <w:t xml:space="preserve"> Markup Language</w:t>
      </w:r>
    </w:p>
    <w:p w:rsidR="00794AAF" w:rsidRPr="00223B5A" w:rsidRDefault="00794AAF">
      <w:pPr>
        <w:rPr>
          <w:rFonts w:ascii="Times New Roman" w:eastAsia="Times New Roman" w:hAnsi="Times New Roman" w:cs="Times New Roman"/>
          <w:sz w:val="24"/>
          <w:szCs w:val="24"/>
          <w:lang w:val="en-US" w:eastAsia="pt-BR"/>
        </w:rPr>
      </w:pPr>
      <w:r w:rsidRPr="00223B5A">
        <w:rPr>
          <w:rFonts w:ascii="Times New Roman" w:eastAsia="Times New Roman" w:hAnsi="Times New Roman" w:cs="Times New Roman"/>
          <w:sz w:val="24"/>
          <w:szCs w:val="24"/>
          <w:lang w:val="en-US" w:eastAsia="pt-BR"/>
        </w:rPr>
        <w:br w:type="page"/>
      </w:r>
    </w:p>
    <w:p w:rsidR="005E1E1D" w:rsidRDefault="005E1E1D" w:rsidP="00515FCE">
      <w:pPr>
        <w:autoSpaceDE w:val="0"/>
        <w:autoSpaceDN w:val="0"/>
        <w:adjustRightInd w:val="0"/>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 xml:space="preserve">ÍNDICE DE </w:t>
      </w:r>
      <w:r>
        <w:rPr>
          <w:rFonts w:ascii="Times New Roman" w:hAnsi="Times New Roman" w:cs="Times New Roman"/>
          <w:b/>
          <w:sz w:val="28"/>
          <w:szCs w:val="24"/>
        </w:rPr>
        <w:t>TABELAS</w:t>
      </w:r>
    </w:p>
    <w:p w:rsidR="005B5194" w:rsidRDefault="001B0E1D">
      <w:pPr>
        <w:pStyle w:val="ndicedeilustraes"/>
        <w:tabs>
          <w:tab w:val="right" w:leader="dot" w:pos="8777"/>
        </w:tabs>
        <w:rPr>
          <w:rFonts w:eastAsiaTheme="minorEastAsia"/>
          <w:noProof/>
          <w:lang w:eastAsia="pt-BR"/>
        </w:rPr>
      </w:pPr>
      <w:r>
        <w:rPr>
          <w:rFonts w:ascii="Times New Roman" w:hAnsi="Times New Roman" w:cs="Times New Roman"/>
          <w:sz w:val="24"/>
          <w:szCs w:val="24"/>
        </w:rPr>
        <w:fldChar w:fldCharType="begin"/>
      </w:r>
      <w:r w:rsidR="007219AC">
        <w:rPr>
          <w:rFonts w:ascii="Times New Roman" w:hAnsi="Times New Roman" w:cs="Times New Roman"/>
          <w:sz w:val="24"/>
          <w:szCs w:val="24"/>
        </w:rPr>
        <w:instrText xml:space="preserve"> TOC \h \z \c "Tabela" </w:instrText>
      </w:r>
      <w:r>
        <w:rPr>
          <w:rFonts w:ascii="Times New Roman" w:hAnsi="Times New Roman" w:cs="Times New Roman"/>
          <w:sz w:val="24"/>
          <w:szCs w:val="24"/>
        </w:rPr>
        <w:fldChar w:fldCharType="separate"/>
      </w:r>
      <w:hyperlink w:anchor="_Toc404667067" w:history="1">
        <w:r w:rsidR="005B5194" w:rsidRPr="005C6ADD">
          <w:rPr>
            <w:rStyle w:val="Hyperlink"/>
            <w:rFonts w:ascii="Times New Roman" w:eastAsia="Times New Roman" w:hAnsi="Times New Roman" w:cs="Times New Roman"/>
            <w:noProof/>
            <w:lang w:eastAsia="pt-BR"/>
          </w:rPr>
          <w:t>Tabela 1. Requisitos Funcionais</w:t>
        </w:r>
        <w:r w:rsidR="005B5194">
          <w:rPr>
            <w:noProof/>
            <w:webHidden/>
          </w:rPr>
          <w:tab/>
        </w:r>
        <w:r>
          <w:rPr>
            <w:noProof/>
            <w:webHidden/>
          </w:rPr>
          <w:fldChar w:fldCharType="begin"/>
        </w:r>
        <w:r w:rsidR="005B5194">
          <w:rPr>
            <w:noProof/>
            <w:webHidden/>
          </w:rPr>
          <w:instrText xml:space="preserve"> PAGEREF _Toc404667067 \h </w:instrText>
        </w:r>
        <w:r>
          <w:rPr>
            <w:noProof/>
            <w:webHidden/>
          </w:rPr>
        </w:r>
        <w:r>
          <w:rPr>
            <w:noProof/>
            <w:webHidden/>
          </w:rPr>
          <w:fldChar w:fldCharType="separate"/>
        </w:r>
        <w:r w:rsidR="002720CC">
          <w:rPr>
            <w:noProof/>
            <w:webHidden/>
          </w:rPr>
          <w:t>38</w:t>
        </w:r>
        <w:r>
          <w:rPr>
            <w:noProof/>
            <w:webHidden/>
          </w:rPr>
          <w:fldChar w:fldCharType="end"/>
        </w:r>
      </w:hyperlink>
    </w:p>
    <w:p w:rsidR="005B5194" w:rsidRDefault="001B0E1D">
      <w:pPr>
        <w:pStyle w:val="ndicedeilustraes"/>
        <w:tabs>
          <w:tab w:val="right" w:leader="dot" w:pos="8777"/>
        </w:tabs>
        <w:rPr>
          <w:rFonts w:eastAsiaTheme="minorEastAsia"/>
          <w:noProof/>
          <w:lang w:eastAsia="pt-BR"/>
        </w:rPr>
      </w:pPr>
      <w:hyperlink w:anchor="_Toc404667068" w:history="1">
        <w:r w:rsidR="005B5194" w:rsidRPr="005C6ADD">
          <w:rPr>
            <w:rStyle w:val="Hyperlink"/>
            <w:rFonts w:ascii="Times New Roman" w:eastAsia="Times New Roman" w:hAnsi="Times New Roman" w:cs="Times New Roman"/>
            <w:noProof/>
            <w:lang w:eastAsia="pt-BR"/>
          </w:rPr>
          <w:t>Tabela 2. Requisitos não-funcionais de Segurança.</w:t>
        </w:r>
        <w:r w:rsidR="005B5194">
          <w:rPr>
            <w:noProof/>
            <w:webHidden/>
          </w:rPr>
          <w:tab/>
        </w:r>
        <w:r>
          <w:rPr>
            <w:noProof/>
            <w:webHidden/>
          </w:rPr>
          <w:fldChar w:fldCharType="begin"/>
        </w:r>
        <w:r w:rsidR="005B5194">
          <w:rPr>
            <w:noProof/>
            <w:webHidden/>
          </w:rPr>
          <w:instrText xml:space="preserve"> PAGEREF _Toc404667068 \h </w:instrText>
        </w:r>
        <w:r>
          <w:rPr>
            <w:noProof/>
            <w:webHidden/>
          </w:rPr>
        </w:r>
        <w:r>
          <w:rPr>
            <w:noProof/>
            <w:webHidden/>
          </w:rPr>
          <w:fldChar w:fldCharType="separate"/>
        </w:r>
        <w:r w:rsidR="002720CC">
          <w:rPr>
            <w:noProof/>
            <w:webHidden/>
          </w:rPr>
          <w:t>41</w:t>
        </w:r>
        <w:r>
          <w:rPr>
            <w:noProof/>
            <w:webHidden/>
          </w:rPr>
          <w:fldChar w:fldCharType="end"/>
        </w:r>
      </w:hyperlink>
    </w:p>
    <w:p w:rsidR="005B5194" w:rsidRDefault="001B0E1D">
      <w:pPr>
        <w:pStyle w:val="ndicedeilustraes"/>
        <w:tabs>
          <w:tab w:val="right" w:leader="dot" w:pos="8777"/>
        </w:tabs>
        <w:rPr>
          <w:rFonts w:eastAsiaTheme="minorEastAsia"/>
          <w:noProof/>
          <w:lang w:eastAsia="pt-BR"/>
        </w:rPr>
      </w:pPr>
      <w:hyperlink w:anchor="_Toc404667069" w:history="1">
        <w:r w:rsidR="005B5194" w:rsidRPr="005C6ADD">
          <w:rPr>
            <w:rStyle w:val="Hyperlink"/>
            <w:rFonts w:ascii="Times New Roman" w:eastAsia="Times New Roman" w:hAnsi="Times New Roman" w:cs="Times New Roman"/>
            <w:noProof/>
            <w:lang w:eastAsia="pt-BR"/>
          </w:rPr>
          <w:t>Tabela 3. Requisitos não-funcionais de Performance.</w:t>
        </w:r>
        <w:r w:rsidR="005B5194">
          <w:rPr>
            <w:noProof/>
            <w:webHidden/>
          </w:rPr>
          <w:tab/>
        </w:r>
        <w:r>
          <w:rPr>
            <w:noProof/>
            <w:webHidden/>
          </w:rPr>
          <w:fldChar w:fldCharType="begin"/>
        </w:r>
        <w:r w:rsidR="005B5194">
          <w:rPr>
            <w:noProof/>
            <w:webHidden/>
          </w:rPr>
          <w:instrText xml:space="preserve"> PAGEREF _Toc404667069 \h </w:instrText>
        </w:r>
        <w:r>
          <w:rPr>
            <w:noProof/>
            <w:webHidden/>
          </w:rPr>
        </w:r>
        <w:r>
          <w:rPr>
            <w:noProof/>
            <w:webHidden/>
          </w:rPr>
          <w:fldChar w:fldCharType="separate"/>
        </w:r>
        <w:r w:rsidR="002720CC">
          <w:rPr>
            <w:noProof/>
            <w:webHidden/>
          </w:rPr>
          <w:t>42</w:t>
        </w:r>
        <w:r>
          <w:rPr>
            <w:noProof/>
            <w:webHidden/>
          </w:rPr>
          <w:fldChar w:fldCharType="end"/>
        </w:r>
      </w:hyperlink>
    </w:p>
    <w:p w:rsidR="005B5194" w:rsidRDefault="001B0E1D">
      <w:pPr>
        <w:pStyle w:val="ndicedeilustraes"/>
        <w:tabs>
          <w:tab w:val="right" w:leader="dot" w:pos="8777"/>
        </w:tabs>
        <w:rPr>
          <w:rFonts w:eastAsiaTheme="minorEastAsia"/>
          <w:noProof/>
          <w:lang w:eastAsia="pt-BR"/>
        </w:rPr>
      </w:pPr>
      <w:hyperlink w:anchor="_Toc404667070" w:history="1">
        <w:r w:rsidR="005B5194" w:rsidRPr="005C6ADD">
          <w:rPr>
            <w:rStyle w:val="Hyperlink"/>
            <w:rFonts w:ascii="Times New Roman" w:eastAsia="Times New Roman" w:hAnsi="Times New Roman" w:cs="Times New Roman"/>
            <w:noProof/>
            <w:lang w:eastAsia="pt-BR"/>
          </w:rPr>
          <w:t>Tabela 4. Requisitos não-funcionais de Usabilidade.</w:t>
        </w:r>
        <w:r w:rsidR="005B5194">
          <w:rPr>
            <w:noProof/>
            <w:webHidden/>
          </w:rPr>
          <w:tab/>
        </w:r>
        <w:r>
          <w:rPr>
            <w:noProof/>
            <w:webHidden/>
          </w:rPr>
          <w:fldChar w:fldCharType="begin"/>
        </w:r>
        <w:r w:rsidR="005B5194">
          <w:rPr>
            <w:noProof/>
            <w:webHidden/>
          </w:rPr>
          <w:instrText xml:space="preserve"> PAGEREF _Toc404667070 \h </w:instrText>
        </w:r>
        <w:r>
          <w:rPr>
            <w:noProof/>
            <w:webHidden/>
          </w:rPr>
        </w:r>
        <w:r>
          <w:rPr>
            <w:noProof/>
            <w:webHidden/>
          </w:rPr>
          <w:fldChar w:fldCharType="separate"/>
        </w:r>
        <w:r w:rsidR="002720CC">
          <w:rPr>
            <w:noProof/>
            <w:webHidden/>
          </w:rPr>
          <w:t>43</w:t>
        </w:r>
        <w:r>
          <w:rPr>
            <w:noProof/>
            <w:webHidden/>
          </w:rPr>
          <w:fldChar w:fldCharType="end"/>
        </w:r>
      </w:hyperlink>
    </w:p>
    <w:p w:rsidR="005B5194" w:rsidRDefault="001B0E1D">
      <w:pPr>
        <w:pStyle w:val="ndicedeilustraes"/>
        <w:tabs>
          <w:tab w:val="right" w:leader="dot" w:pos="8777"/>
        </w:tabs>
        <w:rPr>
          <w:rFonts w:eastAsiaTheme="minorEastAsia"/>
          <w:noProof/>
          <w:lang w:eastAsia="pt-BR"/>
        </w:rPr>
      </w:pPr>
      <w:hyperlink w:anchor="_Toc404667071" w:history="1">
        <w:r w:rsidR="005B5194" w:rsidRPr="005C6ADD">
          <w:rPr>
            <w:rStyle w:val="Hyperlink"/>
            <w:rFonts w:ascii="Times New Roman" w:eastAsia="Times New Roman" w:hAnsi="Times New Roman" w:cs="Times New Roman"/>
            <w:noProof/>
            <w:lang w:eastAsia="pt-BR"/>
          </w:rPr>
          <w:t>Tabela 5. Requisitos não-funcionais de Manutenabilidade.</w:t>
        </w:r>
        <w:r w:rsidR="005B5194">
          <w:rPr>
            <w:noProof/>
            <w:webHidden/>
          </w:rPr>
          <w:tab/>
        </w:r>
        <w:r>
          <w:rPr>
            <w:noProof/>
            <w:webHidden/>
          </w:rPr>
          <w:fldChar w:fldCharType="begin"/>
        </w:r>
        <w:r w:rsidR="005B5194">
          <w:rPr>
            <w:noProof/>
            <w:webHidden/>
          </w:rPr>
          <w:instrText xml:space="preserve"> PAGEREF _Toc404667071 \h </w:instrText>
        </w:r>
        <w:r>
          <w:rPr>
            <w:noProof/>
            <w:webHidden/>
          </w:rPr>
        </w:r>
        <w:r>
          <w:rPr>
            <w:noProof/>
            <w:webHidden/>
          </w:rPr>
          <w:fldChar w:fldCharType="separate"/>
        </w:r>
        <w:r w:rsidR="002720CC">
          <w:rPr>
            <w:noProof/>
            <w:webHidden/>
          </w:rPr>
          <w:t>44</w:t>
        </w:r>
        <w:r>
          <w:rPr>
            <w:noProof/>
            <w:webHidden/>
          </w:rPr>
          <w:fldChar w:fldCharType="end"/>
        </w:r>
      </w:hyperlink>
    </w:p>
    <w:p w:rsidR="005B5194" w:rsidRDefault="001B0E1D">
      <w:pPr>
        <w:pStyle w:val="ndicedeilustraes"/>
        <w:tabs>
          <w:tab w:val="right" w:leader="dot" w:pos="8777"/>
        </w:tabs>
        <w:rPr>
          <w:rFonts w:eastAsiaTheme="minorEastAsia"/>
          <w:noProof/>
          <w:lang w:eastAsia="pt-BR"/>
        </w:rPr>
      </w:pPr>
      <w:hyperlink w:anchor="_Toc404667072" w:history="1">
        <w:r w:rsidR="005B5194" w:rsidRPr="005C6ADD">
          <w:rPr>
            <w:rStyle w:val="Hyperlink"/>
            <w:rFonts w:ascii="Times New Roman" w:eastAsia="Times New Roman" w:hAnsi="Times New Roman" w:cs="Times New Roman"/>
            <w:noProof/>
            <w:lang w:eastAsia="pt-BR"/>
          </w:rPr>
          <w:t>Tabela 6. Requisitos não-funcionais de Documentação.</w:t>
        </w:r>
        <w:r w:rsidR="005B5194">
          <w:rPr>
            <w:noProof/>
            <w:webHidden/>
          </w:rPr>
          <w:tab/>
        </w:r>
        <w:r>
          <w:rPr>
            <w:noProof/>
            <w:webHidden/>
          </w:rPr>
          <w:fldChar w:fldCharType="begin"/>
        </w:r>
        <w:r w:rsidR="005B5194">
          <w:rPr>
            <w:noProof/>
            <w:webHidden/>
          </w:rPr>
          <w:instrText xml:space="preserve"> PAGEREF _Toc404667072 \h </w:instrText>
        </w:r>
        <w:r>
          <w:rPr>
            <w:noProof/>
            <w:webHidden/>
          </w:rPr>
        </w:r>
        <w:r>
          <w:rPr>
            <w:noProof/>
            <w:webHidden/>
          </w:rPr>
          <w:fldChar w:fldCharType="separate"/>
        </w:r>
        <w:r w:rsidR="002720CC">
          <w:rPr>
            <w:noProof/>
            <w:webHidden/>
          </w:rPr>
          <w:t>44</w:t>
        </w:r>
        <w:r>
          <w:rPr>
            <w:noProof/>
            <w:webHidden/>
          </w:rPr>
          <w:fldChar w:fldCharType="end"/>
        </w:r>
      </w:hyperlink>
    </w:p>
    <w:p w:rsidR="005E1E1D" w:rsidRPr="0093347C" w:rsidRDefault="001B0E1D" w:rsidP="007219AC">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fldChar w:fldCharType="end"/>
      </w: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D1298E" w:rsidRDefault="00D1298E" w:rsidP="00D678B1">
      <w:pPr>
        <w:spacing w:before="100" w:beforeAutospacing="1" w:after="100" w:afterAutospacing="1" w:line="360" w:lineRule="auto"/>
        <w:rPr>
          <w:rFonts w:ascii="Times New Roman" w:hAnsi="Times New Roman" w:cs="Times New Roman"/>
          <w:sz w:val="24"/>
          <w:szCs w:val="24"/>
        </w:rPr>
      </w:pP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sdt>
      <w:sdtPr>
        <w:id w:val="14304278"/>
        <w:docPartObj>
          <w:docPartGallery w:val="Table of Contents"/>
          <w:docPartUnique/>
        </w:docPartObj>
      </w:sdtPr>
      <w:sdtContent>
        <w:p w:rsidR="00BF10B5" w:rsidRDefault="00BF10B5" w:rsidP="00BF10B5">
          <w:pPr>
            <w:spacing w:before="100" w:beforeAutospacing="1" w:after="100" w:afterAutospacing="1" w:line="360" w:lineRule="auto"/>
            <w:jc w:val="center"/>
          </w:pPr>
          <w:r w:rsidRPr="00BF10B5">
            <w:rPr>
              <w:rFonts w:ascii="Times New Roman" w:hAnsi="Times New Roman" w:cs="Times New Roman"/>
              <w:b/>
              <w:sz w:val="28"/>
            </w:rPr>
            <w:t>SUMÁRIO</w:t>
          </w:r>
        </w:p>
        <w:p w:rsidR="005B5194" w:rsidRDefault="001B0E1D">
          <w:pPr>
            <w:pStyle w:val="Sumrio1"/>
            <w:rPr>
              <w:rFonts w:eastAsiaTheme="minorEastAsia"/>
              <w:noProof/>
              <w:lang w:eastAsia="pt-BR"/>
            </w:rPr>
          </w:pPr>
          <w:r>
            <w:fldChar w:fldCharType="begin"/>
          </w:r>
          <w:r w:rsidR="00BF10B5">
            <w:instrText xml:space="preserve"> TOC \o "1-3" \h \z \u </w:instrText>
          </w:r>
          <w:r>
            <w:fldChar w:fldCharType="separate"/>
          </w:r>
          <w:hyperlink w:anchor="_Toc404667073" w:history="1">
            <w:r w:rsidR="005B5194" w:rsidRPr="00CD6352">
              <w:rPr>
                <w:rStyle w:val="Hyperlink"/>
                <w:rFonts w:ascii="Times New Roman" w:hAnsi="Times New Roman" w:cs="Times New Roman"/>
                <w:noProof/>
              </w:rPr>
              <w:t>1.</w:t>
            </w:r>
            <w:r w:rsidR="005B5194">
              <w:rPr>
                <w:rFonts w:eastAsiaTheme="minorEastAsia"/>
                <w:noProof/>
                <w:lang w:eastAsia="pt-BR"/>
              </w:rPr>
              <w:tab/>
            </w:r>
            <w:r w:rsidR="005B5194" w:rsidRPr="00CD6352">
              <w:rPr>
                <w:rStyle w:val="Hyperlink"/>
                <w:rFonts w:ascii="Times New Roman" w:hAnsi="Times New Roman" w:cs="Times New Roman"/>
                <w:noProof/>
              </w:rPr>
              <w:t>INTRODUÇÃO</w:t>
            </w:r>
            <w:r w:rsidR="005B5194">
              <w:rPr>
                <w:noProof/>
                <w:webHidden/>
              </w:rPr>
              <w:tab/>
            </w:r>
            <w:r>
              <w:rPr>
                <w:noProof/>
                <w:webHidden/>
              </w:rPr>
              <w:fldChar w:fldCharType="begin"/>
            </w:r>
            <w:r w:rsidR="005B5194">
              <w:rPr>
                <w:noProof/>
                <w:webHidden/>
              </w:rPr>
              <w:instrText xml:space="preserve"> PAGEREF _Toc404667073 \h </w:instrText>
            </w:r>
            <w:r>
              <w:rPr>
                <w:noProof/>
                <w:webHidden/>
              </w:rPr>
            </w:r>
            <w:r>
              <w:rPr>
                <w:noProof/>
                <w:webHidden/>
              </w:rPr>
              <w:fldChar w:fldCharType="separate"/>
            </w:r>
            <w:r w:rsidR="002720CC">
              <w:rPr>
                <w:noProof/>
                <w:webHidden/>
              </w:rPr>
              <w:t>14</w:t>
            </w:r>
            <w:r>
              <w:rPr>
                <w:noProof/>
                <w:webHidden/>
              </w:rPr>
              <w:fldChar w:fldCharType="end"/>
            </w:r>
          </w:hyperlink>
        </w:p>
        <w:p w:rsidR="005B5194" w:rsidRDefault="001B0E1D">
          <w:pPr>
            <w:pStyle w:val="Sumrio1"/>
            <w:rPr>
              <w:rFonts w:eastAsiaTheme="minorEastAsia"/>
              <w:noProof/>
              <w:lang w:eastAsia="pt-BR"/>
            </w:rPr>
          </w:pPr>
          <w:hyperlink w:anchor="_Toc404667074" w:history="1">
            <w:r w:rsidR="005B5194" w:rsidRPr="00CD6352">
              <w:rPr>
                <w:rStyle w:val="Hyperlink"/>
                <w:rFonts w:ascii="Times New Roman" w:hAnsi="Times New Roman" w:cs="Times New Roman"/>
                <w:caps/>
                <w:noProof/>
              </w:rPr>
              <w:t>1.1.</w:t>
            </w:r>
            <w:r w:rsidR="005B5194">
              <w:rPr>
                <w:rFonts w:eastAsiaTheme="minorEastAsia"/>
                <w:noProof/>
                <w:lang w:eastAsia="pt-BR"/>
              </w:rPr>
              <w:tab/>
            </w:r>
            <w:r w:rsidR="005B5194" w:rsidRPr="00CD6352">
              <w:rPr>
                <w:rStyle w:val="Hyperlink"/>
                <w:rFonts w:ascii="Times New Roman" w:hAnsi="Times New Roman" w:cs="Times New Roman"/>
                <w:caps/>
                <w:noProof/>
              </w:rPr>
              <w:t>Definição do Problema</w:t>
            </w:r>
            <w:r w:rsidR="005B5194">
              <w:rPr>
                <w:noProof/>
                <w:webHidden/>
              </w:rPr>
              <w:tab/>
            </w:r>
            <w:r>
              <w:rPr>
                <w:noProof/>
                <w:webHidden/>
              </w:rPr>
              <w:fldChar w:fldCharType="begin"/>
            </w:r>
            <w:r w:rsidR="005B5194">
              <w:rPr>
                <w:noProof/>
                <w:webHidden/>
              </w:rPr>
              <w:instrText xml:space="preserve"> PAGEREF _Toc404667074 \h </w:instrText>
            </w:r>
            <w:r>
              <w:rPr>
                <w:noProof/>
                <w:webHidden/>
              </w:rPr>
            </w:r>
            <w:r>
              <w:rPr>
                <w:noProof/>
                <w:webHidden/>
              </w:rPr>
              <w:fldChar w:fldCharType="separate"/>
            </w:r>
            <w:r w:rsidR="002720CC">
              <w:rPr>
                <w:noProof/>
                <w:webHidden/>
              </w:rPr>
              <w:t>15</w:t>
            </w:r>
            <w:r>
              <w:rPr>
                <w:noProof/>
                <w:webHidden/>
              </w:rPr>
              <w:fldChar w:fldCharType="end"/>
            </w:r>
          </w:hyperlink>
        </w:p>
        <w:p w:rsidR="005B5194" w:rsidRDefault="001B0E1D">
          <w:pPr>
            <w:pStyle w:val="Sumrio1"/>
            <w:rPr>
              <w:rFonts w:eastAsiaTheme="minorEastAsia"/>
              <w:noProof/>
              <w:lang w:eastAsia="pt-BR"/>
            </w:rPr>
          </w:pPr>
          <w:hyperlink w:anchor="_Toc404667075" w:history="1">
            <w:r w:rsidR="005B5194" w:rsidRPr="00CD6352">
              <w:rPr>
                <w:rStyle w:val="Hyperlink"/>
                <w:rFonts w:ascii="Times New Roman" w:hAnsi="Times New Roman" w:cs="Times New Roman"/>
                <w:caps/>
                <w:noProof/>
              </w:rPr>
              <w:t>1.2.</w:t>
            </w:r>
            <w:r w:rsidR="005B5194">
              <w:rPr>
                <w:rFonts w:eastAsiaTheme="minorEastAsia"/>
                <w:noProof/>
                <w:lang w:eastAsia="pt-BR"/>
              </w:rPr>
              <w:tab/>
            </w:r>
            <w:r w:rsidR="005B5194" w:rsidRPr="00CD6352">
              <w:rPr>
                <w:rStyle w:val="Hyperlink"/>
                <w:rFonts w:ascii="Times New Roman" w:hAnsi="Times New Roman" w:cs="Times New Roman"/>
                <w:caps/>
                <w:noProof/>
              </w:rPr>
              <w:t>JUSTIFICATIVA</w:t>
            </w:r>
            <w:r w:rsidR="005B5194">
              <w:rPr>
                <w:noProof/>
                <w:webHidden/>
              </w:rPr>
              <w:tab/>
            </w:r>
            <w:r>
              <w:rPr>
                <w:noProof/>
                <w:webHidden/>
              </w:rPr>
              <w:fldChar w:fldCharType="begin"/>
            </w:r>
            <w:r w:rsidR="005B5194">
              <w:rPr>
                <w:noProof/>
                <w:webHidden/>
              </w:rPr>
              <w:instrText xml:space="preserve"> PAGEREF _Toc404667075 \h </w:instrText>
            </w:r>
            <w:r>
              <w:rPr>
                <w:noProof/>
                <w:webHidden/>
              </w:rPr>
            </w:r>
            <w:r>
              <w:rPr>
                <w:noProof/>
                <w:webHidden/>
              </w:rPr>
              <w:fldChar w:fldCharType="separate"/>
            </w:r>
            <w:r w:rsidR="002720CC">
              <w:rPr>
                <w:noProof/>
                <w:webHidden/>
              </w:rPr>
              <w:t>15</w:t>
            </w:r>
            <w:r>
              <w:rPr>
                <w:noProof/>
                <w:webHidden/>
              </w:rPr>
              <w:fldChar w:fldCharType="end"/>
            </w:r>
          </w:hyperlink>
        </w:p>
        <w:p w:rsidR="005B5194" w:rsidRDefault="001B0E1D">
          <w:pPr>
            <w:pStyle w:val="Sumrio1"/>
            <w:rPr>
              <w:rFonts w:eastAsiaTheme="minorEastAsia"/>
              <w:noProof/>
              <w:lang w:eastAsia="pt-BR"/>
            </w:rPr>
          </w:pPr>
          <w:hyperlink w:anchor="_Toc404667076" w:history="1">
            <w:r w:rsidR="005B5194" w:rsidRPr="00CD6352">
              <w:rPr>
                <w:rStyle w:val="Hyperlink"/>
                <w:rFonts w:ascii="Times New Roman" w:hAnsi="Times New Roman" w:cs="Times New Roman"/>
                <w:noProof/>
              </w:rPr>
              <w:t>1.3.</w:t>
            </w:r>
            <w:r w:rsidR="005B5194">
              <w:rPr>
                <w:rFonts w:eastAsiaTheme="minorEastAsia"/>
                <w:noProof/>
                <w:lang w:eastAsia="pt-BR"/>
              </w:rPr>
              <w:tab/>
            </w:r>
            <w:r w:rsidR="005B5194" w:rsidRPr="00CD6352">
              <w:rPr>
                <w:rStyle w:val="Hyperlink"/>
                <w:rFonts w:ascii="Times New Roman" w:hAnsi="Times New Roman" w:cs="Times New Roman"/>
                <w:noProof/>
              </w:rPr>
              <w:t>OBJETIVO</w:t>
            </w:r>
            <w:r w:rsidR="005B5194">
              <w:rPr>
                <w:noProof/>
                <w:webHidden/>
              </w:rPr>
              <w:tab/>
            </w:r>
            <w:r>
              <w:rPr>
                <w:noProof/>
                <w:webHidden/>
              </w:rPr>
              <w:fldChar w:fldCharType="begin"/>
            </w:r>
            <w:r w:rsidR="005B5194">
              <w:rPr>
                <w:noProof/>
                <w:webHidden/>
              </w:rPr>
              <w:instrText xml:space="preserve"> PAGEREF _Toc404667076 \h </w:instrText>
            </w:r>
            <w:r>
              <w:rPr>
                <w:noProof/>
                <w:webHidden/>
              </w:rPr>
            </w:r>
            <w:r>
              <w:rPr>
                <w:noProof/>
                <w:webHidden/>
              </w:rPr>
              <w:fldChar w:fldCharType="separate"/>
            </w:r>
            <w:r w:rsidR="002720CC">
              <w:rPr>
                <w:noProof/>
                <w:webHidden/>
              </w:rPr>
              <w:t>15</w:t>
            </w:r>
            <w:r>
              <w:rPr>
                <w:noProof/>
                <w:webHidden/>
              </w:rPr>
              <w:fldChar w:fldCharType="end"/>
            </w:r>
          </w:hyperlink>
        </w:p>
        <w:p w:rsidR="005B5194" w:rsidRDefault="001B0E1D">
          <w:pPr>
            <w:pStyle w:val="Sumrio1"/>
            <w:rPr>
              <w:rFonts w:eastAsiaTheme="minorEastAsia"/>
              <w:noProof/>
              <w:lang w:eastAsia="pt-BR"/>
            </w:rPr>
          </w:pPr>
          <w:hyperlink w:anchor="_Toc404667077" w:history="1">
            <w:r w:rsidR="005B5194" w:rsidRPr="00CD6352">
              <w:rPr>
                <w:rStyle w:val="Hyperlink"/>
                <w:rFonts w:ascii="Times New Roman" w:hAnsi="Times New Roman" w:cs="Times New Roman"/>
                <w:noProof/>
              </w:rPr>
              <w:t>1.3.1</w:t>
            </w:r>
            <w:r w:rsidR="005B5194">
              <w:rPr>
                <w:rFonts w:eastAsiaTheme="minorEastAsia"/>
                <w:noProof/>
                <w:lang w:eastAsia="pt-BR"/>
              </w:rPr>
              <w:tab/>
            </w:r>
            <w:r w:rsidR="005B5194" w:rsidRPr="00CD6352">
              <w:rPr>
                <w:rStyle w:val="Hyperlink"/>
                <w:rFonts w:ascii="Times New Roman" w:hAnsi="Times New Roman" w:cs="Times New Roman"/>
                <w:noProof/>
              </w:rPr>
              <w:t>OBJETIVOS ESPECÍFICOS</w:t>
            </w:r>
            <w:r w:rsidR="005B5194">
              <w:rPr>
                <w:noProof/>
                <w:webHidden/>
              </w:rPr>
              <w:tab/>
            </w:r>
            <w:r>
              <w:rPr>
                <w:noProof/>
                <w:webHidden/>
              </w:rPr>
              <w:fldChar w:fldCharType="begin"/>
            </w:r>
            <w:r w:rsidR="005B5194">
              <w:rPr>
                <w:noProof/>
                <w:webHidden/>
              </w:rPr>
              <w:instrText xml:space="preserve"> PAGEREF _Toc404667077 \h </w:instrText>
            </w:r>
            <w:r>
              <w:rPr>
                <w:noProof/>
                <w:webHidden/>
              </w:rPr>
            </w:r>
            <w:r>
              <w:rPr>
                <w:noProof/>
                <w:webHidden/>
              </w:rPr>
              <w:fldChar w:fldCharType="separate"/>
            </w:r>
            <w:r w:rsidR="002720CC">
              <w:rPr>
                <w:noProof/>
                <w:webHidden/>
              </w:rPr>
              <w:t>15</w:t>
            </w:r>
            <w:r>
              <w:rPr>
                <w:noProof/>
                <w:webHidden/>
              </w:rPr>
              <w:fldChar w:fldCharType="end"/>
            </w:r>
          </w:hyperlink>
        </w:p>
        <w:p w:rsidR="005B5194" w:rsidRDefault="001B0E1D">
          <w:pPr>
            <w:pStyle w:val="Sumrio1"/>
            <w:rPr>
              <w:rFonts w:eastAsiaTheme="minorEastAsia"/>
              <w:noProof/>
              <w:lang w:eastAsia="pt-BR"/>
            </w:rPr>
          </w:pPr>
          <w:hyperlink w:anchor="_Toc404667078" w:history="1">
            <w:r w:rsidR="005B5194" w:rsidRPr="00CD6352">
              <w:rPr>
                <w:rStyle w:val="Hyperlink"/>
                <w:rFonts w:ascii="Times New Roman" w:hAnsi="Times New Roman" w:cs="Times New Roman"/>
                <w:noProof/>
              </w:rPr>
              <w:t>1.4.</w:t>
            </w:r>
            <w:r w:rsidR="005B5194">
              <w:rPr>
                <w:rFonts w:eastAsiaTheme="minorEastAsia"/>
                <w:noProof/>
                <w:lang w:eastAsia="pt-BR"/>
              </w:rPr>
              <w:tab/>
            </w:r>
            <w:r w:rsidR="005B5194" w:rsidRPr="00CD6352">
              <w:rPr>
                <w:rStyle w:val="Hyperlink"/>
                <w:rFonts w:ascii="Times New Roman" w:hAnsi="Times New Roman" w:cs="Times New Roman"/>
                <w:noProof/>
              </w:rPr>
              <w:t>MOTIVAÇÃO</w:t>
            </w:r>
            <w:r w:rsidR="005B5194">
              <w:rPr>
                <w:noProof/>
                <w:webHidden/>
              </w:rPr>
              <w:tab/>
            </w:r>
            <w:r>
              <w:rPr>
                <w:noProof/>
                <w:webHidden/>
              </w:rPr>
              <w:fldChar w:fldCharType="begin"/>
            </w:r>
            <w:r w:rsidR="005B5194">
              <w:rPr>
                <w:noProof/>
                <w:webHidden/>
              </w:rPr>
              <w:instrText xml:space="preserve"> PAGEREF _Toc404667078 \h </w:instrText>
            </w:r>
            <w:r>
              <w:rPr>
                <w:noProof/>
                <w:webHidden/>
              </w:rPr>
            </w:r>
            <w:r>
              <w:rPr>
                <w:noProof/>
                <w:webHidden/>
              </w:rPr>
              <w:fldChar w:fldCharType="separate"/>
            </w:r>
            <w:r w:rsidR="002720CC">
              <w:rPr>
                <w:noProof/>
                <w:webHidden/>
              </w:rPr>
              <w:t>16</w:t>
            </w:r>
            <w:r>
              <w:rPr>
                <w:noProof/>
                <w:webHidden/>
              </w:rPr>
              <w:fldChar w:fldCharType="end"/>
            </w:r>
          </w:hyperlink>
        </w:p>
        <w:p w:rsidR="005B5194" w:rsidRDefault="001B0E1D">
          <w:pPr>
            <w:pStyle w:val="Sumrio1"/>
            <w:rPr>
              <w:rFonts w:eastAsiaTheme="minorEastAsia"/>
              <w:noProof/>
              <w:lang w:eastAsia="pt-BR"/>
            </w:rPr>
          </w:pPr>
          <w:hyperlink w:anchor="_Toc404667079" w:history="1">
            <w:r w:rsidR="005B5194" w:rsidRPr="00CD6352">
              <w:rPr>
                <w:rStyle w:val="Hyperlink"/>
                <w:rFonts w:ascii="Times New Roman" w:hAnsi="Times New Roman" w:cs="Times New Roman"/>
                <w:caps/>
                <w:noProof/>
              </w:rPr>
              <w:t>1.5.</w:t>
            </w:r>
            <w:r w:rsidR="005B5194">
              <w:rPr>
                <w:rFonts w:eastAsiaTheme="minorEastAsia"/>
                <w:noProof/>
                <w:lang w:eastAsia="pt-BR"/>
              </w:rPr>
              <w:tab/>
            </w:r>
            <w:r w:rsidR="005B5194" w:rsidRPr="00CD6352">
              <w:rPr>
                <w:rStyle w:val="Hyperlink"/>
                <w:rFonts w:ascii="Times New Roman" w:hAnsi="Times New Roman" w:cs="Times New Roman"/>
                <w:caps/>
                <w:noProof/>
              </w:rPr>
              <w:t>Estrutura da monografia</w:t>
            </w:r>
            <w:r w:rsidR="005B5194">
              <w:rPr>
                <w:noProof/>
                <w:webHidden/>
              </w:rPr>
              <w:tab/>
            </w:r>
            <w:r>
              <w:rPr>
                <w:noProof/>
                <w:webHidden/>
              </w:rPr>
              <w:fldChar w:fldCharType="begin"/>
            </w:r>
            <w:r w:rsidR="005B5194">
              <w:rPr>
                <w:noProof/>
                <w:webHidden/>
              </w:rPr>
              <w:instrText xml:space="preserve"> PAGEREF _Toc404667079 \h </w:instrText>
            </w:r>
            <w:r>
              <w:rPr>
                <w:noProof/>
                <w:webHidden/>
              </w:rPr>
            </w:r>
            <w:r>
              <w:rPr>
                <w:noProof/>
                <w:webHidden/>
              </w:rPr>
              <w:fldChar w:fldCharType="separate"/>
            </w:r>
            <w:r w:rsidR="002720CC">
              <w:rPr>
                <w:noProof/>
                <w:webHidden/>
              </w:rPr>
              <w:t>16</w:t>
            </w:r>
            <w:r>
              <w:rPr>
                <w:noProof/>
                <w:webHidden/>
              </w:rPr>
              <w:fldChar w:fldCharType="end"/>
            </w:r>
          </w:hyperlink>
        </w:p>
        <w:p w:rsidR="005B5194" w:rsidRDefault="001B0E1D">
          <w:pPr>
            <w:pStyle w:val="Sumrio1"/>
            <w:rPr>
              <w:rFonts w:eastAsiaTheme="minorEastAsia"/>
              <w:noProof/>
              <w:lang w:eastAsia="pt-BR"/>
            </w:rPr>
          </w:pPr>
          <w:hyperlink w:anchor="_Toc404667080" w:history="1">
            <w:r w:rsidR="005B5194" w:rsidRPr="00CD6352">
              <w:rPr>
                <w:rStyle w:val="Hyperlink"/>
                <w:rFonts w:ascii="Times New Roman" w:hAnsi="Times New Roman" w:cs="Times New Roman"/>
                <w:caps/>
                <w:noProof/>
              </w:rPr>
              <w:t>2</w:t>
            </w:r>
            <w:r w:rsidR="005B5194">
              <w:rPr>
                <w:rFonts w:eastAsiaTheme="minorEastAsia"/>
                <w:noProof/>
                <w:lang w:eastAsia="pt-BR"/>
              </w:rPr>
              <w:tab/>
            </w:r>
            <w:r w:rsidR="005B5194" w:rsidRPr="00CD6352">
              <w:rPr>
                <w:rStyle w:val="Hyperlink"/>
                <w:rFonts w:ascii="Times New Roman" w:hAnsi="Times New Roman" w:cs="Times New Roman"/>
                <w:caps/>
                <w:noProof/>
              </w:rPr>
              <w:t>Pesquisa bibliográfica</w:t>
            </w:r>
            <w:r w:rsidR="005B5194">
              <w:rPr>
                <w:noProof/>
                <w:webHidden/>
              </w:rPr>
              <w:tab/>
            </w:r>
            <w:r>
              <w:rPr>
                <w:noProof/>
                <w:webHidden/>
              </w:rPr>
              <w:fldChar w:fldCharType="begin"/>
            </w:r>
            <w:r w:rsidR="005B5194">
              <w:rPr>
                <w:noProof/>
                <w:webHidden/>
              </w:rPr>
              <w:instrText xml:space="preserve"> PAGEREF _Toc404667080 \h </w:instrText>
            </w:r>
            <w:r>
              <w:rPr>
                <w:noProof/>
                <w:webHidden/>
              </w:rPr>
            </w:r>
            <w:r>
              <w:rPr>
                <w:noProof/>
                <w:webHidden/>
              </w:rPr>
              <w:fldChar w:fldCharType="separate"/>
            </w:r>
            <w:r w:rsidR="002720CC">
              <w:rPr>
                <w:noProof/>
                <w:webHidden/>
              </w:rPr>
              <w:t>17</w:t>
            </w:r>
            <w:r>
              <w:rPr>
                <w:noProof/>
                <w:webHidden/>
              </w:rPr>
              <w:fldChar w:fldCharType="end"/>
            </w:r>
          </w:hyperlink>
        </w:p>
        <w:p w:rsidR="005B5194" w:rsidRDefault="001B0E1D">
          <w:pPr>
            <w:pStyle w:val="Sumrio1"/>
            <w:rPr>
              <w:rFonts w:eastAsiaTheme="minorEastAsia"/>
              <w:noProof/>
              <w:lang w:eastAsia="pt-BR"/>
            </w:rPr>
          </w:pPr>
          <w:hyperlink w:anchor="_Toc404667081" w:history="1">
            <w:r w:rsidR="005B5194" w:rsidRPr="00CD6352">
              <w:rPr>
                <w:rStyle w:val="Hyperlink"/>
                <w:rFonts w:ascii="Times New Roman" w:hAnsi="Times New Roman" w:cs="Times New Roman"/>
                <w:caps/>
                <w:noProof/>
              </w:rPr>
              <w:t>3</w:t>
            </w:r>
            <w:r w:rsidR="005B5194">
              <w:rPr>
                <w:rFonts w:eastAsiaTheme="minorEastAsia"/>
                <w:noProof/>
                <w:lang w:eastAsia="pt-BR"/>
              </w:rPr>
              <w:tab/>
            </w:r>
            <w:r w:rsidR="005B5194" w:rsidRPr="00CD6352">
              <w:rPr>
                <w:rStyle w:val="Hyperlink"/>
                <w:rFonts w:ascii="Times New Roman" w:hAnsi="Times New Roman" w:cs="Times New Roman"/>
                <w:caps/>
                <w:noProof/>
              </w:rPr>
              <w:t>Referencial teórico</w:t>
            </w:r>
            <w:r w:rsidR="005B5194">
              <w:rPr>
                <w:noProof/>
                <w:webHidden/>
              </w:rPr>
              <w:tab/>
            </w:r>
            <w:r>
              <w:rPr>
                <w:noProof/>
                <w:webHidden/>
              </w:rPr>
              <w:fldChar w:fldCharType="begin"/>
            </w:r>
            <w:r w:rsidR="005B5194">
              <w:rPr>
                <w:noProof/>
                <w:webHidden/>
              </w:rPr>
              <w:instrText xml:space="preserve"> PAGEREF _Toc404667081 \h </w:instrText>
            </w:r>
            <w:r>
              <w:rPr>
                <w:noProof/>
                <w:webHidden/>
              </w:rPr>
            </w:r>
            <w:r>
              <w:rPr>
                <w:noProof/>
                <w:webHidden/>
              </w:rPr>
              <w:fldChar w:fldCharType="separate"/>
            </w:r>
            <w:r w:rsidR="002720CC">
              <w:rPr>
                <w:noProof/>
                <w:webHidden/>
              </w:rPr>
              <w:t>20</w:t>
            </w:r>
            <w:r>
              <w:rPr>
                <w:noProof/>
                <w:webHidden/>
              </w:rPr>
              <w:fldChar w:fldCharType="end"/>
            </w:r>
          </w:hyperlink>
        </w:p>
        <w:p w:rsidR="005B5194" w:rsidRDefault="001B0E1D">
          <w:pPr>
            <w:pStyle w:val="Sumrio1"/>
            <w:rPr>
              <w:rFonts w:eastAsiaTheme="minorEastAsia"/>
              <w:noProof/>
              <w:lang w:eastAsia="pt-BR"/>
            </w:rPr>
          </w:pPr>
          <w:hyperlink w:anchor="_Toc404667082" w:history="1">
            <w:r w:rsidR="005B5194" w:rsidRPr="00CD6352">
              <w:rPr>
                <w:rStyle w:val="Hyperlink"/>
                <w:rFonts w:ascii="Times New Roman" w:hAnsi="Times New Roman" w:cs="Times New Roman"/>
                <w:caps/>
                <w:noProof/>
              </w:rPr>
              <w:t>3.1</w:t>
            </w:r>
            <w:r w:rsidR="005B5194">
              <w:rPr>
                <w:rFonts w:eastAsiaTheme="minorEastAsia"/>
                <w:noProof/>
                <w:lang w:eastAsia="pt-BR"/>
              </w:rPr>
              <w:tab/>
            </w:r>
            <w:r w:rsidR="005B5194" w:rsidRPr="00CD6352">
              <w:rPr>
                <w:rStyle w:val="Hyperlink"/>
                <w:rFonts w:ascii="Times New Roman" w:hAnsi="Times New Roman" w:cs="Times New Roman"/>
                <w:caps/>
                <w:noProof/>
              </w:rPr>
              <w:t>Arquitetura Orientada a Serviço</w:t>
            </w:r>
            <w:r w:rsidR="005B5194">
              <w:rPr>
                <w:noProof/>
                <w:webHidden/>
              </w:rPr>
              <w:tab/>
            </w:r>
            <w:r>
              <w:rPr>
                <w:noProof/>
                <w:webHidden/>
              </w:rPr>
              <w:fldChar w:fldCharType="begin"/>
            </w:r>
            <w:r w:rsidR="005B5194">
              <w:rPr>
                <w:noProof/>
                <w:webHidden/>
              </w:rPr>
              <w:instrText xml:space="preserve"> PAGEREF _Toc404667082 \h </w:instrText>
            </w:r>
            <w:r>
              <w:rPr>
                <w:noProof/>
                <w:webHidden/>
              </w:rPr>
            </w:r>
            <w:r>
              <w:rPr>
                <w:noProof/>
                <w:webHidden/>
              </w:rPr>
              <w:fldChar w:fldCharType="separate"/>
            </w:r>
            <w:r w:rsidR="002720CC">
              <w:rPr>
                <w:noProof/>
                <w:webHidden/>
              </w:rPr>
              <w:t>20</w:t>
            </w:r>
            <w:r>
              <w:rPr>
                <w:noProof/>
                <w:webHidden/>
              </w:rPr>
              <w:fldChar w:fldCharType="end"/>
            </w:r>
          </w:hyperlink>
        </w:p>
        <w:p w:rsidR="005B5194" w:rsidRDefault="001B0E1D">
          <w:pPr>
            <w:pStyle w:val="Sumrio1"/>
            <w:rPr>
              <w:rFonts w:eastAsiaTheme="minorEastAsia"/>
              <w:noProof/>
              <w:lang w:eastAsia="pt-BR"/>
            </w:rPr>
          </w:pPr>
          <w:hyperlink w:anchor="_Toc404667083" w:history="1">
            <w:r w:rsidR="005B5194" w:rsidRPr="00CD6352">
              <w:rPr>
                <w:rStyle w:val="Hyperlink"/>
                <w:rFonts w:ascii="Times New Roman" w:hAnsi="Times New Roman" w:cs="Times New Roman"/>
                <w:caps/>
                <w:noProof/>
              </w:rPr>
              <w:t>3.1.2</w:t>
            </w:r>
            <w:r w:rsidR="005B5194">
              <w:rPr>
                <w:rFonts w:eastAsiaTheme="minorEastAsia"/>
                <w:noProof/>
                <w:lang w:eastAsia="pt-BR"/>
              </w:rPr>
              <w:tab/>
            </w:r>
            <w:r w:rsidR="005B5194" w:rsidRPr="00CD6352">
              <w:rPr>
                <w:rStyle w:val="Hyperlink"/>
                <w:rFonts w:ascii="Times New Roman" w:hAnsi="Times New Roman" w:cs="Times New Roman"/>
                <w:caps/>
                <w:noProof/>
              </w:rPr>
              <w:t>Ciclo de vida SOA</w:t>
            </w:r>
            <w:r w:rsidR="005B5194">
              <w:rPr>
                <w:noProof/>
                <w:webHidden/>
              </w:rPr>
              <w:tab/>
            </w:r>
            <w:r>
              <w:rPr>
                <w:noProof/>
                <w:webHidden/>
              </w:rPr>
              <w:fldChar w:fldCharType="begin"/>
            </w:r>
            <w:r w:rsidR="005B5194">
              <w:rPr>
                <w:noProof/>
                <w:webHidden/>
              </w:rPr>
              <w:instrText xml:space="preserve"> PAGEREF _Toc404667083 \h </w:instrText>
            </w:r>
            <w:r>
              <w:rPr>
                <w:noProof/>
                <w:webHidden/>
              </w:rPr>
            </w:r>
            <w:r>
              <w:rPr>
                <w:noProof/>
                <w:webHidden/>
              </w:rPr>
              <w:fldChar w:fldCharType="separate"/>
            </w:r>
            <w:r w:rsidR="002720CC">
              <w:rPr>
                <w:noProof/>
                <w:webHidden/>
              </w:rPr>
              <w:t>23</w:t>
            </w:r>
            <w:r>
              <w:rPr>
                <w:noProof/>
                <w:webHidden/>
              </w:rPr>
              <w:fldChar w:fldCharType="end"/>
            </w:r>
          </w:hyperlink>
        </w:p>
        <w:p w:rsidR="005B5194" w:rsidRDefault="001B0E1D">
          <w:pPr>
            <w:pStyle w:val="Sumrio1"/>
            <w:rPr>
              <w:rFonts w:eastAsiaTheme="minorEastAsia"/>
              <w:noProof/>
              <w:lang w:eastAsia="pt-BR"/>
            </w:rPr>
          </w:pPr>
          <w:hyperlink w:anchor="_Toc404667084" w:history="1">
            <w:r w:rsidR="005B5194" w:rsidRPr="00CD6352">
              <w:rPr>
                <w:rStyle w:val="Hyperlink"/>
                <w:rFonts w:ascii="Times New Roman" w:hAnsi="Times New Roman" w:cs="Times New Roman"/>
                <w:caps/>
                <w:noProof/>
              </w:rPr>
              <w:t>3.1.3</w:t>
            </w:r>
            <w:r w:rsidR="005B5194">
              <w:rPr>
                <w:rFonts w:eastAsiaTheme="minorEastAsia"/>
                <w:noProof/>
                <w:lang w:eastAsia="pt-BR"/>
              </w:rPr>
              <w:tab/>
            </w:r>
            <w:r w:rsidR="005B5194" w:rsidRPr="00CD6352">
              <w:rPr>
                <w:rStyle w:val="Hyperlink"/>
                <w:rFonts w:ascii="Times New Roman" w:hAnsi="Times New Roman" w:cs="Times New Roman"/>
                <w:noProof/>
              </w:rPr>
              <w:t>MODELO DE MATURIDADE PARA SOA</w:t>
            </w:r>
            <w:r w:rsidR="005B5194">
              <w:rPr>
                <w:noProof/>
                <w:webHidden/>
              </w:rPr>
              <w:tab/>
            </w:r>
            <w:r>
              <w:rPr>
                <w:noProof/>
                <w:webHidden/>
              </w:rPr>
              <w:fldChar w:fldCharType="begin"/>
            </w:r>
            <w:r w:rsidR="005B5194">
              <w:rPr>
                <w:noProof/>
                <w:webHidden/>
              </w:rPr>
              <w:instrText xml:space="preserve"> PAGEREF _Toc404667084 \h </w:instrText>
            </w:r>
            <w:r>
              <w:rPr>
                <w:noProof/>
                <w:webHidden/>
              </w:rPr>
            </w:r>
            <w:r>
              <w:rPr>
                <w:noProof/>
                <w:webHidden/>
              </w:rPr>
              <w:fldChar w:fldCharType="separate"/>
            </w:r>
            <w:r w:rsidR="002720CC">
              <w:rPr>
                <w:noProof/>
                <w:webHidden/>
              </w:rPr>
              <w:t>24</w:t>
            </w:r>
            <w:r>
              <w:rPr>
                <w:noProof/>
                <w:webHidden/>
              </w:rPr>
              <w:fldChar w:fldCharType="end"/>
            </w:r>
          </w:hyperlink>
        </w:p>
        <w:p w:rsidR="005B5194" w:rsidRDefault="001B0E1D">
          <w:pPr>
            <w:pStyle w:val="Sumrio1"/>
            <w:rPr>
              <w:rFonts w:eastAsiaTheme="minorEastAsia"/>
              <w:noProof/>
              <w:lang w:eastAsia="pt-BR"/>
            </w:rPr>
          </w:pPr>
          <w:hyperlink w:anchor="_Toc404667085" w:history="1">
            <w:r w:rsidR="005B5194" w:rsidRPr="00CD6352">
              <w:rPr>
                <w:rStyle w:val="Hyperlink"/>
                <w:rFonts w:ascii="Times New Roman" w:hAnsi="Times New Roman" w:cs="Times New Roman"/>
                <w:caps/>
                <w:noProof/>
              </w:rPr>
              <w:t>3.2</w:t>
            </w:r>
            <w:r w:rsidR="005B5194">
              <w:rPr>
                <w:rFonts w:eastAsiaTheme="minorEastAsia"/>
                <w:noProof/>
                <w:lang w:eastAsia="pt-BR"/>
              </w:rPr>
              <w:tab/>
            </w:r>
            <w:r w:rsidR="005B5194" w:rsidRPr="00CD6352">
              <w:rPr>
                <w:rStyle w:val="Hyperlink"/>
                <w:rFonts w:ascii="Times New Roman" w:hAnsi="Times New Roman" w:cs="Times New Roman"/>
                <w:caps/>
                <w:noProof/>
              </w:rPr>
              <w:t>web services</w:t>
            </w:r>
            <w:r w:rsidR="005B5194">
              <w:rPr>
                <w:noProof/>
                <w:webHidden/>
              </w:rPr>
              <w:tab/>
            </w:r>
            <w:r>
              <w:rPr>
                <w:noProof/>
                <w:webHidden/>
              </w:rPr>
              <w:fldChar w:fldCharType="begin"/>
            </w:r>
            <w:r w:rsidR="005B5194">
              <w:rPr>
                <w:noProof/>
                <w:webHidden/>
              </w:rPr>
              <w:instrText xml:space="preserve"> PAGEREF _Toc404667085 \h </w:instrText>
            </w:r>
            <w:r>
              <w:rPr>
                <w:noProof/>
                <w:webHidden/>
              </w:rPr>
            </w:r>
            <w:r>
              <w:rPr>
                <w:noProof/>
                <w:webHidden/>
              </w:rPr>
              <w:fldChar w:fldCharType="separate"/>
            </w:r>
            <w:r w:rsidR="002720CC">
              <w:rPr>
                <w:noProof/>
                <w:webHidden/>
              </w:rPr>
              <w:t>25</w:t>
            </w:r>
            <w:r>
              <w:rPr>
                <w:noProof/>
                <w:webHidden/>
              </w:rPr>
              <w:fldChar w:fldCharType="end"/>
            </w:r>
          </w:hyperlink>
        </w:p>
        <w:p w:rsidR="005B5194" w:rsidRDefault="001B0E1D">
          <w:pPr>
            <w:pStyle w:val="Sumrio1"/>
            <w:rPr>
              <w:rFonts w:eastAsiaTheme="minorEastAsia"/>
              <w:noProof/>
              <w:lang w:eastAsia="pt-BR"/>
            </w:rPr>
          </w:pPr>
          <w:hyperlink w:anchor="_Toc404667086" w:history="1">
            <w:r w:rsidR="005B5194" w:rsidRPr="00CD6352">
              <w:rPr>
                <w:rStyle w:val="Hyperlink"/>
                <w:rFonts w:ascii="Times New Roman" w:hAnsi="Times New Roman" w:cs="Times New Roman"/>
                <w:caps/>
                <w:noProof/>
              </w:rPr>
              <w:t>3.2.1</w:t>
            </w:r>
            <w:r w:rsidR="005B5194">
              <w:rPr>
                <w:rFonts w:eastAsiaTheme="minorEastAsia"/>
                <w:noProof/>
                <w:lang w:eastAsia="pt-BR"/>
              </w:rPr>
              <w:tab/>
            </w:r>
            <w:r w:rsidR="005B5194" w:rsidRPr="00CD6352">
              <w:rPr>
                <w:rStyle w:val="Hyperlink"/>
                <w:rFonts w:ascii="Times New Roman" w:hAnsi="Times New Roman" w:cs="Times New Roman"/>
                <w:caps/>
                <w:noProof/>
              </w:rPr>
              <w:t>SOAP</w:t>
            </w:r>
            <w:r w:rsidR="005B5194">
              <w:rPr>
                <w:noProof/>
                <w:webHidden/>
              </w:rPr>
              <w:tab/>
            </w:r>
            <w:r>
              <w:rPr>
                <w:noProof/>
                <w:webHidden/>
              </w:rPr>
              <w:fldChar w:fldCharType="begin"/>
            </w:r>
            <w:r w:rsidR="005B5194">
              <w:rPr>
                <w:noProof/>
                <w:webHidden/>
              </w:rPr>
              <w:instrText xml:space="preserve"> PAGEREF _Toc404667086 \h </w:instrText>
            </w:r>
            <w:r>
              <w:rPr>
                <w:noProof/>
                <w:webHidden/>
              </w:rPr>
            </w:r>
            <w:r>
              <w:rPr>
                <w:noProof/>
                <w:webHidden/>
              </w:rPr>
              <w:fldChar w:fldCharType="separate"/>
            </w:r>
            <w:r w:rsidR="002720CC">
              <w:rPr>
                <w:noProof/>
                <w:webHidden/>
              </w:rPr>
              <w:t>26</w:t>
            </w:r>
            <w:r>
              <w:rPr>
                <w:noProof/>
                <w:webHidden/>
              </w:rPr>
              <w:fldChar w:fldCharType="end"/>
            </w:r>
          </w:hyperlink>
        </w:p>
        <w:p w:rsidR="005B5194" w:rsidRDefault="001B0E1D">
          <w:pPr>
            <w:pStyle w:val="Sumrio1"/>
            <w:rPr>
              <w:rFonts w:eastAsiaTheme="minorEastAsia"/>
              <w:noProof/>
              <w:lang w:eastAsia="pt-BR"/>
            </w:rPr>
          </w:pPr>
          <w:hyperlink w:anchor="_Toc404667087" w:history="1">
            <w:r w:rsidR="005B5194" w:rsidRPr="00CD6352">
              <w:rPr>
                <w:rStyle w:val="Hyperlink"/>
                <w:rFonts w:ascii="Times New Roman" w:hAnsi="Times New Roman" w:cs="Times New Roman"/>
                <w:caps/>
                <w:noProof/>
              </w:rPr>
              <w:t>3.2.2</w:t>
            </w:r>
            <w:r w:rsidR="005B5194">
              <w:rPr>
                <w:rFonts w:eastAsiaTheme="minorEastAsia"/>
                <w:noProof/>
                <w:lang w:eastAsia="pt-BR"/>
              </w:rPr>
              <w:tab/>
            </w:r>
            <w:r w:rsidR="005B5194" w:rsidRPr="00CD6352">
              <w:rPr>
                <w:rStyle w:val="Hyperlink"/>
                <w:rFonts w:ascii="Times New Roman" w:hAnsi="Times New Roman" w:cs="Times New Roman"/>
                <w:caps/>
                <w:noProof/>
              </w:rPr>
              <w:t>WSDL</w:t>
            </w:r>
            <w:r w:rsidR="005B5194">
              <w:rPr>
                <w:noProof/>
                <w:webHidden/>
              </w:rPr>
              <w:tab/>
            </w:r>
            <w:r>
              <w:rPr>
                <w:noProof/>
                <w:webHidden/>
              </w:rPr>
              <w:fldChar w:fldCharType="begin"/>
            </w:r>
            <w:r w:rsidR="005B5194">
              <w:rPr>
                <w:noProof/>
                <w:webHidden/>
              </w:rPr>
              <w:instrText xml:space="preserve"> PAGEREF _Toc404667087 \h </w:instrText>
            </w:r>
            <w:r>
              <w:rPr>
                <w:noProof/>
                <w:webHidden/>
              </w:rPr>
            </w:r>
            <w:r>
              <w:rPr>
                <w:noProof/>
                <w:webHidden/>
              </w:rPr>
              <w:fldChar w:fldCharType="separate"/>
            </w:r>
            <w:r w:rsidR="002720CC">
              <w:rPr>
                <w:noProof/>
                <w:webHidden/>
              </w:rPr>
              <w:t>27</w:t>
            </w:r>
            <w:r>
              <w:rPr>
                <w:noProof/>
                <w:webHidden/>
              </w:rPr>
              <w:fldChar w:fldCharType="end"/>
            </w:r>
          </w:hyperlink>
        </w:p>
        <w:p w:rsidR="005B5194" w:rsidRDefault="001B0E1D">
          <w:pPr>
            <w:pStyle w:val="Sumrio1"/>
            <w:rPr>
              <w:rFonts w:eastAsiaTheme="minorEastAsia"/>
              <w:noProof/>
              <w:lang w:eastAsia="pt-BR"/>
            </w:rPr>
          </w:pPr>
          <w:hyperlink w:anchor="_Toc404667088" w:history="1">
            <w:r w:rsidR="005B5194" w:rsidRPr="00CD6352">
              <w:rPr>
                <w:rStyle w:val="Hyperlink"/>
                <w:rFonts w:ascii="Times New Roman" w:hAnsi="Times New Roman" w:cs="Times New Roman"/>
                <w:caps/>
                <w:noProof/>
              </w:rPr>
              <w:t>3.2.3</w:t>
            </w:r>
            <w:r w:rsidR="005B5194">
              <w:rPr>
                <w:rFonts w:eastAsiaTheme="minorEastAsia"/>
                <w:noProof/>
                <w:lang w:eastAsia="pt-BR"/>
              </w:rPr>
              <w:tab/>
            </w:r>
            <w:r w:rsidR="005B5194" w:rsidRPr="00CD6352">
              <w:rPr>
                <w:rStyle w:val="Hyperlink"/>
                <w:rFonts w:ascii="Times New Roman" w:hAnsi="Times New Roman" w:cs="Times New Roman"/>
                <w:caps/>
                <w:noProof/>
              </w:rPr>
              <w:t>UDDI</w:t>
            </w:r>
            <w:r w:rsidR="005B5194">
              <w:rPr>
                <w:noProof/>
                <w:webHidden/>
              </w:rPr>
              <w:tab/>
            </w:r>
            <w:r>
              <w:rPr>
                <w:noProof/>
                <w:webHidden/>
              </w:rPr>
              <w:fldChar w:fldCharType="begin"/>
            </w:r>
            <w:r w:rsidR="005B5194">
              <w:rPr>
                <w:noProof/>
                <w:webHidden/>
              </w:rPr>
              <w:instrText xml:space="preserve"> PAGEREF _Toc404667088 \h </w:instrText>
            </w:r>
            <w:r>
              <w:rPr>
                <w:noProof/>
                <w:webHidden/>
              </w:rPr>
            </w:r>
            <w:r>
              <w:rPr>
                <w:noProof/>
                <w:webHidden/>
              </w:rPr>
              <w:fldChar w:fldCharType="separate"/>
            </w:r>
            <w:r w:rsidR="002720CC">
              <w:rPr>
                <w:noProof/>
                <w:webHidden/>
              </w:rPr>
              <w:t>28</w:t>
            </w:r>
            <w:r>
              <w:rPr>
                <w:noProof/>
                <w:webHidden/>
              </w:rPr>
              <w:fldChar w:fldCharType="end"/>
            </w:r>
          </w:hyperlink>
        </w:p>
        <w:p w:rsidR="005B5194" w:rsidRDefault="001B0E1D">
          <w:pPr>
            <w:pStyle w:val="Sumrio1"/>
            <w:rPr>
              <w:rFonts w:eastAsiaTheme="minorEastAsia"/>
              <w:noProof/>
              <w:lang w:eastAsia="pt-BR"/>
            </w:rPr>
          </w:pPr>
          <w:hyperlink w:anchor="_Toc404667089" w:history="1">
            <w:r w:rsidR="005B5194" w:rsidRPr="00CD6352">
              <w:rPr>
                <w:rStyle w:val="Hyperlink"/>
                <w:rFonts w:ascii="Times New Roman" w:hAnsi="Times New Roman" w:cs="Times New Roman"/>
                <w:caps/>
                <w:noProof/>
              </w:rPr>
              <w:t>3.3</w:t>
            </w:r>
            <w:r w:rsidR="005B5194">
              <w:rPr>
                <w:rFonts w:eastAsiaTheme="minorEastAsia"/>
                <w:noProof/>
                <w:lang w:eastAsia="pt-BR"/>
              </w:rPr>
              <w:tab/>
            </w:r>
            <w:r w:rsidR="005B5194" w:rsidRPr="00CD6352">
              <w:rPr>
                <w:rStyle w:val="Hyperlink"/>
                <w:rFonts w:ascii="Times New Roman" w:hAnsi="Times New Roman" w:cs="Times New Roman"/>
                <w:noProof/>
              </w:rPr>
              <w:t>TERCEIRIZAÇÃO DE SERVIÇOS NO TOCANTINS</w:t>
            </w:r>
            <w:r w:rsidR="005B5194">
              <w:rPr>
                <w:noProof/>
                <w:webHidden/>
              </w:rPr>
              <w:tab/>
            </w:r>
            <w:r>
              <w:rPr>
                <w:noProof/>
                <w:webHidden/>
              </w:rPr>
              <w:fldChar w:fldCharType="begin"/>
            </w:r>
            <w:r w:rsidR="005B5194">
              <w:rPr>
                <w:noProof/>
                <w:webHidden/>
              </w:rPr>
              <w:instrText xml:space="preserve"> PAGEREF _Toc404667089 \h </w:instrText>
            </w:r>
            <w:r>
              <w:rPr>
                <w:noProof/>
                <w:webHidden/>
              </w:rPr>
            </w:r>
            <w:r>
              <w:rPr>
                <w:noProof/>
                <w:webHidden/>
              </w:rPr>
              <w:fldChar w:fldCharType="separate"/>
            </w:r>
            <w:r w:rsidR="002720CC">
              <w:rPr>
                <w:noProof/>
                <w:webHidden/>
              </w:rPr>
              <w:t>28</w:t>
            </w:r>
            <w:r>
              <w:rPr>
                <w:noProof/>
                <w:webHidden/>
              </w:rPr>
              <w:fldChar w:fldCharType="end"/>
            </w:r>
          </w:hyperlink>
        </w:p>
        <w:p w:rsidR="005B5194" w:rsidRDefault="001B0E1D">
          <w:pPr>
            <w:pStyle w:val="Sumrio1"/>
            <w:rPr>
              <w:rFonts w:eastAsiaTheme="minorEastAsia"/>
              <w:noProof/>
              <w:lang w:eastAsia="pt-BR"/>
            </w:rPr>
          </w:pPr>
          <w:hyperlink w:anchor="_Toc404667090" w:history="1">
            <w:r w:rsidR="005B5194" w:rsidRPr="00CD6352">
              <w:rPr>
                <w:rStyle w:val="Hyperlink"/>
                <w:rFonts w:ascii="Times New Roman" w:hAnsi="Times New Roman" w:cs="Times New Roman"/>
                <w:caps/>
                <w:noProof/>
              </w:rPr>
              <w:t>3.4</w:t>
            </w:r>
            <w:r w:rsidR="005B5194">
              <w:rPr>
                <w:rFonts w:eastAsiaTheme="minorEastAsia"/>
                <w:noProof/>
                <w:lang w:eastAsia="pt-BR"/>
              </w:rPr>
              <w:tab/>
            </w:r>
            <w:r w:rsidR="005B5194" w:rsidRPr="00CD6352">
              <w:rPr>
                <w:rStyle w:val="Hyperlink"/>
                <w:rFonts w:ascii="Times New Roman" w:hAnsi="Times New Roman" w:cs="Times New Roman"/>
                <w:caps/>
                <w:noProof/>
              </w:rPr>
              <w:t>Trabalhos Relacionados</w:t>
            </w:r>
            <w:r w:rsidR="005B5194">
              <w:rPr>
                <w:noProof/>
                <w:webHidden/>
              </w:rPr>
              <w:tab/>
            </w:r>
            <w:r>
              <w:rPr>
                <w:noProof/>
                <w:webHidden/>
              </w:rPr>
              <w:fldChar w:fldCharType="begin"/>
            </w:r>
            <w:r w:rsidR="005B5194">
              <w:rPr>
                <w:noProof/>
                <w:webHidden/>
              </w:rPr>
              <w:instrText xml:space="preserve"> PAGEREF _Toc404667090 \h </w:instrText>
            </w:r>
            <w:r>
              <w:rPr>
                <w:noProof/>
                <w:webHidden/>
              </w:rPr>
            </w:r>
            <w:r>
              <w:rPr>
                <w:noProof/>
                <w:webHidden/>
              </w:rPr>
              <w:fldChar w:fldCharType="separate"/>
            </w:r>
            <w:r w:rsidR="002720CC">
              <w:rPr>
                <w:noProof/>
                <w:webHidden/>
              </w:rPr>
              <w:t>32</w:t>
            </w:r>
            <w:r>
              <w:rPr>
                <w:noProof/>
                <w:webHidden/>
              </w:rPr>
              <w:fldChar w:fldCharType="end"/>
            </w:r>
          </w:hyperlink>
        </w:p>
        <w:p w:rsidR="005B5194" w:rsidRDefault="001B0E1D">
          <w:pPr>
            <w:pStyle w:val="Sumrio1"/>
            <w:rPr>
              <w:rFonts w:eastAsiaTheme="minorEastAsia"/>
              <w:noProof/>
              <w:lang w:eastAsia="pt-BR"/>
            </w:rPr>
          </w:pPr>
          <w:hyperlink w:anchor="_Toc404667091" w:history="1">
            <w:r w:rsidR="005B5194" w:rsidRPr="00CD6352">
              <w:rPr>
                <w:rStyle w:val="Hyperlink"/>
                <w:rFonts w:ascii="Times New Roman" w:hAnsi="Times New Roman" w:cs="Times New Roman"/>
                <w:caps/>
                <w:noProof/>
              </w:rPr>
              <w:t>3.4.1</w:t>
            </w:r>
            <w:r w:rsidR="005B5194">
              <w:rPr>
                <w:rFonts w:eastAsiaTheme="minorEastAsia"/>
                <w:noProof/>
                <w:lang w:eastAsia="pt-BR"/>
              </w:rPr>
              <w:tab/>
            </w:r>
            <w:r w:rsidR="005B5194" w:rsidRPr="00CD6352">
              <w:rPr>
                <w:rStyle w:val="Hyperlink"/>
                <w:rFonts w:ascii="Times New Roman" w:hAnsi="Times New Roman" w:cs="Times New Roman"/>
                <w:caps/>
                <w:noProof/>
              </w:rPr>
              <w:t>GetNinjas</w:t>
            </w:r>
            <w:r w:rsidR="005B5194">
              <w:rPr>
                <w:noProof/>
                <w:webHidden/>
              </w:rPr>
              <w:tab/>
            </w:r>
            <w:r>
              <w:rPr>
                <w:noProof/>
                <w:webHidden/>
              </w:rPr>
              <w:fldChar w:fldCharType="begin"/>
            </w:r>
            <w:r w:rsidR="005B5194">
              <w:rPr>
                <w:noProof/>
                <w:webHidden/>
              </w:rPr>
              <w:instrText xml:space="preserve"> PAGEREF _Toc404667091 \h </w:instrText>
            </w:r>
            <w:r>
              <w:rPr>
                <w:noProof/>
                <w:webHidden/>
              </w:rPr>
            </w:r>
            <w:r>
              <w:rPr>
                <w:noProof/>
                <w:webHidden/>
              </w:rPr>
              <w:fldChar w:fldCharType="separate"/>
            </w:r>
            <w:r w:rsidR="002720CC">
              <w:rPr>
                <w:noProof/>
                <w:webHidden/>
              </w:rPr>
              <w:t>32</w:t>
            </w:r>
            <w:r>
              <w:rPr>
                <w:noProof/>
                <w:webHidden/>
              </w:rPr>
              <w:fldChar w:fldCharType="end"/>
            </w:r>
          </w:hyperlink>
        </w:p>
        <w:p w:rsidR="005B5194" w:rsidRDefault="001B0E1D">
          <w:pPr>
            <w:pStyle w:val="Sumrio1"/>
            <w:rPr>
              <w:rFonts w:eastAsiaTheme="minorEastAsia"/>
              <w:noProof/>
              <w:lang w:eastAsia="pt-BR"/>
            </w:rPr>
          </w:pPr>
          <w:hyperlink w:anchor="_Toc404667092" w:history="1">
            <w:r w:rsidR="005B5194" w:rsidRPr="00CD6352">
              <w:rPr>
                <w:rStyle w:val="Hyperlink"/>
                <w:rFonts w:ascii="Times New Roman" w:hAnsi="Times New Roman" w:cs="Times New Roman"/>
                <w:caps/>
                <w:noProof/>
              </w:rPr>
              <w:t>3.4.2</w:t>
            </w:r>
            <w:r w:rsidR="005B5194">
              <w:rPr>
                <w:rFonts w:eastAsiaTheme="minorEastAsia"/>
                <w:noProof/>
                <w:lang w:eastAsia="pt-BR"/>
              </w:rPr>
              <w:tab/>
            </w:r>
            <w:r w:rsidR="005B5194" w:rsidRPr="00CD6352">
              <w:rPr>
                <w:rStyle w:val="Hyperlink"/>
                <w:rFonts w:ascii="Times New Roman" w:hAnsi="Times New Roman" w:cs="Times New Roman"/>
                <w:caps/>
                <w:noProof/>
              </w:rPr>
              <w:t>Recomind.net</w:t>
            </w:r>
            <w:r w:rsidR="005B5194">
              <w:rPr>
                <w:noProof/>
                <w:webHidden/>
              </w:rPr>
              <w:tab/>
            </w:r>
            <w:r>
              <w:rPr>
                <w:noProof/>
                <w:webHidden/>
              </w:rPr>
              <w:fldChar w:fldCharType="begin"/>
            </w:r>
            <w:r w:rsidR="005B5194">
              <w:rPr>
                <w:noProof/>
                <w:webHidden/>
              </w:rPr>
              <w:instrText xml:space="preserve"> PAGEREF _Toc404667092 \h </w:instrText>
            </w:r>
            <w:r>
              <w:rPr>
                <w:noProof/>
                <w:webHidden/>
              </w:rPr>
            </w:r>
            <w:r>
              <w:rPr>
                <w:noProof/>
                <w:webHidden/>
              </w:rPr>
              <w:fldChar w:fldCharType="separate"/>
            </w:r>
            <w:r w:rsidR="002720CC">
              <w:rPr>
                <w:noProof/>
                <w:webHidden/>
              </w:rPr>
              <w:t>33</w:t>
            </w:r>
            <w:r>
              <w:rPr>
                <w:noProof/>
                <w:webHidden/>
              </w:rPr>
              <w:fldChar w:fldCharType="end"/>
            </w:r>
          </w:hyperlink>
        </w:p>
        <w:p w:rsidR="005B5194" w:rsidRDefault="001B0E1D">
          <w:pPr>
            <w:pStyle w:val="Sumrio1"/>
            <w:rPr>
              <w:rFonts w:eastAsiaTheme="minorEastAsia"/>
              <w:noProof/>
              <w:lang w:eastAsia="pt-BR"/>
            </w:rPr>
          </w:pPr>
          <w:hyperlink w:anchor="_Toc404667093" w:history="1">
            <w:r w:rsidR="005B5194" w:rsidRPr="00CD6352">
              <w:rPr>
                <w:rStyle w:val="Hyperlink"/>
                <w:rFonts w:ascii="Times New Roman" w:hAnsi="Times New Roman" w:cs="Times New Roman"/>
                <w:caps/>
                <w:noProof/>
              </w:rPr>
              <w:t>3.4.3</w:t>
            </w:r>
            <w:r w:rsidR="005B5194">
              <w:rPr>
                <w:rFonts w:eastAsiaTheme="minorEastAsia"/>
                <w:noProof/>
                <w:lang w:eastAsia="pt-BR"/>
              </w:rPr>
              <w:tab/>
            </w:r>
            <w:r w:rsidR="005B5194" w:rsidRPr="00CD6352">
              <w:rPr>
                <w:rStyle w:val="Hyperlink"/>
                <w:rFonts w:ascii="Times New Roman" w:hAnsi="Times New Roman" w:cs="Times New Roman"/>
                <w:caps/>
                <w:noProof/>
              </w:rPr>
              <w:t>Um estudo sobre a integração de serviços utilizando SOA e BPM Estudo de Caso: Seguradora</w:t>
            </w:r>
            <w:r w:rsidR="005B5194">
              <w:rPr>
                <w:noProof/>
                <w:webHidden/>
              </w:rPr>
              <w:tab/>
            </w:r>
            <w:r>
              <w:rPr>
                <w:noProof/>
                <w:webHidden/>
              </w:rPr>
              <w:fldChar w:fldCharType="begin"/>
            </w:r>
            <w:r w:rsidR="005B5194">
              <w:rPr>
                <w:noProof/>
                <w:webHidden/>
              </w:rPr>
              <w:instrText xml:space="preserve"> PAGEREF _Toc404667093 \h </w:instrText>
            </w:r>
            <w:r>
              <w:rPr>
                <w:noProof/>
                <w:webHidden/>
              </w:rPr>
            </w:r>
            <w:r>
              <w:rPr>
                <w:noProof/>
                <w:webHidden/>
              </w:rPr>
              <w:fldChar w:fldCharType="separate"/>
            </w:r>
            <w:r w:rsidR="002720CC">
              <w:rPr>
                <w:noProof/>
                <w:webHidden/>
              </w:rPr>
              <w:t>34</w:t>
            </w:r>
            <w:r>
              <w:rPr>
                <w:noProof/>
                <w:webHidden/>
              </w:rPr>
              <w:fldChar w:fldCharType="end"/>
            </w:r>
          </w:hyperlink>
        </w:p>
        <w:p w:rsidR="005B5194" w:rsidRDefault="001B0E1D">
          <w:pPr>
            <w:pStyle w:val="Sumrio1"/>
            <w:rPr>
              <w:rFonts w:eastAsiaTheme="minorEastAsia"/>
              <w:noProof/>
              <w:lang w:eastAsia="pt-BR"/>
            </w:rPr>
          </w:pPr>
          <w:hyperlink w:anchor="_Toc404667094" w:history="1">
            <w:r w:rsidR="005B5194" w:rsidRPr="00CD6352">
              <w:rPr>
                <w:rStyle w:val="Hyperlink"/>
                <w:rFonts w:ascii="Times New Roman" w:hAnsi="Times New Roman" w:cs="Times New Roman"/>
                <w:noProof/>
              </w:rPr>
              <w:t>4</w:t>
            </w:r>
            <w:r w:rsidR="005B5194">
              <w:rPr>
                <w:rFonts w:eastAsiaTheme="minorEastAsia"/>
                <w:noProof/>
                <w:lang w:eastAsia="pt-BR"/>
              </w:rPr>
              <w:tab/>
            </w:r>
            <w:r w:rsidR="005B5194" w:rsidRPr="00CD6352">
              <w:rPr>
                <w:rStyle w:val="Hyperlink"/>
                <w:rFonts w:ascii="Times New Roman" w:hAnsi="Times New Roman" w:cs="Times New Roman"/>
                <w:noProof/>
              </w:rPr>
              <w:t>METODOLOGIA</w:t>
            </w:r>
            <w:r w:rsidR="005B5194">
              <w:rPr>
                <w:noProof/>
                <w:webHidden/>
              </w:rPr>
              <w:tab/>
            </w:r>
            <w:r>
              <w:rPr>
                <w:noProof/>
                <w:webHidden/>
              </w:rPr>
              <w:fldChar w:fldCharType="begin"/>
            </w:r>
            <w:r w:rsidR="005B5194">
              <w:rPr>
                <w:noProof/>
                <w:webHidden/>
              </w:rPr>
              <w:instrText xml:space="preserve"> PAGEREF _Toc404667094 \h </w:instrText>
            </w:r>
            <w:r>
              <w:rPr>
                <w:noProof/>
                <w:webHidden/>
              </w:rPr>
            </w:r>
            <w:r>
              <w:rPr>
                <w:noProof/>
                <w:webHidden/>
              </w:rPr>
              <w:fldChar w:fldCharType="separate"/>
            </w:r>
            <w:r w:rsidR="002720CC">
              <w:rPr>
                <w:noProof/>
                <w:webHidden/>
              </w:rPr>
              <w:t>35</w:t>
            </w:r>
            <w:r>
              <w:rPr>
                <w:noProof/>
                <w:webHidden/>
              </w:rPr>
              <w:fldChar w:fldCharType="end"/>
            </w:r>
          </w:hyperlink>
        </w:p>
        <w:p w:rsidR="005B5194" w:rsidRDefault="001B0E1D">
          <w:pPr>
            <w:pStyle w:val="Sumrio1"/>
            <w:rPr>
              <w:rFonts w:eastAsiaTheme="minorEastAsia"/>
              <w:noProof/>
              <w:lang w:eastAsia="pt-BR"/>
            </w:rPr>
          </w:pPr>
          <w:hyperlink w:anchor="_Toc404667095" w:history="1">
            <w:r w:rsidR="005B5194" w:rsidRPr="00CD6352">
              <w:rPr>
                <w:rStyle w:val="Hyperlink"/>
                <w:rFonts w:ascii="Times New Roman" w:hAnsi="Times New Roman" w:cs="Times New Roman"/>
                <w:caps/>
                <w:noProof/>
              </w:rPr>
              <w:t>5</w:t>
            </w:r>
            <w:r w:rsidR="005B5194">
              <w:rPr>
                <w:rFonts w:eastAsiaTheme="minorEastAsia"/>
                <w:noProof/>
                <w:lang w:eastAsia="pt-BR"/>
              </w:rPr>
              <w:tab/>
            </w:r>
            <w:r w:rsidR="005B5194" w:rsidRPr="00CD6352">
              <w:rPr>
                <w:rStyle w:val="Hyperlink"/>
                <w:rFonts w:ascii="Times New Roman" w:hAnsi="Times New Roman" w:cs="Times New Roman"/>
                <w:caps/>
                <w:noProof/>
              </w:rPr>
              <w:t>desenvolvimento</w:t>
            </w:r>
            <w:r w:rsidR="005B5194">
              <w:rPr>
                <w:noProof/>
                <w:webHidden/>
              </w:rPr>
              <w:tab/>
            </w:r>
            <w:r>
              <w:rPr>
                <w:noProof/>
                <w:webHidden/>
              </w:rPr>
              <w:fldChar w:fldCharType="begin"/>
            </w:r>
            <w:r w:rsidR="005B5194">
              <w:rPr>
                <w:noProof/>
                <w:webHidden/>
              </w:rPr>
              <w:instrText xml:space="preserve"> PAGEREF _Toc404667095 \h </w:instrText>
            </w:r>
            <w:r>
              <w:rPr>
                <w:noProof/>
                <w:webHidden/>
              </w:rPr>
            </w:r>
            <w:r>
              <w:rPr>
                <w:noProof/>
                <w:webHidden/>
              </w:rPr>
              <w:fldChar w:fldCharType="separate"/>
            </w:r>
            <w:r w:rsidR="002720CC">
              <w:rPr>
                <w:noProof/>
                <w:webHidden/>
              </w:rPr>
              <w:t>37</w:t>
            </w:r>
            <w:r>
              <w:rPr>
                <w:noProof/>
                <w:webHidden/>
              </w:rPr>
              <w:fldChar w:fldCharType="end"/>
            </w:r>
          </w:hyperlink>
        </w:p>
        <w:p w:rsidR="005B5194" w:rsidRDefault="001B0E1D">
          <w:pPr>
            <w:pStyle w:val="Sumrio1"/>
            <w:rPr>
              <w:rFonts w:eastAsiaTheme="minorEastAsia"/>
              <w:noProof/>
              <w:lang w:eastAsia="pt-BR"/>
            </w:rPr>
          </w:pPr>
          <w:hyperlink w:anchor="_Toc404667096" w:history="1">
            <w:r w:rsidR="005B5194" w:rsidRPr="00CD6352">
              <w:rPr>
                <w:rStyle w:val="Hyperlink"/>
                <w:rFonts w:ascii="Times New Roman" w:hAnsi="Times New Roman" w:cs="Times New Roman"/>
                <w:caps/>
                <w:noProof/>
              </w:rPr>
              <w:t>5.1</w:t>
            </w:r>
            <w:r w:rsidR="005B5194">
              <w:rPr>
                <w:rFonts w:eastAsiaTheme="minorEastAsia"/>
                <w:noProof/>
                <w:lang w:eastAsia="pt-BR"/>
              </w:rPr>
              <w:tab/>
            </w:r>
            <w:r w:rsidR="005B5194" w:rsidRPr="00CD6352">
              <w:rPr>
                <w:rStyle w:val="Hyperlink"/>
                <w:rFonts w:ascii="Times New Roman" w:hAnsi="Times New Roman" w:cs="Times New Roman"/>
                <w:caps/>
                <w:noProof/>
              </w:rPr>
              <w:t>Visão Geral da Ferramenta</w:t>
            </w:r>
            <w:r w:rsidR="005B5194">
              <w:rPr>
                <w:noProof/>
                <w:webHidden/>
              </w:rPr>
              <w:tab/>
            </w:r>
            <w:r>
              <w:rPr>
                <w:noProof/>
                <w:webHidden/>
              </w:rPr>
              <w:fldChar w:fldCharType="begin"/>
            </w:r>
            <w:r w:rsidR="005B5194">
              <w:rPr>
                <w:noProof/>
                <w:webHidden/>
              </w:rPr>
              <w:instrText xml:space="preserve"> PAGEREF _Toc404667096 \h </w:instrText>
            </w:r>
            <w:r>
              <w:rPr>
                <w:noProof/>
                <w:webHidden/>
              </w:rPr>
            </w:r>
            <w:r>
              <w:rPr>
                <w:noProof/>
                <w:webHidden/>
              </w:rPr>
              <w:fldChar w:fldCharType="separate"/>
            </w:r>
            <w:r w:rsidR="002720CC">
              <w:rPr>
                <w:noProof/>
                <w:webHidden/>
              </w:rPr>
              <w:t>37</w:t>
            </w:r>
            <w:r>
              <w:rPr>
                <w:noProof/>
                <w:webHidden/>
              </w:rPr>
              <w:fldChar w:fldCharType="end"/>
            </w:r>
          </w:hyperlink>
        </w:p>
        <w:p w:rsidR="005B5194" w:rsidRDefault="001B0E1D">
          <w:pPr>
            <w:pStyle w:val="Sumrio1"/>
            <w:rPr>
              <w:rFonts w:eastAsiaTheme="minorEastAsia"/>
              <w:noProof/>
              <w:lang w:eastAsia="pt-BR"/>
            </w:rPr>
          </w:pPr>
          <w:hyperlink w:anchor="_Toc404667097" w:history="1">
            <w:r w:rsidR="005B5194" w:rsidRPr="00CD6352">
              <w:rPr>
                <w:rStyle w:val="Hyperlink"/>
                <w:rFonts w:ascii="Times New Roman" w:hAnsi="Times New Roman" w:cs="Times New Roman"/>
                <w:caps/>
                <w:noProof/>
              </w:rPr>
              <w:t>5.2</w:t>
            </w:r>
            <w:r w:rsidR="005B5194">
              <w:rPr>
                <w:rFonts w:eastAsiaTheme="minorEastAsia"/>
                <w:noProof/>
                <w:lang w:eastAsia="pt-BR"/>
              </w:rPr>
              <w:tab/>
            </w:r>
            <w:r w:rsidR="005B5194" w:rsidRPr="00CD6352">
              <w:rPr>
                <w:rStyle w:val="Hyperlink"/>
                <w:rFonts w:ascii="Times New Roman" w:hAnsi="Times New Roman" w:cs="Times New Roman"/>
                <w:caps/>
                <w:noProof/>
              </w:rPr>
              <w:t>Requisitos Funcionais</w:t>
            </w:r>
            <w:r w:rsidR="005B5194">
              <w:rPr>
                <w:noProof/>
                <w:webHidden/>
              </w:rPr>
              <w:tab/>
            </w:r>
            <w:r>
              <w:rPr>
                <w:noProof/>
                <w:webHidden/>
              </w:rPr>
              <w:fldChar w:fldCharType="begin"/>
            </w:r>
            <w:r w:rsidR="005B5194">
              <w:rPr>
                <w:noProof/>
                <w:webHidden/>
              </w:rPr>
              <w:instrText xml:space="preserve"> PAGEREF _Toc404667097 \h </w:instrText>
            </w:r>
            <w:r>
              <w:rPr>
                <w:noProof/>
                <w:webHidden/>
              </w:rPr>
            </w:r>
            <w:r>
              <w:rPr>
                <w:noProof/>
                <w:webHidden/>
              </w:rPr>
              <w:fldChar w:fldCharType="separate"/>
            </w:r>
            <w:r w:rsidR="002720CC">
              <w:rPr>
                <w:noProof/>
                <w:webHidden/>
              </w:rPr>
              <w:t>37</w:t>
            </w:r>
            <w:r>
              <w:rPr>
                <w:noProof/>
                <w:webHidden/>
              </w:rPr>
              <w:fldChar w:fldCharType="end"/>
            </w:r>
          </w:hyperlink>
        </w:p>
        <w:p w:rsidR="005B5194" w:rsidRDefault="001B0E1D">
          <w:pPr>
            <w:pStyle w:val="Sumrio1"/>
            <w:rPr>
              <w:rFonts w:eastAsiaTheme="minorEastAsia"/>
              <w:noProof/>
              <w:lang w:eastAsia="pt-BR"/>
            </w:rPr>
          </w:pPr>
          <w:hyperlink w:anchor="_Toc404667098" w:history="1">
            <w:r w:rsidR="005B5194" w:rsidRPr="00CD6352">
              <w:rPr>
                <w:rStyle w:val="Hyperlink"/>
                <w:rFonts w:ascii="Times New Roman" w:hAnsi="Times New Roman" w:cs="Times New Roman"/>
                <w:caps/>
                <w:noProof/>
              </w:rPr>
              <w:t>5.3</w:t>
            </w:r>
            <w:r w:rsidR="005B5194">
              <w:rPr>
                <w:rFonts w:eastAsiaTheme="minorEastAsia"/>
                <w:noProof/>
                <w:lang w:eastAsia="pt-BR"/>
              </w:rPr>
              <w:tab/>
            </w:r>
            <w:r w:rsidR="005B5194" w:rsidRPr="00CD6352">
              <w:rPr>
                <w:rStyle w:val="Hyperlink"/>
                <w:rFonts w:ascii="Times New Roman" w:hAnsi="Times New Roman" w:cs="Times New Roman"/>
                <w:caps/>
                <w:noProof/>
              </w:rPr>
              <w:t>REQUISITOS NÃO-FUNCIONAIS</w:t>
            </w:r>
            <w:r w:rsidR="005B5194">
              <w:rPr>
                <w:noProof/>
                <w:webHidden/>
              </w:rPr>
              <w:tab/>
            </w:r>
            <w:r>
              <w:rPr>
                <w:noProof/>
                <w:webHidden/>
              </w:rPr>
              <w:fldChar w:fldCharType="begin"/>
            </w:r>
            <w:r w:rsidR="005B5194">
              <w:rPr>
                <w:noProof/>
                <w:webHidden/>
              </w:rPr>
              <w:instrText xml:space="preserve"> PAGEREF _Toc404667098 \h </w:instrText>
            </w:r>
            <w:r>
              <w:rPr>
                <w:noProof/>
                <w:webHidden/>
              </w:rPr>
            </w:r>
            <w:r>
              <w:rPr>
                <w:noProof/>
                <w:webHidden/>
              </w:rPr>
              <w:fldChar w:fldCharType="separate"/>
            </w:r>
            <w:r w:rsidR="002720CC">
              <w:rPr>
                <w:noProof/>
                <w:webHidden/>
              </w:rPr>
              <w:t>41</w:t>
            </w:r>
            <w:r>
              <w:rPr>
                <w:noProof/>
                <w:webHidden/>
              </w:rPr>
              <w:fldChar w:fldCharType="end"/>
            </w:r>
          </w:hyperlink>
        </w:p>
        <w:p w:rsidR="005B5194" w:rsidRDefault="001B0E1D">
          <w:pPr>
            <w:pStyle w:val="Sumrio1"/>
            <w:rPr>
              <w:rFonts w:eastAsiaTheme="minorEastAsia"/>
              <w:noProof/>
              <w:lang w:eastAsia="pt-BR"/>
            </w:rPr>
          </w:pPr>
          <w:hyperlink w:anchor="_Toc404667099" w:history="1">
            <w:r w:rsidR="005B5194" w:rsidRPr="00CD6352">
              <w:rPr>
                <w:rStyle w:val="Hyperlink"/>
                <w:rFonts w:ascii="Times New Roman" w:hAnsi="Times New Roman" w:cs="Times New Roman"/>
                <w:caps/>
                <w:noProof/>
              </w:rPr>
              <w:t>5.4</w:t>
            </w:r>
            <w:r w:rsidR="005B5194">
              <w:rPr>
                <w:rFonts w:eastAsiaTheme="minorEastAsia"/>
                <w:noProof/>
                <w:lang w:eastAsia="pt-BR"/>
              </w:rPr>
              <w:tab/>
            </w:r>
            <w:r w:rsidR="005B5194" w:rsidRPr="00CD6352">
              <w:rPr>
                <w:rStyle w:val="Hyperlink"/>
                <w:rFonts w:ascii="Times New Roman" w:hAnsi="Times New Roman" w:cs="Times New Roman"/>
                <w:caps/>
                <w:noProof/>
              </w:rPr>
              <w:t>Modelagem</w:t>
            </w:r>
            <w:r w:rsidR="005B5194">
              <w:rPr>
                <w:noProof/>
                <w:webHidden/>
              </w:rPr>
              <w:tab/>
            </w:r>
            <w:r>
              <w:rPr>
                <w:noProof/>
                <w:webHidden/>
              </w:rPr>
              <w:fldChar w:fldCharType="begin"/>
            </w:r>
            <w:r w:rsidR="005B5194">
              <w:rPr>
                <w:noProof/>
                <w:webHidden/>
              </w:rPr>
              <w:instrText xml:space="preserve"> PAGEREF _Toc404667099 \h </w:instrText>
            </w:r>
            <w:r>
              <w:rPr>
                <w:noProof/>
                <w:webHidden/>
              </w:rPr>
            </w:r>
            <w:r>
              <w:rPr>
                <w:noProof/>
                <w:webHidden/>
              </w:rPr>
              <w:fldChar w:fldCharType="separate"/>
            </w:r>
            <w:r w:rsidR="002720CC">
              <w:rPr>
                <w:noProof/>
                <w:webHidden/>
              </w:rPr>
              <w:t>45</w:t>
            </w:r>
            <w:r>
              <w:rPr>
                <w:noProof/>
                <w:webHidden/>
              </w:rPr>
              <w:fldChar w:fldCharType="end"/>
            </w:r>
          </w:hyperlink>
        </w:p>
        <w:p w:rsidR="005B5194" w:rsidRDefault="001B0E1D">
          <w:pPr>
            <w:pStyle w:val="Sumrio1"/>
            <w:rPr>
              <w:rFonts w:eastAsiaTheme="minorEastAsia"/>
              <w:noProof/>
              <w:lang w:eastAsia="pt-BR"/>
            </w:rPr>
          </w:pPr>
          <w:hyperlink w:anchor="_Toc404667100" w:history="1">
            <w:r w:rsidR="005B5194" w:rsidRPr="00CD6352">
              <w:rPr>
                <w:rStyle w:val="Hyperlink"/>
                <w:rFonts w:ascii="Times New Roman" w:hAnsi="Times New Roman" w:cs="Times New Roman"/>
                <w:caps/>
                <w:noProof/>
              </w:rPr>
              <w:t>5.4.1</w:t>
            </w:r>
            <w:r w:rsidR="005B5194">
              <w:rPr>
                <w:rFonts w:eastAsiaTheme="minorEastAsia"/>
                <w:noProof/>
                <w:lang w:eastAsia="pt-BR"/>
              </w:rPr>
              <w:tab/>
            </w:r>
            <w:r w:rsidR="005B5194" w:rsidRPr="00CD6352">
              <w:rPr>
                <w:rStyle w:val="Hyperlink"/>
                <w:rFonts w:ascii="Times New Roman" w:hAnsi="Times New Roman" w:cs="Times New Roman"/>
                <w:noProof/>
              </w:rPr>
              <w:t>Diagrama de Atividade</w:t>
            </w:r>
            <w:r w:rsidR="005B5194">
              <w:rPr>
                <w:noProof/>
                <w:webHidden/>
              </w:rPr>
              <w:tab/>
            </w:r>
            <w:r>
              <w:rPr>
                <w:noProof/>
                <w:webHidden/>
              </w:rPr>
              <w:fldChar w:fldCharType="begin"/>
            </w:r>
            <w:r w:rsidR="005B5194">
              <w:rPr>
                <w:noProof/>
                <w:webHidden/>
              </w:rPr>
              <w:instrText xml:space="preserve"> PAGEREF _Toc404667100 \h </w:instrText>
            </w:r>
            <w:r>
              <w:rPr>
                <w:noProof/>
                <w:webHidden/>
              </w:rPr>
            </w:r>
            <w:r>
              <w:rPr>
                <w:noProof/>
                <w:webHidden/>
              </w:rPr>
              <w:fldChar w:fldCharType="separate"/>
            </w:r>
            <w:r w:rsidR="002720CC">
              <w:rPr>
                <w:noProof/>
                <w:webHidden/>
              </w:rPr>
              <w:t>45</w:t>
            </w:r>
            <w:r>
              <w:rPr>
                <w:noProof/>
                <w:webHidden/>
              </w:rPr>
              <w:fldChar w:fldCharType="end"/>
            </w:r>
          </w:hyperlink>
        </w:p>
        <w:p w:rsidR="005B5194" w:rsidRDefault="001B0E1D">
          <w:pPr>
            <w:pStyle w:val="Sumrio1"/>
            <w:rPr>
              <w:rFonts w:eastAsiaTheme="minorEastAsia"/>
              <w:noProof/>
              <w:lang w:eastAsia="pt-BR"/>
            </w:rPr>
          </w:pPr>
          <w:hyperlink w:anchor="_Toc404667101" w:history="1">
            <w:r w:rsidR="005B5194" w:rsidRPr="00CD6352">
              <w:rPr>
                <w:rStyle w:val="Hyperlink"/>
                <w:rFonts w:ascii="Times New Roman" w:hAnsi="Times New Roman" w:cs="Times New Roman"/>
                <w:noProof/>
              </w:rPr>
              <w:t>5.4.2</w:t>
            </w:r>
            <w:r w:rsidR="005B5194">
              <w:rPr>
                <w:rFonts w:eastAsiaTheme="minorEastAsia"/>
                <w:noProof/>
                <w:lang w:eastAsia="pt-BR"/>
              </w:rPr>
              <w:tab/>
            </w:r>
            <w:r w:rsidR="005B5194" w:rsidRPr="00CD6352">
              <w:rPr>
                <w:rStyle w:val="Hyperlink"/>
                <w:rFonts w:ascii="Times New Roman" w:hAnsi="Times New Roman" w:cs="Times New Roman"/>
                <w:noProof/>
              </w:rPr>
              <w:t>Diagrama de Componentes</w:t>
            </w:r>
            <w:r w:rsidR="005B5194">
              <w:rPr>
                <w:noProof/>
                <w:webHidden/>
              </w:rPr>
              <w:tab/>
            </w:r>
            <w:r>
              <w:rPr>
                <w:noProof/>
                <w:webHidden/>
              </w:rPr>
              <w:fldChar w:fldCharType="begin"/>
            </w:r>
            <w:r w:rsidR="005B5194">
              <w:rPr>
                <w:noProof/>
                <w:webHidden/>
              </w:rPr>
              <w:instrText xml:space="preserve"> PAGEREF _Toc404667101 \h </w:instrText>
            </w:r>
            <w:r>
              <w:rPr>
                <w:noProof/>
                <w:webHidden/>
              </w:rPr>
            </w:r>
            <w:r>
              <w:rPr>
                <w:noProof/>
                <w:webHidden/>
              </w:rPr>
              <w:fldChar w:fldCharType="separate"/>
            </w:r>
            <w:r w:rsidR="002720CC">
              <w:rPr>
                <w:noProof/>
                <w:webHidden/>
              </w:rPr>
              <w:t>47</w:t>
            </w:r>
            <w:r>
              <w:rPr>
                <w:noProof/>
                <w:webHidden/>
              </w:rPr>
              <w:fldChar w:fldCharType="end"/>
            </w:r>
          </w:hyperlink>
        </w:p>
        <w:p w:rsidR="005B5194" w:rsidRDefault="001B0E1D">
          <w:pPr>
            <w:pStyle w:val="Sumrio1"/>
            <w:rPr>
              <w:rFonts w:eastAsiaTheme="minorEastAsia"/>
              <w:noProof/>
              <w:lang w:eastAsia="pt-BR"/>
            </w:rPr>
          </w:pPr>
          <w:hyperlink w:anchor="_Toc404667102" w:history="1">
            <w:r w:rsidR="005B5194" w:rsidRPr="00CD6352">
              <w:rPr>
                <w:rStyle w:val="Hyperlink"/>
                <w:rFonts w:ascii="Times New Roman" w:hAnsi="Times New Roman" w:cs="Times New Roman"/>
                <w:noProof/>
              </w:rPr>
              <w:t>5.4.3</w:t>
            </w:r>
            <w:r w:rsidR="005B5194">
              <w:rPr>
                <w:rFonts w:eastAsiaTheme="minorEastAsia"/>
                <w:noProof/>
                <w:lang w:eastAsia="pt-BR"/>
              </w:rPr>
              <w:tab/>
            </w:r>
            <w:r w:rsidR="005B5194" w:rsidRPr="00CD6352">
              <w:rPr>
                <w:rStyle w:val="Hyperlink"/>
                <w:rFonts w:ascii="Times New Roman" w:hAnsi="Times New Roman" w:cs="Times New Roman"/>
                <w:noProof/>
              </w:rPr>
              <w:t>Diagrama de Sequência</w:t>
            </w:r>
            <w:r w:rsidR="005B5194">
              <w:rPr>
                <w:noProof/>
                <w:webHidden/>
              </w:rPr>
              <w:tab/>
            </w:r>
            <w:r>
              <w:rPr>
                <w:noProof/>
                <w:webHidden/>
              </w:rPr>
              <w:fldChar w:fldCharType="begin"/>
            </w:r>
            <w:r w:rsidR="005B5194">
              <w:rPr>
                <w:noProof/>
                <w:webHidden/>
              </w:rPr>
              <w:instrText xml:space="preserve"> PAGEREF _Toc404667102 \h </w:instrText>
            </w:r>
            <w:r>
              <w:rPr>
                <w:noProof/>
                <w:webHidden/>
              </w:rPr>
            </w:r>
            <w:r>
              <w:rPr>
                <w:noProof/>
                <w:webHidden/>
              </w:rPr>
              <w:fldChar w:fldCharType="separate"/>
            </w:r>
            <w:r w:rsidR="002720CC">
              <w:rPr>
                <w:noProof/>
                <w:webHidden/>
              </w:rPr>
              <w:t>48</w:t>
            </w:r>
            <w:r>
              <w:rPr>
                <w:noProof/>
                <w:webHidden/>
              </w:rPr>
              <w:fldChar w:fldCharType="end"/>
            </w:r>
          </w:hyperlink>
        </w:p>
        <w:p w:rsidR="005B5194" w:rsidRDefault="001B0E1D">
          <w:pPr>
            <w:pStyle w:val="Sumrio1"/>
            <w:rPr>
              <w:rFonts w:eastAsiaTheme="minorEastAsia"/>
              <w:noProof/>
              <w:lang w:eastAsia="pt-BR"/>
            </w:rPr>
          </w:pPr>
          <w:hyperlink w:anchor="_Toc404667103" w:history="1">
            <w:r w:rsidR="005B5194" w:rsidRPr="00CD6352">
              <w:rPr>
                <w:rStyle w:val="Hyperlink"/>
                <w:rFonts w:ascii="Times New Roman" w:hAnsi="Times New Roman" w:cs="Times New Roman"/>
                <w:noProof/>
              </w:rPr>
              <w:t>5.4.4</w:t>
            </w:r>
            <w:r w:rsidR="005B5194">
              <w:rPr>
                <w:rFonts w:eastAsiaTheme="minorEastAsia"/>
                <w:noProof/>
                <w:lang w:eastAsia="pt-BR"/>
              </w:rPr>
              <w:tab/>
            </w:r>
            <w:r w:rsidR="005B5194" w:rsidRPr="00CD6352">
              <w:rPr>
                <w:rStyle w:val="Hyperlink"/>
                <w:rFonts w:ascii="Times New Roman" w:hAnsi="Times New Roman" w:cs="Times New Roman"/>
                <w:noProof/>
              </w:rPr>
              <w:t>Diagrama do Banco de Dados</w:t>
            </w:r>
            <w:r w:rsidR="005B5194">
              <w:rPr>
                <w:noProof/>
                <w:webHidden/>
              </w:rPr>
              <w:tab/>
            </w:r>
            <w:r>
              <w:rPr>
                <w:noProof/>
                <w:webHidden/>
              </w:rPr>
              <w:fldChar w:fldCharType="begin"/>
            </w:r>
            <w:r w:rsidR="005B5194">
              <w:rPr>
                <w:noProof/>
                <w:webHidden/>
              </w:rPr>
              <w:instrText xml:space="preserve"> PAGEREF _Toc404667103 \h </w:instrText>
            </w:r>
            <w:r>
              <w:rPr>
                <w:noProof/>
                <w:webHidden/>
              </w:rPr>
            </w:r>
            <w:r>
              <w:rPr>
                <w:noProof/>
                <w:webHidden/>
              </w:rPr>
              <w:fldChar w:fldCharType="separate"/>
            </w:r>
            <w:r w:rsidR="002720CC">
              <w:rPr>
                <w:noProof/>
                <w:webHidden/>
              </w:rPr>
              <w:t>49</w:t>
            </w:r>
            <w:r>
              <w:rPr>
                <w:noProof/>
                <w:webHidden/>
              </w:rPr>
              <w:fldChar w:fldCharType="end"/>
            </w:r>
          </w:hyperlink>
        </w:p>
        <w:p w:rsidR="005B5194" w:rsidRDefault="001B0E1D">
          <w:pPr>
            <w:pStyle w:val="Sumrio1"/>
            <w:rPr>
              <w:rFonts w:eastAsiaTheme="minorEastAsia"/>
              <w:noProof/>
              <w:lang w:eastAsia="pt-BR"/>
            </w:rPr>
          </w:pPr>
          <w:hyperlink w:anchor="_Toc404667104" w:history="1">
            <w:r w:rsidR="005B5194" w:rsidRPr="00CD6352">
              <w:rPr>
                <w:rStyle w:val="Hyperlink"/>
                <w:rFonts w:ascii="Times New Roman" w:hAnsi="Times New Roman" w:cs="Times New Roman"/>
                <w:caps/>
                <w:noProof/>
              </w:rPr>
              <w:t>5.5</w:t>
            </w:r>
            <w:r w:rsidR="005B5194">
              <w:rPr>
                <w:rFonts w:eastAsiaTheme="minorEastAsia"/>
                <w:noProof/>
                <w:lang w:eastAsia="pt-BR"/>
              </w:rPr>
              <w:tab/>
            </w:r>
            <w:r w:rsidR="005B5194" w:rsidRPr="00CD6352">
              <w:rPr>
                <w:rStyle w:val="Hyperlink"/>
                <w:rFonts w:ascii="Times New Roman" w:hAnsi="Times New Roman" w:cs="Times New Roman"/>
                <w:caps/>
                <w:noProof/>
              </w:rPr>
              <w:t>codificação do sistema</w:t>
            </w:r>
            <w:r w:rsidR="005B5194">
              <w:rPr>
                <w:noProof/>
                <w:webHidden/>
              </w:rPr>
              <w:tab/>
            </w:r>
            <w:r>
              <w:rPr>
                <w:noProof/>
                <w:webHidden/>
              </w:rPr>
              <w:fldChar w:fldCharType="begin"/>
            </w:r>
            <w:r w:rsidR="005B5194">
              <w:rPr>
                <w:noProof/>
                <w:webHidden/>
              </w:rPr>
              <w:instrText xml:space="preserve"> PAGEREF _Toc404667104 \h </w:instrText>
            </w:r>
            <w:r>
              <w:rPr>
                <w:noProof/>
                <w:webHidden/>
              </w:rPr>
            </w:r>
            <w:r>
              <w:rPr>
                <w:noProof/>
                <w:webHidden/>
              </w:rPr>
              <w:fldChar w:fldCharType="separate"/>
            </w:r>
            <w:r w:rsidR="002720CC">
              <w:rPr>
                <w:noProof/>
                <w:webHidden/>
              </w:rPr>
              <w:t>50</w:t>
            </w:r>
            <w:r>
              <w:rPr>
                <w:noProof/>
                <w:webHidden/>
              </w:rPr>
              <w:fldChar w:fldCharType="end"/>
            </w:r>
          </w:hyperlink>
        </w:p>
        <w:p w:rsidR="005B5194" w:rsidRDefault="001B0E1D">
          <w:pPr>
            <w:pStyle w:val="Sumrio1"/>
            <w:rPr>
              <w:rFonts w:eastAsiaTheme="minorEastAsia"/>
              <w:noProof/>
              <w:lang w:eastAsia="pt-BR"/>
            </w:rPr>
          </w:pPr>
          <w:hyperlink w:anchor="_Toc404667105" w:history="1">
            <w:r w:rsidR="005B5194" w:rsidRPr="00CD6352">
              <w:rPr>
                <w:rStyle w:val="Hyperlink"/>
                <w:rFonts w:ascii="Times New Roman" w:hAnsi="Times New Roman" w:cs="Times New Roman"/>
                <w:noProof/>
              </w:rPr>
              <w:t>5.5.1</w:t>
            </w:r>
            <w:r w:rsidR="005B5194">
              <w:rPr>
                <w:rFonts w:eastAsiaTheme="minorEastAsia"/>
                <w:noProof/>
                <w:lang w:eastAsia="pt-BR"/>
              </w:rPr>
              <w:tab/>
            </w:r>
            <w:r w:rsidR="005B5194" w:rsidRPr="00CD6352">
              <w:rPr>
                <w:rStyle w:val="Hyperlink"/>
                <w:rFonts w:ascii="Times New Roman" w:hAnsi="Times New Roman" w:cs="Times New Roman"/>
                <w:noProof/>
              </w:rPr>
              <w:t>Criação dos Serviços</w:t>
            </w:r>
            <w:r w:rsidR="005B5194">
              <w:rPr>
                <w:noProof/>
                <w:webHidden/>
              </w:rPr>
              <w:tab/>
            </w:r>
            <w:r>
              <w:rPr>
                <w:noProof/>
                <w:webHidden/>
              </w:rPr>
              <w:fldChar w:fldCharType="begin"/>
            </w:r>
            <w:r w:rsidR="005B5194">
              <w:rPr>
                <w:noProof/>
                <w:webHidden/>
              </w:rPr>
              <w:instrText xml:space="preserve"> PAGEREF _Toc404667105 \h </w:instrText>
            </w:r>
            <w:r>
              <w:rPr>
                <w:noProof/>
                <w:webHidden/>
              </w:rPr>
            </w:r>
            <w:r>
              <w:rPr>
                <w:noProof/>
                <w:webHidden/>
              </w:rPr>
              <w:fldChar w:fldCharType="separate"/>
            </w:r>
            <w:r w:rsidR="002720CC">
              <w:rPr>
                <w:noProof/>
                <w:webHidden/>
              </w:rPr>
              <w:t>51</w:t>
            </w:r>
            <w:r>
              <w:rPr>
                <w:noProof/>
                <w:webHidden/>
              </w:rPr>
              <w:fldChar w:fldCharType="end"/>
            </w:r>
          </w:hyperlink>
        </w:p>
        <w:p w:rsidR="005B5194" w:rsidRDefault="001B0E1D">
          <w:pPr>
            <w:pStyle w:val="Sumrio1"/>
            <w:rPr>
              <w:rFonts w:eastAsiaTheme="minorEastAsia"/>
              <w:noProof/>
              <w:lang w:eastAsia="pt-BR"/>
            </w:rPr>
          </w:pPr>
          <w:hyperlink w:anchor="_Toc404667106" w:history="1">
            <w:r w:rsidR="005B5194" w:rsidRPr="00CD6352">
              <w:rPr>
                <w:rStyle w:val="Hyperlink"/>
                <w:rFonts w:ascii="Times New Roman" w:hAnsi="Times New Roman" w:cs="Times New Roman"/>
                <w:noProof/>
              </w:rPr>
              <w:t>5.5.2</w:t>
            </w:r>
            <w:r w:rsidR="005B5194">
              <w:rPr>
                <w:rFonts w:eastAsiaTheme="minorEastAsia"/>
                <w:noProof/>
                <w:lang w:eastAsia="pt-BR"/>
              </w:rPr>
              <w:tab/>
            </w:r>
            <w:r w:rsidR="005B5194" w:rsidRPr="00CD6352">
              <w:rPr>
                <w:rStyle w:val="Hyperlink"/>
                <w:rFonts w:ascii="Times New Roman" w:hAnsi="Times New Roman" w:cs="Times New Roman"/>
                <w:noProof/>
              </w:rPr>
              <w:t>Criação do Web Service</w:t>
            </w:r>
            <w:r w:rsidR="005B5194">
              <w:rPr>
                <w:noProof/>
                <w:webHidden/>
              </w:rPr>
              <w:tab/>
            </w:r>
            <w:r>
              <w:rPr>
                <w:noProof/>
                <w:webHidden/>
              </w:rPr>
              <w:fldChar w:fldCharType="begin"/>
            </w:r>
            <w:r w:rsidR="005B5194">
              <w:rPr>
                <w:noProof/>
                <w:webHidden/>
              </w:rPr>
              <w:instrText xml:space="preserve"> PAGEREF _Toc404667106 \h </w:instrText>
            </w:r>
            <w:r>
              <w:rPr>
                <w:noProof/>
                <w:webHidden/>
              </w:rPr>
            </w:r>
            <w:r>
              <w:rPr>
                <w:noProof/>
                <w:webHidden/>
              </w:rPr>
              <w:fldChar w:fldCharType="separate"/>
            </w:r>
            <w:r w:rsidR="002720CC">
              <w:rPr>
                <w:noProof/>
                <w:webHidden/>
              </w:rPr>
              <w:t>53</w:t>
            </w:r>
            <w:r>
              <w:rPr>
                <w:noProof/>
                <w:webHidden/>
              </w:rPr>
              <w:fldChar w:fldCharType="end"/>
            </w:r>
          </w:hyperlink>
        </w:p>
        <w:p w:rsidR="005B5194" w:rsidRDefault="001B0E1D">
          <w:pPr>
            <w:pStyle w:val="Sumrio1"/>
            <w:rPr>
              <w:rFonts w:eastAsiaTheme="minorEastAsia"/>
              <w:noProof/>
              <w:lang w:eastAsia="pt-BR"/>
            </w:rPr>
          </w:pPr>
          <w:hyperlink w:anchor="_Toc404667107" w:history="1">
            <w:r w:rsidR="005B5194" w:rsidRPr="00CD6352">
              <w:rPr>
                <w:rStyle w:val="Hyperlink"/>
                <w:rFonts w:ascii="Times New Roman" w:hAnsi="Times New Roman" w:cs="Times New Roman"/>
                <w:noProof/>
              </w:rPr>
              <w:t>5.5.3</w:t>
            </w:r>
            <w:r w:rsidR="005B5194">
              <w:rPr>
                <w:rFonts w:eastAsiaTheme="minorEastAsia"/>
                <w:noProof/>
                <w:lang w:eastAsia="pt-BR"/>
              </w:rPr>
              <w:tab/>
            </w:r>
            <w:r w:rsidR="005B5194" w:rsidRPr="00CD6352">
              <w:rPr>
                <w:rStyle w:val="Hyperlink"/>
                <w:rFonts w:ascii="Times New Roman" w:hAnsi="Times New Roman" w:cs="Times New Roman"/>
                <w:noProof/>
              </w:rPr>
              <w:t>Criação do sistema Web para consumo dos serviços</w:t>
            </w:r>
            <w:r w:rsidR="005B5194">
              <w:rPr>
                <w:noProof/>
                <w:webHidden/>
              </w:rPr>
              <w:tab/>
            </w:r>
            <w:r>
              <w:rPr>
                <w:noProof/>
                <w:webHidden/>
              </w:rPr>
              <w:fldChar w:fldCharType="begin"/>
            </w:r>
            <w:r w:rsidR="005B5194">
              <w:rPr>
                <w:noProof/>
                <w:webHidden/>
              </w:rPr>
              <w:instrText xml:space="preserve"> PAGEREF _Toc404667107 \h </w:instrText>
            </w:r>
            <w:r>
              <w:rPr>
                <w:noProof/>
                <w:webHidden/>
              </w:rPr>
            </w:r>
            <w:r>
              <w:rPr>
                <w:noProof/>
                <w:webHidden/>
              </w:rPr>
              <w:fldChar w:fldCharType="separate"/>
            </w:r>
            <w:r w:rsidR="002720CC">
              <w:rPr>
                <w:noProof/>
                <w:webHidden/>
              </w:rPr>
              <w:t>54</w:t>
            </w:r>
            <w:r>
              <w:rPr>
                <w:noProof/>
                <w:webHidden/>
              </w:rPr>
              <w:fldChar w:fldCharType="end"/>
            </w:r>
          </w:hyperlink>
        </w:p>
        <w:p w:rsidR="005B5194" w:rsidRDefault="001B0E1D">
          <w:pPr>
            <w:pStyle w:val="Sumrio1"/>
            <w:rPr>
              <w:rFonts w:eastAsiaTheme="minorEastAsia"/>
              <w:noProof/>
              <w:lang w:eastAsia="pt-BR"/>
            </w:rPr>
          </w:pPr>
          <w:hyperlink w:anchor="_Toc404667108" w:history="1">
            <w:r w:rsidR="005B5194" w:rsidRPr="00CD6352">
              <w:rPr>
                <w:rStyle w:val="Hyperlink"/>
                <w:rFonts w:ascii="Times New Roman" w:hAnsi="Times New Roman" w:cs="Times New Roman"/>
                <w:noProof/>
              </w:rPr>
              <w:t>5.5.4</w:t>
            </w:r>
            <w:r w:rsidR="005B5194">
              <w:rPr>
                <w:rFonts w:eastAsiaTheme="minorEastAsia"/>
                <w:noProof/>
                <w:lang w:eastAsia="pt-BR"/>
              </w:rPr>
              <w:tab/>
            </w:r>
            <w:r w:rsidR="005B5194" w:rsidRPr="00CD6352">
              <w:rPr>
                <w:rStyle w:val="Hyperlink"/>
                <w:rFonts w:ascii="Times New Roman" w:hAnsi="Times New Roman" w:cs="Times New Roman"/>
                <w:noProof/>
              </w:rPr>
              <w:t>Recursos</w:t>
            </w:r>
            <w:r w:rsidR="005B5194">
              <w:rPr>
                <w:noProof/>
                <w:webHidden/>
              </w:rPr>
              <w:tab/>
            </w:r>
            <w:r>
              <w:rPr>
                <w:noProof/>
                <w:webHidden/>
              </w:rPr>
              <w:fldChar w:fldCharType="begin"/>
            </w:r>
            <w:r w:rsidR="005B5194">
              <w:rPr>
                <w:noProof/>
                <w:webHidden/>
              </w:rPr>
              <w:instrText xml:space="preserve"> PAGEREF _Toc404667108 \h </w:instrText>
            </w:r>
            <w:r>
              <w:rPr>
                <w:noProof/>
                <w:webHidden/>
              </w:rPr>
            </w:r>
            <w:r>
              <w:rPr>
                <w:noProof/>
                <w:webHidden/>
              </w:rPr>
              <w:fldChar w:fldCharType="separate"/>
            </w:r>
            <w:r w:rsidR="002720CC">
              <w:rPr>
                <w:noProof/>
                <w:webHidden/>
              </w:rPr>
              <w:t>57</w:t>
            </w:r>
            <w:r>
              <w:rPr>
                <w:noProof/>
                <w:webHidden/>
              </w:rPr>
              <w:fldChar w:fldCharType="end"/>
            </w:r>
          </w:hyperlink>
        </w:p>
        <w:p w:rsidR="005B5194" w:rsidRDefault="001B0E1D">
          <w:pPr>
            <w:pStyle w:val="Sumrio1"/>
            <w:tabs>
              <w:tab w:val="left" w:pos="880"/>
            </w:tabs>
            <w:rPr>
              <w:rFonts w:eastAsiaTheme="minorEastAsia"/>
              <w:noProof/>
              <w:lang w:eastAsia="pt-BR"/>
            </w:rPr>
          </w:pPr>
          <w:hyperlink w:anchor="_Toc404667109" w:history="1">
            <w:r w:rsidR="005B5194" w:rsidRPr="00CD6352">
              <w:rPr>
                <w:rStyle w:val="Hyperlink"/>
                <w:rFonts w:ascii="Times New Roman" w:hAnsi="Times New Roman" w:cs="Times New Roman"/>
                <w:noProof/>
              </w:rPr>
              <w:t>5.5.4.1</w:t>
            </w:r>
            <w:r w:rsidR="005B5194">
              <w:rPr>
                <w:rFonts w:eastAsiaTheme="minorEastAsia"/>
                <w:noProof/>
                <w:lang w:eastAsia="pt-BR"/>
              </w:rPr>
              <w:tab/>
            </w:r>
            <w:r w:rsidR="005B5194" w:rsidRPr="00CD6352">
              <w:rPr>
                <w:rStyle w:val="Hyperlink"/>
                <w:rFonts w:ascii="Times New Roman" w:hAnsi="Times New Roman" w:cs="Times New Roman"/>
                <w:noProof/>
              </w:rPr>
              <w:t>Login/Cadastrar Usuário</w:t>
            </w:r>
            <w:r w:rsidR="005B5194">
              <w:rPr>
                <w:noProof/>
                <w:webHidden/>
              </w:rPr>
              <w:tab/>
            </w:r>
            <w:r>
              <w:rPr>
                <w:noProof/>
                <w:webHidden/>
              </w:rPr>
              <w:fldChar w:fldCharType="begin"/>
            </w:r>
            <w:r w:rsidR="005B5194">
              <w:rPr>
                <w:noProof/>
                <w:webHidden/>
              </w:rPr>
              <w:instrText xml:space="preserve"> PAGEREF _Toc404667109 \h </w:instrText>
            </w:r>
            <w:r>
              <w:rPr>
                <w:noProof/>
                <w:webHidden/>
              </w:rPr>
            </w:r>
            <w:r>
              <w:rPr>
                <w:noProof/>
                <w:webHidden/>
              </w:rPr>
              <w:fldChar w:fldCharType="separate"/>
            </w:r>
            <w:r w:rsidR="002720CC">
              <w:rPr>
                <w:noProof/>
                <w:webHidden/>
              </w:rPr>
              <w:t>57</w:t>
            </w:r>
            <w:r>
              <w:rPr>
                <w:noProof/>
                <w:webHidden/>
              </w:rPr>
              <w:fldChar w:fldCharType="end"/>
            </w:r>
          </w:hyperlink>
        </w:p>
        <w:p w:rsidR="005B5194" w:rsidRDefault="001B0E1D">
          <w:pPr>
            <w:pStyle w:val="Sumrio1"/>
            <w:tabs>
              <w:tab w:val="left" w:pos="880"/>
            </w:tabs>
            <w:rPr>
              <w:rFonts w:eastAsiaTheme="minorEastAsia"/>
              <w:noProof/>
              <w:lang w:eastAsia="pt-BR"/>
            </w:rPr>
          </w:pPr>
          <w:hyperlink w:anchor="_Toc404667110" w:history="1">
            <w:r w:rsidR="005B5194" w:rsidRPr="00CD6352">
              <w:rPr>
                <w:rStyle w:val="Hyperlink"/>
                <w:rFonts w:ascii="Times New Roman" w:hAnsi="Times New Roman" w:cs="Times New Roman"/>
                <w:noProof/>
              </w:rPr>
              <w:t>5.5.4.2</w:t>
            </w:r>
            <w:r w:rsidR="005B5194">
              <w:rPr>
                <w:rFonts w:eastAsiaTheme="minorEastAsia"/>
                <w:noProof/>
                <w:lang w:eastAsia="pt-BR"/>
              </w:rPr>
              <w:tab/>
            </w:r>
            <w:r w:rsidR="005B5194" w:rsidRPr="00CD6352">
              <w:rPr>
                <w:rStyle w:val="Hyperlink"/>
                <w:rFonts w:ascii="Times New Roman" w:hAnsi="Times New Roman" w:cs="Times New Roman"/>
                <w:noProof/>
              </w:rPr>
              <w:t>Pesquisar Prestador de Serviço</w:t>
            </w:r>
            <w:r w:rsidR="005B5194">
              <w:rPr>
                <w:noProof/>
                <w:webHidden/>
              </w:rPr>
              <w:tab/>
            </w:r>
            <w:r>
              <w:rPr>
                <w:noProof/>
                <w:webHidden/>
              </w:rPr>
              <w:fldChar w:fldCharType="begin"/>
            </w:r>
            <w:r w:rsidR="005B5194">
              <w:rPr>
                <w:noProof/>
                <w:webHidden/>
              </w:rPr>
              <w:instrText xml:space="preserve"> PAGEREF _Toc404667110 \h </w:instrText>
            </w:r>
            <w:r>
              <w:rPr>
                <w:noProof/>
                <w:webHidden/>
              </w:rPr>
            </w:r>
            <w:r>
              <w:rPr>
                <w:noProof/>
                <w:webHidden/>
              </w:rPr>
              <w:fldChar w:fldCharType="separate"/>
            </w:r>
            <w:r w:rsidR="002720CC">
              <w:rPr>
                <w:noProof/>
                <w:webHidden/>
              </w:rPr>
              <w:t>58</w:t>
            </w:r>
            <w:r>
              <w:rPr>
                <w:noProof/>
                <w:webHidden/>
              </w:rPr>
              <w:fldChar w:fldCharType="end"/>
            </w:r>
          </w:hyperlink>
        </w:p>
        <w:p w:rsidR="005B5194" w:rsidRDefault="001B0E1D">
          <w:pPr>
            <w:pStyle w:val="Sumrio1"/>
            <w:tabs>
              <w:tab w:val="left" w:pos="880"/>
            </w:tabs>
            <w:rPr>
              <w:rFonts w:eastAsiaTheme="minorEastAsia"/>
              <w:noProof/>
              <w:lang w:eastAsia="pt-BR"/>
            </w:rPr>
          </w:pPr>
          <w:hyperlink w:anchor="_Toc404667111" w:history="1">
            <w:r w:rsidR="005B5194" w:rsidRPr="00CD6352">
              <w:rPr>
                <w:rStyle w:val="Hyperlink"/>
                <w:rFonts w:ascii="Times New Roman" w:hAnsi="Times New Roman" w:cs="Times New Roman"/>
                <w:noProof/>
              </w:rPr>
              <w:t>5.5.4.3</w:t>
            </w:r>
            <w:r w:rsidR="005B5194">
              <w:rPr>
                <w:rFonts w:eastAsiaTheme="minorEastAsia"/>
                <w:noProof/>
                <w:lang w:eastAsia="pt-BR"/>
              </w:rPr>
              <w:tab/>
            </w:r>
            <w:r w:rsidR="005B5194" w:rsidRPr="00CD6352">
              <w:rPr>
                <w:rStyle w:val="Hyperlink"/>
                <w:rFonts w:ascii="Times New Roman" w:hAnsi="Times New Roman" w:cs="Times New Roman"/>
                <w:noProof/>
              </w:rPr>
              <w:t>Cadastrar Serviço</w:t>
            </w:r>
            <w:r w:rsidR="005B5194">
              <w:rPr>
                <w:noProof/>
                <w:webHidden/>
              </w:rPr>
              <w:tab/>
            </w:r>
            <w:r>
              <w:rPr>
                <w:noProof/>
                <w:webHidden/>
              </w:rPr>
              <w:fldChar w:fldCharType="begin"/>
            </w:r>
            <w:r w:rsidR="005B5194">
              <w:rPr>
                <w:noProof/>
                <w:webHidden/>
              </w:rPr>
              <w:instrText xml:space="preserve"> PAGEREF _Toc404667111 \h </w:instrText>
            </w:r>
            <w:r>
              <w:rPr>
                <w:noProof/>
                <w:webHidden/>
              </w:rPr>
            </w:r>
            <w:r>
              <w:rPr>
                <w:noProof/>
                <w:webHidden/>
              </w:rPr>
              <w:fldChar w:fldCharType="separate"/>
            </w:r>
            <w:r w:rsidR="002720CC">
              <w:rPr>
                <w:noProof/>
                <w:webHidden/>
              </w:rPr>
              <w:t>59</w:t>
            </w:r>
            <w:r>
              <w:rPr>
                <w:noProof/>
                <w:webHidden/>
              </w:rPr>
              <w:fldChar w:fldCharType="end"/>
            </w:r>
          </w:hyperlink>
        </w:p>
        <w:p w:rsidR="005B5194" w:rsidRDefault="001B0E1D">
          <w:pPr>
            <w:pStyle w:val="Sumrio1"/>
            <w:tabs>
              <w:tab w:val="left" w:pos="880"/>
            </w:tabs>
            <w:rPr>
              <w:rFonts w:eastAsiaTheme="minorEastAsia"/>
              <w:noProof/>
              <w:lang w:eastAsia="pt-BR"/>
            </w:rPr>
          </w:pPr>
          <w:hyperlink w:anchor="_Toc404667112" w:history="1">
            <w:r w:rsidR="005B5194" w:rsidRPr="00CD6352">
              <w:rPr>
                <w:rStyle w:val="Hyperlink"/>
                <w:rFonts w:ascii="Times New Roman" w:hAnsi="Times New Roman" w:cs="Times New Roman"/>
                <w:noProof/>
              </w:rPr>
              <w:t>5.5.4.4</w:t>
            </w:r>
            <w:r w:rsidR="005B5194">
              <w:rPr>
                <w:rFonts w:eastAsiaTheme="minorEastAsia"/>
                <w:noProof/>
                <w:lang w:eastAsia="pt-BR"/>
              </w:rPr>
              <w:tab/>
            </w:r>
            <w:r w:rsidR="005B5194" w:rsidRPr="00CD6352">
              <w:rPr>
                <w:rStyle w:val="Hyperlink"/>
                <w:rFonts w:ascii="Times New Roman" w:hAnsi="Times New Roman" w:cs="Times New Roman"/>
                <w:noProof/>
              </w:rPr>
              <w:t>Indicar Sistema</w:t>
            </w:r>
            <w:r w:rsidR="005B5194">
              <w:rPr>
                <w:noProof/>
                <w:webHidden/>
              </w:rPr>
              <w:tab/>
            </w:r>
            <w:r>
              <w:rPr>
                <w:noProof/>
                <w:webHidden/>
              </w:rPr>
              <w:fldChar w:fldCharType="begin"/>
            </w:r>
            <w:r w:rsidR="005B5194">
              <w:rPr>
                <w:noProof/>
                <w:webHidden/>
              </w:rPr>
              <w:instrText xml:space="preserve"> PAGEREF _Toc404667112 \h </w:instrText>
            </w:r>
            <w:r>
              <w:rPr>
                <w:noProof/>
                <w:webHidden/>
              </w:rPr>
            </w:r>
            <w:r>
              <w:rPr>
                <w:noProof/>
                <w:webHidden/>
              </w:rPr>
              <w:fldChar w:fldCharType="separate"/>
            </w:r>
            <w:r w:rsidR="002720CC">
              <w:rPr>
                <w:noProof/>
                <w:webHidden/>
              </w:rPr>
              <w:t>60</w:t>
            </w:r>
            <w:r>
              <w:rPr>
                <w:noProof/>
                <w:webHidden/>
              </w:rPr>
              <w:fldChar w:fldCharType="end"/>
            </w:r>
          </w:hyperlink>
        </w:p>
        <w:p w:rsidR="005B5194" w:rsidRDefault="001B0E1D">
          <w:pPr>
            <w:pStyle w:val="Sumrio1"/>
            <w:rPr>
              <w:rFonts w:eastAsiaTheme="minorEastAsia"/>
              <w:noProof/>
              <w:lang w:eastAsia="pt-BR"/>
            </w:rPr>
          </w:pPr>
          <w:hyperlink w:anchor="_Toc404667113" w:history="1">
            <w:r w:rsidR="005B5194" w:rsidRPr="00CD6352">
              <w:rPr>
                <w:rStyle w:val="Hyperlink"/>
                <w:rFonts w:ascii="Times New Roman" w:hAnsi="Times New Roman" w:cs="Times New Roman"/>
                <w:caps/>
                <w:noProof/>
              </w:rPr>
              <w:t>6</w:t>
            </w:r>
            <w:r w:rsidR="005B5194">
              <w:rPr>
                <w:rFonts w:eastAsiaTheme="minorEastAsia"/>
                <w:noProof/>
                <w:lang w:eastAsia="pt-BR"/>
              </w:rPr>
              <w:tab/>
            </w:r>
            <w:r w:rsidR="005B5194" w:rsidRPr="00CD6352">
              <w:rPr>
                <w:rStyle w:val="Hyperlink"/>
                <w:rFonts w:ascii="Times New Roman" w:hAnsi="Times New Roman" w:cs="Times New Roman"/>
                <w:caps/>
                <w:noProof/>
              </w:rPr>
              <w:t>CONSIDERAÇÕES FINAIS</w:t>
            </w:r>
            <w:r w:rsidR="005B5194">
              <w:rPr>
                <w:noProof/>
                <w:webHidden/>
              </w:rPr>
              <w:tab/>
            </w:r>
            <w:r>
              <w:rPr>
                <w:noProof/>
                <w:webHidden/>
              </w:rPr>
              <w:fldChar w:fldCharType="begin"/>
            </w:r>
            <w:r w:rsidR="005B5194">
              <w:rPr>
                <w:noProof/>
                <w:webHidden/>
              </w:rPr>
              <w:instrText xml:space="preserve"> PAGEREF _Toc404667113 \h </w:instrText>
            </w:r>
            <w:r>
              <w:rPr>
                <w:noProof/>
                <w:webHidden/>
              </w:rPr>
            </w:r>
            <w:r>
              <w:rPr>
                <w:noProof/>
                <w:webHidden/>
              </w:rPr>
              <w:fldChar w:fldCharType="separate"/>
            </w:r>
            <w:r w:rsidR="002720CC">
              <w:rPr>
                <w:noProof/>
                <w:webHidden/>
              </w:rPr>
              <w:t>61</w:t>
            </w:r>
            <w:r>
              <w:rPr>
                <w:noProof/>
                <w:webHidden/>
              </w:rPr>
              <w:fldChar w:fldCharType="end"/>
            </w:r>
          </w:hyperlink>
        </w:p>
        <w:p w:rsidR="005B5194" w:rsidRDefault="001B0E1D">
          <w:pPr>
            <w:pStyle w:val="Sumrio1"/>
            <w:rPr>
              <w:rFonts w:eastAsiaTheme="minorEastAsia"/>
              <w:noProof/>
              <w:lang w:eastAsia="pt-BR"/>
            </w:rPr>
          </w:pPr>
          <w:hyperlink w:anchor="_Toc404667114" w:history="1">
            <w:r w:rsidR="005B5194" w:rsidRPr="00CD6352">
              <w:rPr>
                <w:rStyle w:val="Hyperlink"/>
                <w:rFonts w:ascii="Times New Roman" w:hAnsi="Times New Roman" w:cs="Times New Roman"/>
                <w:caps/>
                <w:noProof/>
              </w:rPr>
              <w:t>6.1</w:t>
            </w:r>
            <w:r w:rsidR="005B5194">
              <w:rPr>
                <w:rFonts w:eastAsiaTheme="minorEastAsia"/>
                <w:noProof/>
                <w:lang w:eastAsia="pt-BR"/>
              </w:rPr>
              <w:tab/>
            </w:r>
            <w:r w:rsidR="005B5194" w:rsidRPr="00CD6352">
              <w:rPr>
                <w:rStyle w:val="Hyperlink"/>
                <w:rFonts w:ascii="Times New Roman" w:hAnsi="Times New Roman" w:cs="Times New Roman"/>
                <w:caps/>
                <w:noProof/>
              </w:rPr>
              <w:t>Trabalhos futuros</w:t>
            </w:r>
            <w:r w:rsidR="005B5194">
              <w:rPr>
                <w:noProof/>
                <w:webHidden/>
              </w:rPr>
              <w:tab/>
            </w:r>
            <w:r>
              <w:rPr>
                <w:noProof/>
                <w:webHidden/>
              </w:rPr>
              <w:fldChar w:fldCharType="begin"/>
            </w:r>
            <w:r w:rsidR="005B5194">
              <w:rPr>
                <w:noProof/>
                <w:webHidden/>
              </w:rPr>
              <w:instrText xml:space="preserve"> PAGEREF _Toc404667114 \h </w:instrText>
            </w:r>
            <w:r>
              <w:rPr>
                <w:noProof/>
                <w:webHidden/>
              </w:rPr>
            </w:r>
            <w:r>
              <w:rPr>
                <w:noProof/>
                <w:webHidden/>
              </w:rPr>
              <w:fldChar w:fldCharType="separate"/>
            </w:r>
            <w:r w:rsidR="002720CC">
              <w:rPr>
                <w:noProof/>
                <w:webHidden/>
              </w:rPr>
              <w:t>61</w:t>
            </w:r>
            <w:r>
              <w:rPr>
                <w:noProof/>
                <w:webHidden/>
              </w:rPr>
              <w:fldChar w:fldCharType="end"/>
            </w:r>
          </w:hyperlink>
        </w:p>
        <w:p w:rsidR="005B5194" w:rsidRDefault="001B0E1D">
          <w:pPr>
            <w:pStyle w:val="Sumrio1"/>
            <w:rPr>
              <w:rFonts w:eastAsiaTheme="minorEastAsia"/>
              <w:noProof/>
              <w:lang w:eastAsia="pt-BR"/>
            </w:rPr>
          </w:pPr>
          <w:hyperlink w:anchor="_Toc404667115" w:history="1">
            <w:r w:rsidR="005B5194" w:rsidRPr="00CD6352">
              <w:rPr>
                <w:rStyle w:val="Hyperlink"/>
                <w:rFonts w:ascii="Times New Roman" w:hAnsi="Times New Roman" w:cs="Times New Roman"/>
                <w:caps/>
                <w:noProof/>
              </w:rPr>
              <w:t>7</w:t>
            </w:r>
            <w:r w:rsidR="005B5194">
              <w:rPr>
                <w:rFonts w:eastAsiaTheme="minorEastAsia"/>
                <w:noProof/>
                <w:lang w:eastAsia="pt-BR"/>
              </w:rPr>
              <w:tab/>
            </w:r>
            <w:r w:rsidR="005B5194" w:rsidRPr="00CD6352">
              <w:rPr>
                <w:rStyle w:val="Hyperlink"/>
                <w:rFonts w:ascii="Times New Roman" w:hAnsi="Times New Roman" w:cs="Times New Roman"/>
                <w:caps/>
                <w:noProof/>
              </w:rPr>
              <w:t>Referências bibliográficas</w:t>
            </w:r>
            <w:r w:rsidR="005B5194">
              <w:rPr>
                <w:noProof/>
                <w:webHidden/>
              </w:rPr>
              <w:tab/>
            </w:r>
            <w:r>
              <w:rPr>
                <w:noProof/>
                <w:webHidden/>
              </w:rPr>
              <w:fldChar w:fldCharType="begin"/>
            </w:r>
            <w:r w:rsidR="005B5194">
              <w:rPr>
                <w:noProof/>
                <w:webHidden/>
              </w:rPr>
              <w:instrText xml:space="preserve"> PAGEREF _Toc404667115 \h </w:instrText>
            </w:r>
            <w:r>
              <w:rPr>
                <w:noProof/>
                <w:webHidden/>
              </w:rPr>
            </w:r>
            <w:r>
              <w:rPr>
                <w:noProof/>
                <w:webHidden/>
              </w:rPr>
              <w:fldChar w:fldCharType="separate"/>
            </w:r>
            <w:r w:rsidR="002720CC">
              <w:rPr>
                <w:noProof/>
                <w:webHidden/>
              </w:rPr>
              <w:t>63</w:t>
            </w:r>
            <w:r>
              <w:rPr>
                <w:noProof/>
                <w:webHidden/>
              </w:rPr>
              <w:fldChar w:fldCharType="end"/>
            </w:r>
          </w:hyperlink>
        </w:p>
        <w:p w:rsidR="00CA3B4B" w:rsidRPr="005E1E1D" w:rsidRDefault="001B0E1D" w:rsidP="001A0081">
          <w:pPr>
            <w:pStyle w:val="Sumrio1"/>
          </w:pPr>
          <w:r>
            <w:fldChar w:fldCharType="end"/>
          </w:r>
        </w:p>
      </w:sdtContent>
    </w:sdt>
    <w:p w:rsidR="006D5F9D" w:rsidRPr="007F28D4" w:rsidRDefault="006D5F9D" w:rsidP="00F658E6">
      <w:pPr>
        <w:jc w:val="both"/>
        <w:rPr>
          <w:rFonts w:ascii="Times New Roman" w:hAnsi="Times New Roman" w:cs="Times New Roman"/>
          <w:b/>
          <w:sz w:val="24"/>
          <w:szCs w:val="24"/>
        </w:rPr>
      </w:pPr>
    </w:p>
    <w:p w:rsidR="006D5F9D" w:rsidRPr="007F28D4" w:rsidRDefault="006D5F9D" w:rsidP="00F658E6">
      <w:pPr>
        <w:jc w:val="both"/>
        <w:rPr>
          <w:rFonts w:ascii="Times New Roman" w:hAnsi="Times New Roman" w:cs="Times New Roman"/>
          <w:b/>
          <w:sz w:val="24"/>
          <w:szCs w:val="24"/>
        </w:rPr>
        <w:sectPr w:rsidR="006D5F9D" w:rsidRPr="007F28D4" w:rsidSect="00794AAF">
          <w:headerReference w:type="default" r:id="rId36"/>
          <w:type w:val="continuous"/>
          <w:pgSz w:w="11906" w:h="16838"/>
          <w:pgMar w:top="1276" w:right="1418" w:bottom="993" w:left="1701" w:header="1134" w:footer="709" w:gutter="0"/>
          <w:pgNumType w:chapStyle="1"/>
          <w:cols w:space="708"/>
          <w:docGrid w:linePitch="360"/>
        </w:sectPr>
      </w:pPr>
    </w:p>
    <w:p w:rsidR="00F23E1A" w:rsidRDefault="00D678B1" w:rsidP="00735CC2">
      <w:pPr>
        <w:pStyle w:val="Ttulo1"/>
        <w:numPr>
          <w:ilvl w:val="0"/>
          <w:numId w:val="1"/>
        </w:numPr>
        <w:spacing w:before="100" w:beforeAutospacing="1" w:after="100" w:afterAutospacing="1" w:line="360" w:lineRule="auto"/>
        <w:ind w:left="426" w:hanging="426"/>
        <w:rPr>
          <w:rFonts w:ascii="Times New Roman" w:hAnsi="Times New Roman" w:cs="Times New Roman"/>
          <w:color w:val="auto"/>
        </w:rPr>
      </w:pPr>
      <w:bookmarkStart w:id="1" w:name="_Toc357701053"/>
      <w:bookmarkStart w:id="2" w:name="_Toc404667073"/>
      <w:r w:rsidRPr="003C593D">
        <w:rPr>
          <w:rFonts w:ascii="Times New Roman" w:hAnsi="Times New Roman" w:cs="Times New Roman"/>
          <w:color w:val="auto"/>
        </w:rPr>
        <w:lastRenderedPageBreak/>
        <w:t>INTRODUÇÃO</w:t>
      </w:r>
      <w:bookmarkEnd w:id="1"/>
      <w:bookmarkEnd w:id="2"/>
    </w:p>
    <w:p w:rsidR="003D4589" w:rsidRPr="002A7FAB" w:rsidRDefault="003D4589" w:rsidP="003D4589">
      <w:pPr>
        <w:spacing w:line="360" w:lineRule="auto"/>
        <w:ind w:firstLine="709"/>
        <w:jc w:val="both"/>
        <w:rPr>
          <w:rFonts w:ascii="Times New Roman" w:eastAsia="Times New Roman" w:hAnsi="Times New Roman" w:cs="Times New Roman"/>
          <w:sz w:val="24"/>
          <w:szCs w:val="24"/>
          <w:lang w:eastAsia="pt-BR"/>
        </w:rPr>
      </w:pPr>
      <w:r w:rsidRPr="002A7FAB">
        <w:rPr>
          <w:rFonts w:ascii="Times New Roman" w:eastAsia="Times New Roman" w:hAnsi="Times New Roman" w:cs="Times New Roman"/>
          <w:sz w:val="24"/>
          <w:szCs w:val="24"/>
          <w:lang w:eastAsia="pt-BR"/>
        </w:rPr>
        <w:t>As famosas páginas amarelas ajudaram muita gente a encontrar os mais diversos serviços no passado, de pintores e eletricistas a professores particulares e detetives. Hoje quem cumpre esse papel é a internet. Mas como saber se os serviços anunciados são mesmo confiáveis ou de qualidade?</w:t>
      </w:r>
    </w:p>
    <w:p w:rsidR="003D4589" w:rsidRDefault="003D4589" w:rsidP="003D4589">
      <w:pPr>
        <w:spacing w:line="360" w:lineRule="auto"/>
        <w:ind w:firstLine="709"/>
        <w:jc w:val="both"/>
        <w:rPr>
          <w:rFonts w:ascii="Times New Roman" w:hAnsi="Times New Roman" w:cs="Times New Roman"/>
          <w:sz w:val="24"/>
        </w:rPr>
      </w:pPr>
      <w:r w:rsidRPr="002A7FAB">
        <w:rPr>
          <w:rFonts w:ascii="Times New Roman" w:eastAsia="Times New Roman" w:hAnsi="Times New Roman" w:cs="Times New Roman"/>
          <w:sz w:val="24"/>
          <w:szCs w:val="24"/>
          <w:lang w:eastAsia="pt-BR"/>
        </w:rPr>
        <w:t xml:space="preserve">Pensando em resolver este problema, </w:t>
      </w:r>
      <w:r>
        <w:rPr>
          <w:rFonts w:ascii="Times New Roman" w:eastAsia="Times New Roman" w:hAnsi="Times New Roman" w:cs="Times New Roman"/>
          <w:sz w:val="24"/>
          <w:szCs w:val="24"/>
          <w:lang w:eastAsia="pt-BR"/>
        </w:rPr>
        <w:t xml:space="preserve">este trabalho </w:t>
      </w:r>
      <w:r w:rsidR="00F67BE1">
        <w:rPr>
          <w:rFonts w:ascii="Times New Roman" w:eastAsia="Times New Roman" w:hAnsi="Times New Roman" w:cs="Times New Roman"/>
          <w:sz w:val="24"/>
          <w:szCs w:val="24"/>
          <w:lang w:eastAsia="pt-BR"/>
        </w:rPr>
        <w:t>propõe</w:t>
      </w:r>
      <w:r>
        <w:rPr>
          <w:rFonts w:ascii="Times New Roman" w:eastAsia="Times New Roman" w:hAnsi="Times New Roman" w:cs="Times New Roman"/>
          <w:sz w:val="24"/>
          <w:szCs w:val="24"/>
          <w:lang w:eastAsia="pt-BR"/>
        </w:rPr>
        <w:t xml:space="preserve"> o desenvolvimento</w:t>
      </w:r>
      <w:r w:rsidRPr="002A7FA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de uma </w:t>
      </w:r>
      <w:r w:rsidRPr="002A7FAB">
        <w:rPr>
          <w:rFonts w:ascii="Times New Roman" w:eastAsia="Times New Roman" w:hAnsi="Times New Roman" w:cs="Times New Roman"/>
          <w:sz w:val="24"/>
          <w:szCs w:val="24"/>
          <w:lang w:eastAsia="pt-BR"/>
        </w:rPr>
        <w:t>ferramenta que ajuda o consumidor na hora de encontrar e avaliar diferentes serviços</w:t>
      </w:r>
      <w:r>
        <w:rPr>
          <w:rFonts w:ascii="Times New Roman" w:eastAsia="Times New Roman" w:hAnsi="Times New Roman" w:cs="Times New Roman"/>
          <w:sz w:val="24"/>
          <w:szCs w:val="24"/>
          <w:lang w:eastAsia="pt-BR"/>
        </w:rPr>
        <w:t xml:space="preserve"> sistematizando todo um processo de contratação de um profissional.</w:t>
      </w:r>
    </w:p>
    <w:p w:rsidR="009D36FC" w:rsidRDefault="009D36FC" w:rsidP="004B01A6">
      <w:pPr>
        <w:spacing w:line="360" w:lineRule="auto"/>
        <w:ind w:firstLine="709"/>
        <w:jc w:val="both"/>
        <w:rPr>
          <w:rFonts w:ascii="Times New Roman" w:hAnsi="Times New Roman" w:cs="Times New Roman"/>
          <w:sz w:val="24"/>
        </w:rPr>
      </w:pPr>
      <w:r w:rsidRPr="009D36FC">
        <w:rPr>
          <w:rFonts w:ascii="Times New Roman" w:hAnsi="Times New Roman" w:cs="Times New Roman"/>
          <w:sz w:val="24"/>
        </w:rPr>
        <w:t xml:space="preserve">O </w:t>
      </w:r>
      <w:r>
        <w:rPr>
          <w:rFonts w:ascii="Times New Roman" w:hAnsi="Times New Roman" w:cs="Times New Roman"/>
          <w:sz w:val="24"/>
        </w:rPr>
        <w:t>desafio de inovar em serviços</w:t>
      </w:r>
      <w:r w:rsidR="009C5ACF">
        <w:rPr>
          <w:rFonts w:ascii="Times New Roman" w:hAnsi="Times New Roman" w:cs="Times New Roman"/>
          <w:sz w:val="24"/>
        </w:rPr>
        <w:t xml:space="preserve"> seja</w:t>
      </w:r>
      <w:r w:rsidRPr="009D36FC">
        <w:rPr>
          <w:rFonts w:ascii="Times New Roman" w:hAnsi="Times New Roman" w:cs="Times New Roman"/>
          <w:sz w:val="24"/>
        </w:rPr>
        <w:t xml:space="preserve"> nas empresas que os prestam (</w:t>
      </w:r>
      <w:r w:rsidR="009C5ACF" w:rsidRPr="009D36FC">
        <w:rPr>
          <w:rFonts w:ascii="Times New Roman" w:hAnsi="Times New Roman" w:cs="Times New Roman"/>
          <w:sz w:val="24"/>
        </w:rPr>
        <w:t>seguradoras</w:t>
      </w:r>
      <w:r w:rsidR="009C5ACF">
        <w:rPr>
          <w:rFonts w:ascii="Times New Roman" w:hAnsi="Times New Roman" w:cs="Times New Roman"/>
          <w:sz w:val="24"/>
        </w:rPr>
        <w:t>,</w:t>
      </w:r>
      <w:r w:rsidR="009C5ACF" w:rsidRPr="009D36FC">
        <w:rPr>
          <w:rFonts w:ascii="Times New Roman" w:hAnsi="Times New Roman" w:cs="Times New Roman"/>
          <w:sz w:val="24"/>
        </w:rPr>
        <w:t xml:space="preserve"> empresas</w:t>
      </w:r>
      <w:r w:rsidRPr="009D36FC">
        <w:rPr>
          <w:rFonts w:ascii="Times New Roman" w:hAnsi="Times New Roman" w:cs="Times New Roman"/>
          <w:sz w:val="24"/>
        </w:rPr>
        <w:t xml:space="preserve"> de tecnologia da informação, laboratórios de análises clínicas, escolas, circos); seja em uma indústria que faz pós-venda ou na oferta de serviços complementares a produtos, a realidade é que a renda gerada em serviços há muito superou a dos produtos em uma economia como a brasileira. Segundo o </w:t>
      </w:r>
      <w:r w:rsidR="00991772" w:rsidRPr="005C1E6E">
        <w:rPr>
          <w:rFonts w:ascii="Times New Roman" w:eastAsia="Times New Roman" w:hAnsi="Times New Roman" w:cs="Times New Roman"/>
          <w:sz w:val="24"/>
          <w:szCs w:val="24"/>
          <w:lang w:eastAsia="pt-BR"/>
        </w:rPr>
        <w:t>Instituto Brasileiro de Geografia e Estatística</w:t>
      </w:r>
      <w:r w:rsidR="00991772">
        <w:rPr>
          <w:rFonts w:ascii="Times New Roman" w:eastAsia="Times New Roman" w:hAnsi="Times New Roman" w:cs="Times New Roman"/>
          <w:sz w:val="24"/>
          <w:szCs w:val="24"/>
          <w:lang w:eastAsia="pt-BR"/>
        </w:rPr>
        <w:t xml:space="preserve"> </w:t>
      </w:r>
      <w:r w:rsidR="0018058C">
        <w:rPr>
          <w:rFonts w:ascii="Times New Roman" w:eastAsia="Times New Roman" w:hAnsi="Times New Roman" w:cs="Times New Roman"/>
          <w:sz w:val="24"/>
          <w:szCs w:val="24"/>
          <w:lang w:eastAsia="pt-BR"/>
        </w:rPr>
        <w:t>(</w:t>
      </w:r>
      <w:r w:rsidRPr="009D36FC">
        <w:rPr>
          <w:rFonts w:ascii="Times New Roman" w:hAnsi="Times New Roman" w:cs="Times New Roman"/>
          <w:sz w:val="24"/>
        </w:rPr>
        <w:t>IBGE</w:t>
      </w:r>
      <w:r w:rsidR="0018058C">
        <w:rPr>
          <w:rFonts w:ascii="Times New Roman" w:hAnsi="Times New Roman" w:cs="Times New Roman"/>
          <w:sz w:val="24"/>
        </w:rPr>
        <w:t>)</w:t>
      </w:r>
      <w:r w:rsidRPr="009D36FC">
        <w:rPr>
          <w:rFonts w:ascii="Times New Roman" w:hAnsi="Times New Roman" w:cs="Times New Roman"/>
          <w:sz w:val="24"/>
        </w:rPr>
        <w:t>, em 2012, a atividade de serv</w:t>
      </w:r>
      <w:r w:rsidR="00EF6D54">
        <w:rPr>
          <w:rFonts w:ascii="Times New Roman" w:hAnsi="Times New Roman" w:cs="Times New Roman"/>
          <w:sz w:val="24"/>
        </w:rPr>
        <w:t xml:space="preserve">iços respondeu por 68,5% do </w:t>
      </w:r>
      <w:r w:rsidR="00991772">
        <w:rPr>
          <w:rFonts w:ascii="Times New Roman" w:hAnsi="Times New Roman" w:cs="Times New Roman"/>
          <w:sz w:val="24"/>
        </w:rPr>
        <w:t xml:space="preserve">Produto Interno Bruto </w:t>
      </w:r>
      <w:r w:rsidR="0018058C">
        <w:rPr>
          <w:rFonts w:ascii="Times New Roman" w:hAnsi="Times New Roman" w:cs="Times New Roman"/>
          <w:sz w:val="24"/>
        </w:rPr>
        <w:t>(</w:t>
      </w:r>
      <w:r w:rsidR="00991772">
        <w:rPr>
          <w:rFonts w:ascii="Times New Roman" w:hAnsi="Times New Roman" w:cs="Times New Roman"/>
          <w:sz w:val="24"/>
        </w:rPr>
        <w:t>P</w:t>
      </w:r>
      <w:r w:rsidR="00EF6D54">
        <w:rPr>
          <w:rFonts w:ascii="Times New Roman" w:hAnsi="Times New Roman" w:cs="Times New Roman"/>
          <w:sz w:val="24"/>
        </w:rPr>
        <w:t>IB</w:t>
      </w:r>
      <w:r w:rsidR="0018058C">
        <w:rPr>
          <w:rFonts w:ascii="Times New Roman" w:hAnsi="Times New Roman" w:cs="Times New Roman"/>
          <w:sz w:val="24"/>
        </w:rPr>
        <w:t>)</w:t>
      </w:r>
      <w:r w:rsidR="0023792B">
        <w:rPr>
          <w:rFonts w:ascii="Times New Roman" w:hAnsi="Times New Roman" w:cs="Times New Roman"/>
          <w:sz w:val="24"/>
        </w:rPr>
        <w:t xml:space="preserve"> </w:t>
      </w:r>
      <w:r w:rsidRPr="009D36FC">
        <w:rPr>
          <w:rFonts w:ascii="Times New Roman" w:hAnsi="Times New Roman" w:cs="Times New Roman"/>
          <w:sz w:val="24"/>
        </w:rPr>
        <w:t>e proporcionou mais de 78% dos empregos formais do país.</w:t>
      </w:r>
    </w:p>
    <w:p w:rsidR="009D36FC" w:rsidRDefault="00121A28" w:rsidP="00DC7355">
      <w:pPr>
        <w:spacing w:line="360" w:lineRule="auto"/>
        <w:ind w:firstLine="709"/>
        <w:jc w:val="both"/>
        <w:rPr>
          <w:rFonts w:ascii="Times New Roman" w:hAnsi="Times New Roman" w:cs="Times New Roman"/>
          <w:sz w:val="24"/>
        </w:rPr>
      </w:pPr>
      <w:r>
        <w:rPr>
          <w:rFonts w:ascii="Times New Roman" w:hAnsi="Times New Roman" w:cs="Times New Roman"/>
          <w:sz w:val="24"/>
        </w:rPr>
        <w:t>O objetivo do sistema</w:t>
      </w:r>
      <w:r w:rsidR="00AB558D" w:rsidRPr="00AB558D">
        <w:rPr>
          <w:rFonts w:ascii="Times New Roman" w:hAnsi="Times New Roman" w:cs="Times New Roman"/>
          <w:sz w:val="24"/>
        </w:rPr>
        <w:t xml:space="preserve"> é ser uma </w:t>
      </w:r>
      <w:r w:rsidR="00AB558D" w:rsidRPr="00991772">
        <w:rPr>
          <w:rFonts w:ascii="Georgia" w:hAnsi="Georgia"/>
          <w:i/>
          <w:color w:val="202020"/>
          <w:shd w:val="clear" w:color="auto" w:fill="FFFFFF"/>
        </w:rPr>
        <w:t>marketplace</w:t>
      </w:r>
      <w:r w:rsidR="00AB558D">
        <w:rPr>
          <w:rStyle w:val="apple-converted-space"/>
          <w:rFonts w:ascii="Georgia" w:hAnsi="Georgia"/>
          <w:color w:val="202020"/>
          <w:shd w:val="clear" w:color="auto" w:fill="FFFFFF"/>
        </w:rPr>
        <w:t xml:space="preserve"> para </w:t>
      </w:r>
      <w:r w:rsidR="00AB558D" w:rsidRPr="00AB558D">
        <w:rPr>
          <w:rFonts w:ascii="Times New Roman" w:hAnsi="Times New Roman" w:cs="Times New Roman"/>
          <w:sz w:val="24"/>
        </w:rPr>
        <w:t>prestadores de serviços, que facilite a vida de quem está procurando profissio</w:t>
      </w:r>
      <w:r w:rsidR="00AB558D">
        <w:rPr>
          <w:rFonts w:ascii="Times New Roman" w:hAnsi="Times New Roman" w:cs="Times New Roman"/>
          <w:sz w:val="24"/>
        </w:rPr>
        <w:t>n</w:t>
      </w:r>
      <w:r w:rsidR="004247A1">
        <w:rPr>
          <w:rFonts w:ascii="Times New Roman" w:hAnsi="Times New Roman" w:cs="Times New Roman"/>
          <w:sz w:val="24"/>
        </w:rPr>
        <w:t>ais de qualidade,</w:t>
      </w:r>
      <w:r w:rsidR="009C5ACF">
        <w:rPr>
          <w:rFonts w:ascii="Times New Roman" w:hAnsi="Times New Roman" w:cs="Times New Roman"/>
          <w:sz w:val="24"/>
        </w:rPr>
        <w:t xml:space="preserve"> bons preços e </w:t>
      </w:r>
      <w:r w:rsidR="00A0699A">
        <w:rPr>
          <w:rFonts w:ascii="Times New Roman" w:hAnsi="Times New Roman" w:cs="Times New Roman"/>
          <w:sz w:val="24"/>
        </w:rPr>
        <w:t>satisfaze</w:t>
      </w:r>
      <w:r w:rsidR="009C5ACF">
        <w:rPr>
          <w:rFonts w:ascii="Times New Roman" w:hAnsi="Times New Roman" w:cs="Times New Roman"/>
          <w:sz w:val="24"/>
        </w:rPr>
        <w:t>r</w:t>
      </w:r>
      <w:r w:rsidR="00A0699A">
        <w:rPr>
          <w:rFonts w:ascii="Times New Roman" w:hAnsi="Times New Roman" w:cs="Times New Roman"/>
          <w:sz w:val="24"/>
        </w:rPr>
        <w:t xml:space="preserve"> uma determinada necessidade ou desejo de um cliente, </w:t>
      </w:r>
      <w:r w:rsidR="00AB558D">
        <w:rPr>
          <w:rFonts w:ascii="Times New Roman" w:hAnsi="Times New Roman" w:cs="Times New Roman"/>
          <w:sz w:val="24"/>
        </w:rPr>
        <w:t>poupando</w:t>
      </w:r>
      <w:r w:rsidR="009D36FC" w:rsidRPr="00F925CC">
        <w:rPr>
          <w:rFonts w:ascii="Times New Roman" w:hAnsi="Times New Roman" w:cs="Times New Roman"/>
          <w:sz w:val="24"/>
        </w:rPr>
        <w:t xml:space="preserve"> tempo na contração de um serviço.</w:t>
      </w:r>
    </w:p>
    <w:p w:rsidR="00E33DC7" w:rsidRDefault="007A35AB" w:rsidP="007B7139">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A </w:t>
      </w:r>
      <w:r w:rsidR="00A316EA">
        <w:rPr>
          <w:rFonts w:ascii="Times New Roman" w:hAnsi="Times New Roman" w:cs="Times New Roman"/>
          <w:sz w:val="24"/>
        </w:rPr>
        <w:t xml:space="preserve">principal </w:t>
      </w:r>
      <w:r>
        <w:rPr>
          <w:rFonts w:ascii="Times New Roman" w:hAnsi="Times New Roman" w:cs="Times New Roman"/>
          <w:sz w:val="24"/>
        </w:rPr>
        <w:t>finalidade</w:t>
      </w:r>
      <w:r w:rsidR="00A316EA">
        <w:rPr>
          <w:rFonts w:ascii="Times New Roman" w:hAnsi="Times New Roman" w:cs="Times New Roman"/>
          <w:sz w:val="24"/>
        </w:rPr>
        <w:t xml:space="preserve"> </w:t>
      </w:r>
      <w:r w:rsidR="004F5990">
        <w:rPr>
          <w:rFonts w:ascii="Times New Roman" w:hAnsi="Times New Roman" w:cs="Times New Roman"/>
          <w:sz w:val="24"/>
        </w:rPr>
        <w:t>dessa aplicação</w:t>
      </w:r>
      <w:r w:rsidR="00A316EA" w:rsidRPr="00A316EA">
        <w:rPr>
          <w:rFonts w:ascii="Times New Roman" w:hAnsi="Times New Roman" w:cs="Times New Roman"/>
          <w:sz w:val="24"/>
        </w:rPr>
        <w:t xml:space="preserve"> é executar funções que, caso um ser humano fosse executar, se</w:t>
      </w:r>
      <w:r w:rsidR="00A316EA">
        <w:rPr>
          <w:rFonts w:ascii="Times New Roman" w:hAnsi="Times New Roman" w:cs="Times New Roman"/>
          <w:sz w:val="24"/>
        </w:rPr>
        <w:t>riam consideradas inteligentes.</w:t>
      </w:r>
      <w:r w:rsidR="00F67BE1">
        <w:rPr>
          <w:rFonts w:ascii="Times New Roman" w:hAnsi="Times New Roman" w:cs="Times New Roman"/>
          <w:sz w:val="24"/>
        </w:rPr>
        <w:t xml:space="preserve"> </w:t>
      </w:r>
      <w:r w:rsidR="00A316EA" w:rsidRPr="00A316EA">
        <w:rPr>
          <w:rFonts w:ascii="Times New Roman" w:hAnsi="Times New Roman" w:cs="Times New Roman"/>
          <w:sz w:val="24"/>
        </w:rPr>
        <w:t>Podemos pensar em algumas características básicas desse</w:t>
      </w:r>
      <w:r w:rsidR="00A316EA">
        <w:rPr>
          <w:rFonts w:ascii="Times New Roman" w:hAnsi="Times New Roman" w:cs="Times New Roman"/>
          <w:sz w:val="24"/>
        </w:rPr>
        <w:t xml:space="preserve"> sistema</w:t>
      </w:r>
      <w:r w:rsidR="00A316EA" w:rsidRPr="00A316EA">
        <w:rPr>
          <w:rFonts w:ascii="Times New Roman" w:hAnsi="Times New Roman" w:cs="Times New Roman"/>
          <w:sz w:val="24"/>
        </w:rPr>
        <w:t xml:space="preserve">, como a capacidade de raciocínio (aplicar regras lógicas a um conjunto de dados disponíveis para chegar a uma conclusão), aprendizagem (aprender com os erros e acertos de forma </w:t>
      </w:r>
      <w:r w:rsidR="00A316EA">
        <w:rPr>
          <w:rFonts w:ascii="Times New Roman" w:hAnsi="Times New Roman" w:cs="Times New Roman"/>
          <w:sz w:val="24"/>
        </w:rPr>
        <w:t xml:space="preserve">que futuramente possa </w:t>
      </w:r>
      <w:r w:rsidR="00A316EA" w:rsidRPr="00A316EA">
        <w:rPr>
          <w:rFonts w:ascii="Times New Roman" w:hAnsi="Times New Roman" w:cs="Times New Roman"/>
          <w:sz w:val="24"/>
        </w:rPr>
        <w:t>agir de maneira mais eficaz), reconhecer padrões (padrões de comportamento) e inferência (capacidade de conseguir aplicar o raciocínio nas</w:t>
      </w:r>
      <w:r w:rsidR="00A316EA">
        <w:rPr>
          <w:rFonts w:ascii="Times New Roman" w:hAnsi="Times New Roman" w:cs="Times New Roman"/>
          <w:sz w:val="24"/>
        </w:rPr>
        <w:t xml:space="preserve"> situações do nosso cotidiano).</w:t>
      </w:r>
      <w:r w:rsidR="00A56C06">
        <w:rPr>
          <w:rFonts w:ascii="Times New Roman" w:hAnsi="Times New Roman" w:cs="Times New Roman"/>
          <w:sz w:val="24"/>
        </w:rPr>
        <w:t xml:space="preserve"> </w:t>
      </w:r>
      <w:r w:rsidR="00F330C9">
        <w:rPr>
          <w:rFonts w:ascii="Times New Roman" w:hAnsi="Times New Roman" w:cs="Times New Roman"/>
          <w:sz w:val="24"/>
        </w:rPr>
        <w:t>De acordo com (</w:t>
      </w:r>
      <w:r w:rsidR="00F330C9" w:rsidRPr="009D3AAD">
        <w:rPr>
          <w:rFonts w:ascii="Times New Roman" w:hAnsi="Times New Roman" w:cs="Times New Roman"/>
          <w:sz w:val="24"/>
          <w:szCs w:val="24"/>
        </w:rPr>
        <w:t>LUGER</w:t>
      </w:r>
      <w:r w:rsidR="00F330C9">
        <w:rPr>
          <w:rFonts w:ascii="Times New Roman" w:hAnsi="Times New Roman" w:cs="Times New Roman"/>
          <w:sz w:val="24"/>
          <w:szCs w:val="24"/>
        </w:rPr>
        <w:t>, 2004</w:t>
      </w:r>
      <w:r w:rsidR="00F330C9">
        <w:rPr>
          <w:rFonts w:ascii="Times New Roman" w:hAnsi="Times New Roman" w:cs="Times New Roman"/>
          <w:sz w:val="24"/>
        </w:rPr>
        <w:t>), u</w:t>
      </w:r>
      <w:r w:rsidR="00A56C06">
        <w:rPr>
          <w:rFonts w:ascii="Times New Roman" w:hAnsi="Times New Roman" w:cs="Times New Roman"/>
          <w:sz w:val="24"/>
        </w:rPr>
        <w:t>m sistema que possua uma ou mais dessas características pode ser considerado um sistema inteligente.</w:t>
      </w:r>
    </w:p>
    <w:p w:rsidR="00F67BE1" w:rsidRDefault="00F67BE1" w:rsidP="007B7139">
      <w:pPr>
        <w:spacing w:line="360" w:lineRule="auto"/>
        <w:ind w:firstLine="709"/>
        <w:jc w:val="both"/>
        <w:rPr>
          <w:rFonts w:ascii="Times New Roman" w:hAnsi="Times New Roman" w:cs="Times New Roman"/>
          <w:sz w:val="24"/>
        </w:rPr>
      </w:pPr>
      <w:r>
        <w:rPr>
          <w:rFonts w:ascii="Times New Roman" w:hAnsi="Times New Roman" w:cs="Times New Roman"/>
          <w:sz w:val="24"/>
        </w:rPr>
        <w:t>Espera-se para esse sistema que ele possua capacidade de realizar associações de forma que a busca seja a mais adequada à necessidade de quem pesquisa o serviço.</w:t>
      </w:r>
      <w:r w:rsidR="00E33DC7">
        <w:rPr>
          <w:rFonts w:ascii="Times New Roman" w:hAnsi="Times New Roman" w:cs="Times New Roman"/>
          <w:sz w:val="24"/>
        </w:rPr>
        <w:t xml:space="preserve"> E</w:t>
      </w:r>
      <w:r w:rsidR="00A56C06">
        <w:rPr>
          <w:rFonts w:ascii="Times New Roman" w:hAnsi="Times New Roman" w:cs="Times New Roman"/>
          <w:sz w:val="24"/>
        </w:rPr>
        <w:t>st</w:t>
      </w:r>
      <w:r w:rsidR="00E33DC7">
        <w:rPr>
          <w:rFonts w:ascii="Times New Roman" w:hAnsi="Times New Roman" w:cs="Times New Roman"/>
          <w:sz w:val="24"/>
        </w:rPr>
        <w:t xml:space="preserve">as </w:t>
      </w:r>
      <w:r w:rsidR="00E33DC7">
        <w:rPr>
          <w:rFonts w:ascii="Times New Roman" w:hAnsi="Times New Roman" w:cs="Times New Roman"/>
          <w:sz w:val="24"/>
        </w:rPr>
        <w:lastRenderedPageBreak/>
        <w:t xml:space="preserve">associações possibilitarão que os usuários encontrem o serviço </w:t>
      </w:r>
      <w:r w:rsidR="00A56C06">
        <w:rPr>
          <w:rFonts w:ascii="Times New Roman" w:hAnsi="Times New Roman" w:cs="Times New Roman"/>
          <w:sz w:val="24"/>
        </w:rPr>
        <w:t>não apenas pelo termo da busca, mas por termos equivalentes como: regionalismos e sinônimos</w:t>
      </w:r>
      <w:r w:rsidR="00E33DC7">
        <w:rPr>
          <w:rFonts w:ascii="Times New Roman" w:hAnsi="Times New Roman" w:cs="Times New Roman"/>
          <w:sz w:val="24"/>
        </w:rPr>
        <w:t>.</w:t>
      </w:r>
    </w:p>
    <w:p w:rsidR="005E1E1D" w:rsidRPr="001A0081" w:rsidRDefault="005E1E1D" w:rsidP="005E1E1D">
      <w:pPr>
        <w:pStyle w:val="Ttulo1"/>
        <w:numPr>
          <w:ilvl w:val="1"/>
          <w:numId w:val="1"/>
        </w:numPr>
        <w:spacing w:before="100" w:beforeAutospacing="1" w:after="100" w:afterAutospacing="1" w:line="360" w:lineRule="auto"/>
        <w:ind w:left="284" w:hanging="284"/>
        <w:rPr>
          <w:rFonts w:ascii="Times New Roman" w:hAnsi="Times New Roman" w:cs="Times New Roman"/>
          <w:b w:val="0"/>
          <w:caps/>
          <w:color w:val="auto"/>
        </w:rPr>
      </w:pPr>
      <w:bookmarkStart w:id="3" w:name="_Toc404667074"/>
      <w:r w:rsidRPr="001A0081">
        <w:rPr>
          <w:rFonts w:ascii="Times New Roman" w:hAnsi="Times New Roman" w:cs="Times New Roman"/>
          <w:b w:val="0"/>
          <w:caps/>
          <w:color w:val="auto"/>
        </w:rPr>
        <w:t>Definição do Problema</w:t>
      </w:r>
      <w:bookmarkEnd w:id="3"/>
    </w:p>
    <w:p w:rsidR="005E1E1D" w:rsidRPr="00374C2D" w:rsidRDefault="00027AA1" w:rsidP="00027AA1">
      <w:pPr>
        <w:spacing w:line="360" w:lineRule="auto"/>
        <w:ind w:firstLine="709"/>
        <w:jc w:val="both"/>
        <w:rPr>
          <w:rFonts w:ascii="Times New Roman" w:eastAsia="Times New Roman" w:hAnsi="Times New Roman" w:cs="Times New Roman"/>
          <w:sz w:val="24"/>
          <w:szCs w:val="24"/>
          <w:lang w:eastAsia="pt-BR"/>
        </w:rPr>
      </w:pPr>
      <w:r w:rsidRPr="00027AA1">
        <w:rPr>
          <w:rFonts w:ascii="Times New Roman" w:eastAsia="Times New Roman" w:hAnsi="Times New Roman" w:cs="Times New Roman"/>
          <w:sz w:val="24"/>
          <w:szCs w:val="24"/>
          <w:lang w:eastAsia="pt-BR"/>
        </w:rPr>
        <w:t xml:space="preserve">O problema consiste em desenvolver um ambiente integrado que disponibilize de maneira transparente informações de prestadores de serviços a possíveis clientes. Independentemente da plataforma utilizada, o acesso aos dados dos prestadores de serviços podem ser consumido pelos clientes. Sistemas como </w:t>
      </w:r>
      <w:proofErr w:type="spellStart"/>
      <w:r w:rsidRPr="00027AA1">
        <w:rPr>
          <w:rFonts w:ascii="Times New Roman" w:eastAsia="Times New Roman" w:hAnsi="Times New Roman" w:cs="Times New Roman"/>
          <w:sz w:val="24"/>
          <w:szCs w:val="24"/>
          <w:lang w:eastAsia="pt-BR"/>
        </w:rPr>
        <w:t>GetNinjas</w:t>
      </w:r>
      <w:proofErr w:type="spellEnd"/>
      <w:r w:rsidRPr="00027AA1">
        <w:rPr>
          <w:rFonts w:ascii="Times New Roman" w:eastAsia="Times New Roman" w:hAnsi="Times New Roman" w:cs="Times New Roman"/>
          <w:sz w:val="24"/>
          <w:szCs w:val="24"/>
          <w:lang w:eastAsia="pt-BR"/>
        </w:rPr>
        <w:t xml:space="preserve">, </w:t>
      </w:r>
      <w:proofErr w:type="spellStart"/>
      <w:r w:rsidRPr="00027AA1">
        <w:rPr>
          <w:rFonts w:ascii="Times New Roman" w:eastAsia="Times New Roman" w:hAnsi="Times New Roman" w:cs="Times New Roman"/>
          <w:sz w:val="24"/>
          <w:szCs w:val="24"/>
          <w:lang w:eastAsia="pt-BR"/>
        </w:rPr>
        <w:t>Iguanafix</w:t>
      </w:r>
      <w:proofErr w:type="spellEnd"/>
      <w:r w:rsidRPr="00027AA1">
        <w:rPr>
          <w:rFonts w:ascii="Times New Roman" w:eastAsia="Times New Roman" w:hAnsi="Times New Roman" w:cs="Times New Roman"/>
          <w:sz w:val="24"/>
          <w:szCs w:val="24"/>
          <w:lang w:eastAsia="pt-BR"/>
        </w:rPr>
        <w:t xml:space="preserve"> e </w:t>
      </w:r>
      <w:proofErr w:type="spellStart"/>
      <w:r w:rsidRPr="00027AA1">
        <w:rPr>
          <w:rFonts w:ascii="Times New Roman" w:eastAsia="Times New Roman" w:hAnsi="Times New Roman" w:cs="Times New Roman"/>
          <w:sz w:val="24"/>
          <w:szCs w:val="24"/>
          <w:lang w:eastAsia="pt-BR"/>
        </w:rPr>
        <w:t>Recomind</w:t>
      </w:r>
      <w:proofErr w:type="spellEnd"/>
      <w:r w:rsidRPr="00027AA1">
        <w:rPr>
          <w:rFonts w:ascii="Times New Roman" w:eastAsia="Times New Roman" w:hAnsi="Times New Roman" w:cs="Times New Roman"/>
          <w:sz w:val="24"/>
          <w:szCs w:val="24"/>
          <w:lang w:eastAsia="pt-BR"/>
        </w:rPr>
        <w:t>.net são capazes de fornecer informações úteis e em tempo real sobre prestadores de serviços, serviços ofertados, qualificações de serviços e localização, porém são apenas aplicações web ou móvel isolada. A transparência no acesso às informações permite a criação de um ecossistema homogêneo poderoso capaz fornecer e suportar integrações a diversas aplicações.</w:t>
      </w:r>
      <w:r w:rsidR="00042877">
        <w:rPr>
          <w:rFonts w:ascii="Times New Roman" w:eastAsia="Times New Roman" w:hAnsi="Times New Roman" w:cs="Times New Roman"/>
          <w:sz w:val="24"/>
          <w:szCs w:val="24"/>
          <w:lang w:eastAsia="pt-BR"/>
        </w:rPr>
        <w:t xml:space="preserve"> </w:t>
      </w:r>
      <w:r w:rsidRPr="00027AA1">
        <w:rPr>
          <w:rFonts w:ascii="Times New Roman" w:eastAsia="Times New Roman" w:hAnsi="Times New Roman" w:cs="Times New Roman"/>
          <w:sz w:val="24"/>
          <w:szCs w:val="24"/>
          <w:lang w:eastAsia="pt-BR"/>
        </w:rPr>
        <w:t>Além disso, os sistemas supracitados são soluções regionalizadas com atuação limitada às regiões sul e sudeste</w:t>
      </w:r>
      <w:r>
        <w:rPr>
          <w:rFonts w:ascii="Times New Roman" w:eastAsia="Times New Roman" w:hAnsi="Times New Roman" w:cs="Times New Roman"/>
          <w:sz w:val="24"/>
          <w:szCs w:val="24"/>
          <w:lang w:eastAsia="pt-BR"/>
        </w:rPr>
        <w:t>, com isso a proposta desse trabalho busca solucionar um problema regional</w:t>
      </w:r>
      <w:r w:rsidR="00B256A1">
        <w:rPr>
          <w:rFonts w:ascii="Times New Roman" w:eastAsia="Times New Roman" w:hAnsi="Times New Roman" w:cs="Times New Roman"/>
          <w:sz w:val="24"/>
          <w:szCs w:val="24"/>
          <w:lang w:eastAsia="pt-BR"/>
        </w:rPr>
        <w:t xml:space="preserve"> em espec</w:t>
      </w:r>
      <w:r w:rsidR="00A451C3">
        <w:rPr>
          <w:rFonts w:ascii="Times New Roman" w:eastAsia="Times New Roman" w:hAnsi="Times New Roman" w:cs="Times New Roman"/>
          <w:sz w:val="24"/>
          <w:szCs w:val="24"/>
          <w:lang w:eastAsia="pt-BR"/>
        </w:rPr>
        <w:t>í</w:t>
      </w:r>
      <w:r w:rsidR="00B256A1">
        <w:rPr>
          <w:rFonts w:ascii="Times New Roman" w:eastAsia="Times New Roman" w:hAnsi="Times New Roman" w:cs="Times New Roman"/>
          <w:sz w:val="24"/>
          <w:szCs w:val="24"/>
          <w:lang w:eastAsia="pt-BR"/>
        </w:rPr>
        <w:t>fico no estado do Tocantins.</w:t>
      </w:r>
    </w:p>
    <w:p w:rsidR="005E1E1D" w:rsidRPr="001A0081" w:rsidRDefault="005E1E1D" w:rsidP="005E1E1D">
      <w:pPr>
        <w:pStyle w:val="Ttulo1"/>
        <w:numPr>
          <w:ilvl w:val="1"/>
          <w:numId w:val="1"/>
        </w:numPr>
        <w:spacing w:before="100" w:beforeAutospacing="1" w:after="100" w:afterAutospacing="1" w:line="360" w:lineRule="auto"/>
        <w:ind w:left="284" w:hanging="284"/>
        <w:rPr>
          <w:rFonts w:ascii="Times New Roman" w:hAnsi="Times New Roman" w:cs="Times New Roman"/>
          <w:b w:val="0"/>
          <w:caps/>
          <w:color w:val="auto"/>
        </w:rPr>
      </w:pPr>
      <w:bookmarkStart w:id="4" w:name="_Toc404667075"/>
      <w:r w:rsidRPr="001A0081">
        <w:rPr>
          <w:rFonts w:ascii="Times New Roman" w:hAnsi="Times New Roman" w:cs="Times New Roman"/>
          <w:b w:val="0"/>
          <w:caps/>
          <w:color w:val="auto"/>
        </w:rPr>
        <w:t>JUSTIFICATIVA</w:t>
      </w:r>
      <w:bookmarkEnd w:id="4"/>
    </w:p>
    <w:p w:rsidR="005E1E1D" w:rsidRPr="005E1E1D" w:rsidRDefault="005E1E1D" w:rsidP="005E1E1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Aplicações inteligentes que nos forneçam informações precisas, rápidas são indispensáveis devido a gestão do tempo cada vez mais difícil, a criação ou melhoramento de ferramentas que nos auxiliem no meio pessoal ou profissional far-se-ão necessárias.</w:t>
      </w:r>
    </w:p>
    <w:p w:rsidR="00F658E6" w:rsidRPr="001A0081" w:rsidRDefault="00CA6FE9" w:rsidP="000D13DD">
      <w:pPr>
        <w:pStyle w:val="Ttulo1"/>
        <w:numPr>
          <w:ilvl w:val="1"/>
          <w:numId w:val="1"/>
        </w:numPr>
        <w:spacing w:before="100" w:beforeAutospacing="1" w:after="100" w:afterAutospacing="1" w:line="360" w:lineRule="auto"/>
        <w:ind w:left="284" w:hanging="284"/>
        <w:rPr>
          <w:rFonts w:ascii="Times New Roman" w:hAnsi="Times New Roman" w:cs="Times New Roman"/>
          <w:b w:val="0"/>
          <w:color w:val="auto"/>
        </w:rPr>
      </w:pPr>
      <w:bookmarkStart w:id="5" w:name="_Toc404667076"/>
      <w:r w:rsidRPr="001A0081">
        <w:rPr>
          <w:rFonts w:ascii="Times New Roman" w:hAnsi="Times New Roman" w:cs="Times New Roman"/>
          <w:b w:val="0"/>
          <w:color w:val="auto"/>
        </w:rPr>
        <w:t>OBJETIVO</w:t>
      </w:r>
      <w:bookmarkEnd w:id="5"/>
    </w:p>
    <w:p w:rsidR="0067596C" w:rsidRDefault="0067596C" w:rsidP="0067596C">
      <w:pPr>
        <w:spacing w:line="360" w:lineRule="auto"/>
        <w:ind w:firstLine="709"/>
        <w:jc w:val="both"/>
        <w:rPr>
          <w:rFonts w:ascii="Times New Roman" w:eastAsia="Times New Roman" w:hAnsi="Times New Roman" w:cs="Times New Roman"/>
          <w:sz w:val="24"/>
          <w:szCs w:val="24"/>
          <w:lang w:eastAsia="pt-BR"/>
        </w:rPr>
      </w:pPr>
      <w:r w:rsidRPr="0067596C">
        <w:rPr>
          <w:rFonts w:ascii="Times New Roman" w:eastAsia="Times New Roman" w:hAnsi="Times New Roman" w:cs="Times New Roman"/>
          <w:sz w:val="24"/>
          <w:szCs w:val="24"/>
          <w:lang w:eastAsia="pt-BR"/>
        </w:rPr>
        <w:t xml:space="preserve">Criar </w:t>
      </w:r>
      <w:r w:rsidR="00CD3FC8">
        <w:rPr>
          <w:rFonts w:ascii="Times New Roman" w:eastAsia="Times New Roman" w:hAnsi="Times New Roman" w:cs="Times New Roman"/>
          <w:sz w:val="24"/>
          <w:szCs w:val="24"/>
          <w:lang w:eastAsia="pt-BR"/>
        </w:rPr>
        <w:t>um</w:t>
      </w:r>
      <w:r w:rsidR="00120C9F">
        <w:rPr>
          <w:rFonts w:ascii="Times New Roman" w:eastAsia="Times New Roman" w:hAnsi="Times New Roman" w:cs="Times New Roman"/>
          <w:sz w:val="24"/>
          <w:szCs w:val="24"/>
          <w:lang w:eastAsia="pt-BR"/>
        </w:rPr>
        <w:t>a arquitetura orientada a serviços</w:t>
      </w:r>
      <w:r w:rsidR="00CD3FC8" w:rsidRPr="00CD3FC8">
        <w:rPr>
          <w:rFonts w:ascii="Times New Roman" w:eastAsia="Times New Roman" w:hAnsi="Times New Roman" w:cs="Times New Roman"/>
          <w:sz w:val="24"/>
          <w:szCs w:val="24"/>
          <w:lang w:eastAsia="pt-BR"/>
        </w:rPr>
        <w:t xml:space="preserve"> destinado</w:t>
      </w:r>
      <w:r w:rsidR="00223B5A">
        <w:rPr>
          <w:rFonts w:ascii="Times New Roman" w:eastAsia="Times New Roman" w:hAnsi="Times New Roman" w:cs="Times New Roman"/>
          <w:sz w:val="24"/>
          <w:szCs w:val="24"/>
          <w:lang w:eastAsia="pt-BR"/>
        </w:rPr>
        <w:t xml:space="preserve">s à </w:t>
      </w:r>
      <w:r w:rsidR="00CD3FC8" w:rsidRPr="00CD3FC8">
        <w:rPr>
          <w:rFonts w:ascii="Times New Roman" w:eastAsia="Times New Roman" w:hAnsi="Times New Roman" w:cs="Times New Roman"/>
          <w:sz w:val="24"/>
          <w:szCs w:val="24"/>
          <w:lang w:eastAsia="pt-BR"/>
        </w:rPr>
        <w:t>contratação de prestadores de serviços</w:t>
      </w:r>
      <w:r w:rsidR="00434A1B">
        <w:rPr>
          <w:rFonts w:ascii="Times New Roman" w:eastAsia="Times New Roman" w:hAnsi="Times New Roman" w:cs="Times New Roman"/>
          <w:sz w:val="24"/>
          <w:szCs w:val="24"/>
          <w:lang w:eastAsia="pt-BR"/>
        </w:rPr>
        <w:t xml:space="preserve"> autônomos</w:t>
      </w:r>
      <w:r w:rsidRPr="0067596C">
        <w:rPr>
          <w:rFonts w:ascii="Times New Roman" w:eastAsia="Times New Roman" w:hAnsi="Times New Roman" w:cs="Times New Roman"/>
          <w:sz w:val="24"/>
          <w:szCs w:val="24"/>
          <w:lang w:eastAsia="pt-BR"/>
        </w:rPr>
        <w:t>.</w:t>
      </w:r>
    </w:p>
    <w:p w:rsidR="00CA6FE9" w:rsidRPr="00F44816" w:rsidRDefault="00D21DA0" w:rsidP="001A0081">
      <w:pPr>
        <w:pStyle w:val="Ttulo1"/>
        <w:numPr>
          <w:ilvl w:val="2"/>
          <w:numId w:val="27"/>
        </w:numPr>
        <w:spacing w:before="100" w:beforeAutospacing="1" w:after="100" w:afterAutospacing="1" w:line="360" w:lineRule="auto"/>
        <w:ind w:left="284" w:hanging="284"/>
        <w:rPr>
          <w:rFonts w:ascii="Times New Roman" w:hAnsi="Times New Roman" w:cs="Times New Roman"/>
          <w:b w:val="0"/>
          <w:color w:val="auto"/>
        </w:rPr>
      </w:pPr>
      <w:bookmarkStart w:id="6" w:name="_Toc404667077"/>
      <w:r w:rsidRPr="00F44816">
        <w:rPr>
          <w:rFonts w:ascii="Times New Roman" w:hAnsi="Times New Roman" w:cs="Times New Roman"/>
          <w:b w:val="0"/>
          <w:color w:val="auto"/>
        </w:rPr>
        <w:t>OBJETIVOS ESPECÍFICOS</w:t>
      </w:r>
      <w:bookmarkEnd w:id="6"/>
    </w:p>
    <w:p w:rsidR="00DA009A" w:rsidRPr="00CD3FC8" w:rsidRDefault="00E749C3" w:rsidP="00DA009A">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w:t>
      </w:r>
      <w:r w:rsidR="00DA009A" w:rsidRPr="00CD3FC8">
        <w:rPr>
          <w:rFonts w:ascii="Times New Roman" w:eastAsia="Times New Roman" w:hAnsi="Times New Roman" w:cs="Times New Roman"/>
          <w:sz w:val="24"/>
          <w:szCs w:val="24"/>
          <w:lang w:eastAsia="pt-BR"/>
        </w:rPr>
        <w:t xml:space="preserve">riar </w:t>
      </w:r>
      <w:r w:rsidR="00DA009A">
        <w:rPr>
          <w:rFonts w:ascii="Times New Roman" w:eastAsia="Times New Roman" w:hAnsi="Times New Roman" w:cs="Times New Roman"/>
          <w:sz w:val="24"/>
          <w:szCs w:val="24"/>
          <w:lang w:eastAsia="pt-BR"/>
        </w:rPr>
        <w:t>o</w:t>
      </w:r>
      <w:r w:rsidR="00DA009A" w:rsidRPr="00CD3FC8">
        <w:rPr>
          <w:rFonts w:ascii="Times New Roman" w:eastAsia="Times New Roman" w:hAnsi="Times New Roman" w:cs="Times New Roman"/>
          <w:sz w:val="24"/>
          <w:szCs w:val="24"/>
          <w:lang w:eastAsia="pt-BR"/>
        </w:rPr>
        <w:t xml:space="preserve"> banco de dados para o armazenamento e consumo </w:t>
      </w:r>
      <w:r w:rsidR="00DA009A">
        <w:rPr>
          <w:rFonts w:ascii="Times New Roman" w:eastAsia="Times New Roman" w:hAnsi="Times New Roman" w:cs="Times New Roman"/>
          <w:sz w:val="24"/>
          <w:szCs w:val="24"/>
          <w:lang w:eastAsia="pt-BR"/>
        </w:rPr>
        <w:t>das informações</w:t>
      </w:r>
      <w:r w:rsidR="00DA009A" w:rsidRPr="00CD3FC8">
        <w:rPr>
          <w:rFonts w:ascii="Times New Roman" w:eastAsia="Times New Roman" w:hAnsi="Times New Roman" w:cs="Times New Roman"/>
          <w:sz w:val="24"/>
          <w:szCs w:val="24"/>
          <w:lang w:eastAsia="pt-BR"/>
        </w:rPr>
        <w:t>;</w:t>
      </w:r>
    </w:p>
    <w:p w:rsidR="00DA009A" w:rsidRDefault="00E749C3" w:rsidP="00DA009A">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w:t>
      </w:r>
      <w:r w:rsidR="00983489">
        <w:rPr>
          <w:rFonts w:ascii="Times New Roman" w:eastAsia="Times New Roman" w:hAnsi="Times New Roman" w:cs="Times New Roman"/>
          <w:sz w:val="24"/>
          <w:szCs w:val="24"/>
          <w:lang w:eastAsia="pt-BR"/>
        </w:rPr>
        <w:t>odelar</w:t>
      </w:r>
      <w:r w:rsidR="00DA009A">
        <w:rPr>
          <w:rFonts w:ascii="Times New Roman" w:eastAsia="Times New Roman" w:hAnsi="Times New Roman" w:cs="Times New Roman"/>
          <w:sz w:val="24"/>
          <w:szCs w:val="24"/>
          <w:lang w:eastAsia="pt-BR"/>
        </w:rPr>
        <w:t xml:space="preserve"> a</w:t>
      </w:r>
      <w:r w:rsidR="00DA009A" w:rsidRPr="00B96D30">
        <w:rPr>
          <w:rFonts w:ascii="Times New Roman" w:eastAsia="Times New Roman" w:hAnsi="Times New Roman" w:cs="Times New Roman"/>
          <w:sz w:val="24"/>
          <w:szCs w:val="24"/>
          <w:lang w:eastAsia="pt-BR"/>
        </w:rPr>
        <w:t xml:space="preserve"> </w:t>
      </w:r>
      <w:r w:rsidR="00DA009A">
        <w:rPr>
          <w:rFonts w:ascii="Times New Roman" w:eastAsia="Times New Roman" w:hAnsi="Times New Roman" w:cs="Times New Roman"/>
          <w:sz w:val="24"/>
          <w:szCs w:val="24"/>
          <w:lang w:eastAsia="pt-BR"/>
        </w:rPr>
        <w:t>ferramenta</w:t>
      </w:r>
      <w:r w:rsidR="00DA009A" w:rsidRPr="00B96D30">
        <w:rPr>
          <w:rFonts w:ascii="Times New Roman" w:eastAsia="Times New Roman" w:hAnsi="Times New Roman" w:cs="Times New Roman"/>
          <w:sz w:val="24"/>
          <w:szCs w:val="24"/>
          <w:lang w:eastAsia="pt-BR"/>
        </w:rPr>
        <w:t xml:space="preserve"> propost</w:t>
      </w:r>
      <w:r w:rsidR="00DA009A">
        <w:rPr>
          <w:rFonts w:ascii="Times New Roman" w:eastAsia="Times New Roman" w:hAnsi="Times New Roman" w:cs="Times New Roman"/>
          <w:sz w:val="24"/>
          <w:szCs w:val="24"/>
          <w:lang w:eastAsia="pt-BR"/>
        </w:rPr>
        <w:t>a;</w:t>
      </w:r>
    </w:p>
    <w:p w:rsidR="00ED7ECA" w:rsidRDefault="00CD3FC8" w:rsidP="00CD3FC8">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CD3FC8">
        <w:rPr>
          <w:rFonts w:ascii="Times New Roman" w:eastAsia="Times New Roman" w:hAnsi="Times New Roman" w:cs="Times New Roman"/>
          <w:sz w:val="24"/>
          <w:szCs w:val="24"/>
          <w:lang w:eastAsia="pt-BR"/>
        </w:rPr>
        <w:t xml:space="preserve">Criar serviços que possam ser consumidos por diferentes </w:t>
      </w:r>
      <w:r w:rsidR="00983489">
        <w:rPr>
          <w:rFonts w:ascii="Times New Roman" w:eastAsia="Times New Roman" w:hAnsi="Times New Roman" w:cs="Times New Roman"/>
          <w:sz w:val="24"/>
          <w:szCs w:val="24"/>
          <w:lang w:eastAsia="pt-BR"/>
        </w:rPr>
        <w:t>plataformas</w:t>
      </w:r>
      <w:r w:rsidRPr="00CD3FC8">
        <w:rPr>
          <w:rFonts w:ascii="Times New Roman" w:eastAsia="Times New Roman" w:hAnsi="Times New Roman" w:cs="Times New Roman"/>
          <w:sz w:val="24"/>
          <w:szCs w:val="24"/>
          <w:lang w:eastAsia="pt-BR"/>
        </w:rPr>
        <w:t>;</w:t>
      </w:r>
    </w:p>
    <w:p w:rsidR="00DA009A" w:rsidRDefault="00DA009A" w:rsidP="00BB65B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A009A">
        <w:rPr>
          <w:rFonts w:ascii="Times New Roman" w:eastAsia="Times New Roman" w:hAnsi="Times New Roman" w:cs="Times New Roman"/>
          <w:sz w:val="24"/>
          <w:szCs w:val="24"/>
          <w:lang w:eastAsia="pt-BR"/>
        </w:rPr>
        <w:t>Desenvolver uma aplicação de teste com o objetivo de demonstrar o consumo dos serviços</w:t>
      </w:r>
      <w:r>
        <w:rPr>
          <w:rFonts w:ascii="Times New Roman" w:eastAsia="Times New Roman" w:hAnsi="Times New Roman" w:cs="Times New Roman"/>
          <w:sz w:val="24"/>
          <w:szCs w:val="24"/>
          <w:lang w:eastAsia="pt-BR"/>
        </w:rPr>
        <w:t xml:space="preserve"> desenvolvidos</w:t>
      </w:r>
      <w:r w:rsidR="00E106D7">
        <w:rPr>
          <w:rFonts w:ascii="Times New Roman" w:eastAsia="Times New Roman" w:hAnsi="Times New Roman" w:cs="Times New Roman"/>
          <w:sz w:val="24"/>
          <w:szCs w:val="24"/>
          <w:lang w:eastAsia="pt-BR"/>
        </w:rPr>
        <w:t>;</w:t>
      </w:r>
    </w:p>
    <w:p w:rsidR="00E106D7" w:rsidRPr="00DA009A" w:rsidRDefault="00E106D7" w:rsidP="00BB65B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Criar um modelo de negócio da aplicação;</w:t>
      </w:r>
    </w:p>
    <w:p w:rsidR="00822A6C" w:rsidRPr="001A0081" w:rsidRDefault="00BD1DAC" w:rsidP="004A2969">
      <w:pPr>
        <w:pStyle w:val="Ttulo1"/>
        <w:numPr>
          <w:ilvl w:val="1"/>
          <w:numId w:val="1"/>
        </w:numPr>
        <w:spacing w:before="100" w:beforeAutospacing="1" w:after="100" w:afterAutospacing="1" w:line="360" w:lineRule="auto"/>
        <w:ind w:left="284" w:hanging="284"/>
        <w:rPr>
          <w:rFonts w:ascii="Times New Roman" w:hAnsi="Times New Roman" w:cs="Times New Roman"/>
          <w:b w:val="0"/>
          <w:color w:val="auto"/>
        </w:rPr>
      </w:pPr>
      <w:bookmarkStart w:id="7" w:name="_Toc404667078"/>
      <w:r w:rsidRPr="001A0081">
        <w:rPr>
          <w:rFonts w:ascii="Times New Roman" w:hAnsi="Times New Roman" w:cs="Times New Roman"/>
          <w:b w:val="0"/>
          <w:color w:val="auto"/>
        </w:rPr>
        <w:t>MOTIVAÇÃO</w:t>
      </w:r>
      <w:bookmarkEnd w:id="7"/>
    </w:p>
    <w:p w:rsidR="00471992" w:rsidRDefault="006322A1" w:rsidP="003A36C8">
      <w:pPr>
        <w:spacing w:line="360" w:lineRule="auto"/>
        <w:ind w:firstLine="709"/>
        <w:jc w:val="both"/>
        <w:rPr>
          <w:sz w:val="24"/>
        </w:rPr>
      </w:pPr>
      <w:r w:rsidRPr="003A36C8">
        <w:rPr>
          <w:rFonts w:ascii="Times New Roman" w:eastAsia="Times New Roman" w:hAnsi="Times New Roman" w:cs="Times New Roman"/>
          <w:sz w:val="24"/>
          <w:szCs w:val="24"/>
          <w:lang w:eastAsia="pt-BR"/>
        </w:rPr>
        <w:t>Melhorar a vida das pessoas com o auxílio da tecnologia, tornando mais fác</w:t>
      </w:r>
      <w:r w:rsidR="009715A4">
        <w:rPr>
          <w:rFonts w:ascii="Times New Roman" w:eastAsia="Times New Roman" w:hAnsi="Times New Roman" w:cs="Times New Roman"/>
          <w:sz w:val="24"/>
          <w:szCs w:val="24"/>
          <w:lang w:eastAsia="pt-BR"/>
        </w:rPr>
        <w:t>il a contratação de serviço</w:t>
      </w:r>
      <w:r w:rsidR="0018058C">
        <w:rPr>
          <w:rFonts w:ascii="Times New Roman" w:eastAsia="Times New Roman" w:hAnsi="Times New Roman" w:cs="Times New Roman"/>
          <w:sz w:val="24"/>
          <w:szCs w:val="24"/>
          <w:lang w:eastAsia="pt-BR"/>
        </w:rPr>
        <w:t>s</w:t>
      </w:r>
      <w:r w:rsidR="009715A4">
        <w:rPr>
          <w:rFonts w:ascii="Times New Roman" w:eastAsia="Times New Roman" w:hAnsi="Times New Roman" w:cs="Times New Roman"/>
          <w:sz w:val="24"/>
          <w:szCs w:val="24"/>
          <w:lang w:eastAsia="pt-BR"/>
        </w:rPr>
        <w:t>, informar</w:t>
      </w:r>
      <w:r w:rsidR="00E962EC">
        <w:rPr>
          <w:rFonts w:ascii="Times New Roman" w:eastAsia="Times New Roman" w:hAnsi="Times New Roman" w:cs="Times New Roman"/>
          <w:sz w:val="24"/>
          <w:szCs w:val="24"/>
          <w:lang w:eastAsia="pt-BR"/>
        </w:rPr>
        <w:t xml:space="preserve"> prestadores de serviços mais próximos de sua </w:t>
      </w:r>
      <w:r w:rsidRPr="003A36C8">
        <w:rPr>
          <w:rFonts w:ascii="Times New Roman" w:eastAsia="Times New Roman" w:hAnsi="Times New Roman" w:cs="Times New Roman"/>
          <w:sz w:val="24"/>
          <w:szCs w:val="24"/>
          <w:lang w:eastAsia="pt-BR"/>
        </w:rPr>
        <w:t xml:space="preserve">localização, visualização de comentários </w:t>
      </w:r>
      <w:r w:rsidR="006640C9" w:rsidRPr="003A36C8">
        <w:rPr>
          <w:rFonts w:ascii="Times New Roman" w:eastAsia="Times New Roman" w:hAnsi="Times New Roman" w:cs="Times New Roman"/>
          <w:sz w:val="24"/>
          <w:szCs w:val="24"/>
          <w:lang w:eastAsia="pt-BR"/>
        </w:rPr>
        <w:t>referente</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ao</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w:t>
      </w:r>
      <w:r w:rsidRPr="003A36C8">
        <w:rPr>
          <w:rFonts w:ascii="Times New Roman" w:eastAsia="Times New Roman" w:hAnsi="Times New Roman" w:cs="Times New Roman"/>
          <w:sz w:val="24"/>
          <w:szCs w:val="24"/>
          <w:lang w:eastAsia="pt-BR"/>
        </w:rPr>
        <w:t>serviço</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prestado</w:t>
      </w:r>
      <w:r w:rsidR="00E962EC">
        <w:rPr>
          <w:rFonts w:ascii="Times New Roman" w:eastAsia="Times New Roman" w:hAnsi="Times New Roman" w:cs="Times New Roman"/>
          <w:sz w:val="24"/>
          <w:szCs w:val="24"/>
          <w:lang w:eastAsia="pt-BR"/>
        </w:rPr>
        <w:t>s, auxí</w:t>
      </w:r>
      <w:r w:rsidR="000F6DBB">
        <w:rPr>
          <w:rFonts w:ascii="Times New Roman" w:eastAsia="Times New Roman" w:hAnsi="Times New Roman" w:cs="Times New Roman"/>
          <w:sz w:val="24"/>
          <w:szCs w:val="24"/>
          <w:lang w:eastAsia="pt-BR"/>
        </w:rPr>
        <w:t>lio na pesquisa do</w:t>
      </w:r>
      <w:r w:rsidR="00E962EC">
        <w:rPr>
          <w:rFonts w:ascii="Times New Roman" w:eastAsia="Times New Roman" w:hAnsi="Times New Roman" w:cs="Times New Roman"/>
          <w:sz w:val="24"/>
          <w:szCs w:val="24"/>
          <w:lang w:eastAsia="pt-BR"/>
        </w:rPr>
        <w:t>s</w:t>
      </w:r>
      <w:r w:rsidR="000F6DBB">
        <w:rPr>
          <w:rFonts w:ascii="Times New Roman" w:eastAsia="Times New Roman" w:hAnsi="Times New Roman" w:cs="Times New Roman"/>
          <w:sz w:val="24"/>
          <w:szCs w:val="24"/>
          <w:lang w:eastAsia="pt-BR"/>
        </w:rPr>
        <w:t xml:space="preserve"> serviço</w:t>
      </w:r>
      <w:r w:rsidR="00E962EC">
        <w:rPr>
          <w:rFonts w:ascii="Times New Roman" w:eastAsia="Times New Roman" w:hAnsi="Times New Roman" w:cs="Times New Roman"/>
          <w:sz w:val="24"/>
          <w:szCs w:val="24"/>
          <w:lang w:eastAsia="pt-BR"/>
        </w:rPr>
        <w:t>s</w:t>
      </w:r>
      <w:r w:rsidRPr="003A36C8">
        <w:rPr>
          <w:rFonts w:ascii="Times New Roman" w:eastAsia="Times New Roman" w:hAnsi="Times New Roman" w:cs="Times New Roman"/>
          <w:sz w:val="24"/>
          <w:szCs w:val="24"/>
          <w:lang w:eastAsia="pt-BR"/>
        </w:rPr>
        <w:t>. Enfim uma ferramenta qu</w:t>
      </w:r>
      <w:r w:rsidR="00185074">
        <w:rPr>
          <w:rFonts w:ascii="Times New Roman" w:eastAsia="Times New Roman" w:hAnsi="Times New Roman" w:cs="Times New Roman"/>
          <w:sz w:val="24"/>
          <w:szCs w:val="24"/>
          <w:lang w:eastAsia="pt-BR"/>
        </w:rPr>
        <w:t>e auxili</w:t>
      </w:r>
      <w:r w:rsidR="00185074" w:rsidRPr="003A36C8">
        <w:rPr>
          <w:rFonts w:ascii="Times New Roman" w:eastAsia="Times New Roman" w:hAnsi="Times New Roman" w:cs="Times New Roman"/>
          <w:sz w:val="24"/>
          <w:szCs w:val="24"/>
          <w:lang w:eastAsia="pt-BR"/>
        </w:rPr>
        <w:t>em</w:t>
      </w:r>
      <w:r w:rsidRPr="003A36C8">
        <w:rPr>
          <w:rFonts w:ascii="Times New Roman" w:eastAsia="Times New Roman" w:hAnsi="Times New Roman" w:cs="Times New Roman"/>
          <w:sz w:val="24"/>
          <w:szCs w:val="24"/>
          <w:lang w:eastAsia="pt-BR"/>
        </w:rPr>
        <w:t xml:space="preserve"> na vida das pessoas </w:t>
      </w:r>
      <w:r w:rsidR="001E718F" w:rsidRPr="003A36C8">
        <w:rPr>
          <w:rFonts w:ascii="Times New Roman" w:eastAsia="Times New Roman" w:hAnsi="Times New Roman" w:cs="Times New Roman"/>
          <w:sz w:val="24"/>
          <w:szCs w:val="24"/>
          <w:lang w:eastAsia="pt-BR"/>
        </w:rPr>
        <w:t>dispondo</w:t>
      </w:r>
      <w:r w:rsidR="00471992">
        <w:rPr>
          <w:rFonts w:ascii="Times New Roman" w:eastAsia="Times New Roman" w:hAnsi="Times New Roman" w:cs="Times New Roman"/>
          <w:sz w:val="24"/>
          <w:szCs w:val="24"/>
          <w:lang w:eastAsia="pt-BR"/>
        </w:rPr>
        <w:t xml:space="preserve"> de informações ú</w:t>
      </w:r>
      <w:r w:rsidRPr="003A36C8">
        <w:rPr>
          <w:rFonts w:ascii="Times New Roman" w:eastAsia="Times New Roman" w:hAnsi="Times New Roman" w:cs="Times New Roman"/>
          <w:sz w:val="24"/>
          <w:szCs w:val="24"/>
          <w:lang w:eastAsia="pt-BR"/>
        </w:rPr>
        <w:t>teis e inteligentes de maneira fácil e rápida.</w:t>
      </w:r>
    </w:p>
    <w:p w:rsidR="004A2969" w:rsidRPr="001A0081" w:rsidRDefault="004A2969" w:rsidP="004A2969">
      <w:pPr>
        <w:pStyle w:val="Ttulo1"/>
        <w:numPr>
          <w:ilvl w:val="1"/>
          <w:numId w:val="1"/>
        </w:numPr>
        <w:spacing w:before="100" w:beforeAutospacing="1" w:after="100" w:afterAutospacing="1" w:line="360" w:lineRule="auto"/>
        <w:ind w:left="284" w:hanging="284"/>
        <w:rPr>
          <w:rFonts w:ascii="Times New Roman" w:hAnsi="Times New Roman" w:cs="Times New Roman"/>
          <w:b w:val="0"/>
          <w:caps/>
          <w:color w:val="auto"/>
        </w:rPr>
      </w:pPr>
      <w:bookmarkStart w:id="8" w:name="_Toc404667079"/>
      <w:r w:rsidRPr="001A0081">
        <w:rPr>
          <w:rFonts w:ascii="Times New Roman" w:hAnsi="Times New Roman" w:cs="Times New Roman"/>
          <w:b w:val="0"/>
          <w:caps/>
          <w:color w:val="auto"/>
        </w:rPr>
        <w:t>Estrutura da monografia</w:t>
      </w:r>
      <w:bookmarkEnd w:id="8"/>
    </w:p>
    <w:p w:rsidR="00536E50" w:rsidRDefault="00DF08DD" w:rsidP="00DF08DD">
      <w:pPr>
        <w:spacing w:line="360" w:lineRule="auto"/>
        <w:ind w:firstLine="709"/>
        <w:jc w:val="both"/>
        <w:rPr>
          <w:rFonts w:ascii="Times New Roman" w:eastAsia="Times New Roman" w:hAnsi="Times New Roman" w:cs="Times New Roman"/>
          <w:sz w:val="24"/>
          <w:szCs w:val="24"/>
          <w:lang w:eastAsia="pt-BR"/>
        </w:rPr>
      </w:pPr>
      <w:r w:rsidRPr="00DF08DD">
        <w:rPr>
          <w:rFonts w:ascii="Times New Roman" w:eastAsia="Times New Roman" w:hAnsi="Times New Roman" w:cs="Times New Roman"/>
          <w:sz w:val="24"/>
          <w:szCs w:val="24"/>
          <w:lang w:eastAsia="pt-BR"/>
        </w:rPr>
        <w:t>A seção 2(</w:t>
      </w:r>
      <w:r w:rsidR="00F058DA">
        <w:rPr>
          <w:rFonts w:ascii="Times New Roman" w:eastAsia="Times New Roman" w:hAnsi="Times New Roman" w:cs="Times New Roman"/>
          <w:sz w:val="24"/>
          <w:szCs w:val="24"/>
          <w:lang w:eastAsia="pt-BR"/>
        </w:rPr>
        <w:t xml:space="preserve">dois) desse trabalho mostra </w:t>
      </w:r>
      <w:r w:rsidR="00937F30">
        <w:rPr>
          <w:rFonts w:ascii="Times New Roman" w:eastAsia="Times New Roman" w:hAnsi="Times New Roman" w:cs="Times New Roman"/>
          <w:sz w:val="24"/>
          <w:szCs w:val="24"/>
          <w:lang w:eastAsia="pt-BR"/>
        </w:rPr>
        <w:t xml:space="preserve">a pesquisa bibliográfica utilizada no trabalho. A seção 3(três) mostra </w:t>
      </w:r>
      <w:r w:rsidR="00F058DA">
        <w:rPr>
          <w:rFonts w:ascii="Times New Roman" w:eastAsia="Times New Roman" w:hAnsi="Times New Roman" w:cs="Times New Roman"/>
          <w:sz w:val="24"/>
          <w:szCs w:val="24"/>
          <w:lang w:eastAsia="pt-BR"/>
        </w:rPr>
        <w:t xml:space="preserve">o referencial </w:t>
      </w:r>
      <w:r w:rsidRPr="00DF08DD">
        <w:rPr>
          <w:rFonts w:ascii="Times New Roman" w:eastAsia="Times New Roman" w:hAnsi="Times New Roman" w:cs="Times New Roman"/>
          <w:sz w:val="24"/>
          <w:szCs w:val="24"/>
          <w:lang w:eastAsia="pt-BR"/>
        </w:rPr>
        <w:t>teóric</w:t>
      </w:r>
      <w:r w:rsidR="00F058DA">
        <w:rPr>
          <w:rFonts w:ascii="Times New Roman" w:eastAsia="Times New Roman" w:hAnsi="Times New Roman" w:cs="Times New Roman"/>
          <w:sz w:val="24"/>
          <w:szCs w:val="24"/>
          <w:lang w:eastAsia="pt-BR"/>
        </w:rPr>
        <w:t>o</w:t>
      </w:r>
      <w:r w:rsidRPr="00DF08DD">
        <w:rPr>
          <w:rFonts w:ascii="Times New Roman" w:eastAsia="Times New Roman" w:hAnsi="Times New Roman" w:cs="Times New Roman"/>
          <w:sz w:val="24"/>
          <w:szCs w:val="24"/>
          <w:lang w:eastAsia="pt-BR"/>
        </w:rPr>
        <w:t xml:space="preserve"> que aborda os principais conceitos que envolvem a utilização </w:t>
      </w:r>
      <w:r>
        <w:rPr>
          <w:rFonts w:ascii="Times New Roman" w:eastAsia="Times New Roman" w:hAnsi="Times New Roman" w:cs="Times New Roman"/>
          <w:sz w:val="24"/>
          <w:szCs w:val="24"/>
          <w:lang w:eastAsia="pt-BR"/>
        </w:rPr>
        <w:t>de SOA</w:t>
      </w:r>
      <w:r w:rsidR="00012581">
        <w:rPr>
          <w:rFonts w:ascii="Times New Roman" w:eastAsia="Times New Roman" w:hAnsi="Times New Roman" w:cs="Times New Roman"/>
          <w:sz w:val="24"/>
          <w:szCs w:val="24"/>
          <w:lang w:eastAsia="pt-BR"/>
        </w:rPr>
        <w:t xml:space="preserve"> e trabalhos relacionados</w:t>
      </w:r>
      <w:r w:rsidRPr="00DF08DD">
        <w:rPr>
          <w:rFonts w:ascii="Times New Roman" w:eastAsia="Times New Roman" w:hAnsi="Times New Roman" w:cs="Times New Roman"/>
          <w:sz w:val="24"/>
          <w:szCs w:val="24"/>
          <w:lang w:eastAsia="pt-BR"/>
        </w:rPr>
        <w:t>. A metodologia será</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 xml:space="preserve">apresentada na seção </w:t>
      </w:r>
      <w:r w:rsidR="00937F30">
        <w:rPr>
          <w:rFonts w:ascii="Times New Roman" w:eastAsia="Times New Roman" w:hAnsi="Times New Roman" w:cs="Times New Roman"/>
          <w:sz w:val="24"/>
          <w:szCs w:val="24"/>
          <w:lang w:eastAsia="pt-BR"/>
        </w:rPr>
        <w:t>4</w:t>
      </w:r>
      <w:r w:rsidRPr="00DF08DD">
        <w:rPr>
          <w:rFonts w:ascii="Times New Roman" w:eastAsia="Times New Roman" w:hAnsi="Times New Roman" w:cs="Times New Roman"/>
          <w:sz w:val="24"/>
          <w:szCs w:val="24"/>
          <w:lang w:eastAsia="pt-BR"/>
        </w:rPr>
        <w:t>(</w:t>
      </w:r>
      <w:r w:rsidR="00937F30">
        <w:rPr>
          <w:rFonts w:ascii="Times New Roman" w:eastAsia="Times New Roman" w:hAnsi="Times New Roman" w:cs="Times New Roman"/>
          <w:sz w:val="24"/>
          <w:szCs w:val="24"/>
          <w:lang w:eastAsia="pt-BR"/>
        </w:rPr>
        <w:t>quatro</w:t>
      </w:r>
      <w:r w:rsidRPr="00DF08DD">
        <w:rPr>
          <w:rFonts w:ascii="Times New Roman" w:eastAsia="Times New Roman" w:hAnsi="Times New Roman" w:cs="Times New Roman"/>
          <w:sz w:val="24"/>
          <w:szCs w:val="24"/>
          <w:lang w:eastAsia="pt-BR"/>
        </w:rPr>
        <w:t xml:space="preserve">), descrevendo </w:t>
      </w:r>
      <w:r w:rsidR="00F058DA">
        <w:rPr>
          <w:rFonts w:ascii="Times New Roman" w:eastAsia="Times New Roman" w:hAnsi="Times New Roman" w:cs="Times New Roman"/>
          <w:sz w:val="24"/>
          <w:szCs w:val="24"/>
          <w:lang w:eastAsia="pt-BR"/>
        </w:rPr>
        <w:t>os</w:t>
      </w:r>
      <w:r w:rsidRPr="00DF08DD">
        <w:rPr>
          <w:rFonts w:ascii="Times New Roman" w:eastAsia="Times New Roman" w:hAnsi="Times New Roman" w:cs="Times New Roman"/>
          <w:sz w:val="24"/>
          <w:szCs w:val="24"/>
          <w:lang w:eastAsia="pt-BR"/>
        </w:rPr>
        <w:t xml:space="preserve"> métodos e procedimentos utilizados neste trabalho. A visão do sistema</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 xml:space="preserve">e a codificação serão expostas na seção </w:t>
      </w:r>
      <w:r w:rsidR="00937F30">
        <w:rPr>
          <w:rFonts w:ascii="Times New Roman" w:eastAsia="Times New Roman" w:hAnsi="Times New Roman" w:cs="Times New Roman"/>
          <w:sz w:val="24"/>
          <w:szCs w:val="24"/>
          <w:lang w:eastAsia="pt-BR"/>
        </w:rPr>
        <w:t>5</w:t>
      </w:r>
      <w:r w:rsidRPr="00DF08DD">
        <w:rPr>
          <w:rFonts w:ascii="Times New Roman" w:eastAsia="Times New Roman" w:hAnsi="Times New Roman" w:cs="Times New Roman"/>
          <w:sz w:val="24"/>
          <w:szCs w:val="24"/>
          <w:lang w:eastAsia="pt-BR"/>
        </w:rPr>
        <w:t>(</w:t>
      </w:r>
      <w:r w:rsidR="00937F30">
        <w:rPr>
          <w:rFonts w:ascii="Times New Roman" w:eastAsia="Times New Roman" w:hAnsi="Times New Roman" w:cs="Times New Roman"/>
          <w:sz w:val="24"/>
          <w:szCs w:val="24"/>
          <w:lang w:eastAsia="pt-BR"/>
        </w:rPr>
        <w:t>cinco</w:t>
      </w:r>
      <w:r w:rsidRPr="00DF08DD">
        <w:rPr>
          <w:rFonts w:ascii="Times New Roman" w:eastAsia="Times New Roman" w:hAnsi="Times New Roman" w:cs="Times New Roman"/>
          <w:sz w:val="24"/>
          <w:szCs w:val="24"/>
          <w:lang w:eastAsia="pt-BR"/>
        </w:rPr>
        <w:t>) apresentando com detalhes o</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processo de construção dos serviços, bem como os principais trechos de código</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 xml:space="preserve">utilizados no processo. E, por fim, a seção </w:t>
      </w:r>
      <w:r w:rsidR="00937F30">
        <w:rPr>
          <w:rFonts w:ascii="Times New Roman" w:eastAsia="Times New Roman" w:hAnsi="Times New Roman" w:cs="Times New Roman"/>
          <w:sz w:val="24"/>
          <w:szCs w:val="24"/>
          <w:lang w:eastAsia="pt-BR"/>
        </w:rPr>
        <w:t>6</w:t>
      </w:r>
      <w:r w:rsidRPr="00DF08DD">
        <w:rPr>
          <w:rFonts w:ascii="Times New Roman" w:eastAsia="Times New Roman" w:hAnsi="Times New Roman" w:cs="Times New Roman"/>
          <w:sz w:val="24"/>
          <w:szCs w:val="24"/>
          <w:lang w:eastAsia="pt-BR"/>
        </w:rPr>
        <w:t>(</w:t>
      </w:r>
      <w:r w:rsidR="00937F30">
        <w:rPr>
          <w:rFonts w:ascii="Times New Roman" w:eastAsia="Times New Roman" w:hAnsi="Times New Roman" w:cs="Times New Roman"/>
          <w:sz w:val="24"/>
          <w:szCs w:val="24"/>
          <w:lang w:eastAsia="pt-BR"/>
        </w:rPr>
        <w:t>seis</w:t>
      </w:r>
      <w:r w:rsidRPr="00DF08DD">
        <w:rPr>
          <w:rFonts w:ascii="Times New Roman" w:eastAsia="Times New Roman" w:hAnsi="Times New Roman" w:cs="Times New Roman"/>
          <w:sz w:val="24"/>
          <w:szCs w:val="24"/>
          <w:lang w:eastAsia="pt-BR"/>
        </w:rPr>
        <w:t xml:space="preserve">) </w:t>
      </w:r>
      <w:r w:rsidR="00A60A66">
        <w:rPr>
          <w:rFonts w:ascii="Times New Roman" w:eastAsia="Times New Roman" w:hAnsi="Times New Roman" w:cs="Times New Roman"/>
          <w:sz w:val="24"/>
          <w:szCs w:val="24"/>
          <w:lang w:eastAsia="pt-BR"/>
        </w:rPr>
        <w:t>apresenta</w:t>
      </w:r>
      <w:r w:rsidRPr="00DF08DD">
        <w:rPr>
          <w:rFonts w:ascii="Times New Roman" w:eastAsia="Times New Roman" w:hAnsi="Times New Roman" w:cs="Times New Roman"/>
          <w:sz w:val="24"/>
          <w:szCs w:val="24"/>
          <w:lang w:eastAsia="pt-BR"/>
        </w:rPr>
        <w:t xml:space="preserve"> informações sobre as</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conclusões e os trabalhos futuros.</w:t>
      </w:r>
    </w:p>
    <w:p w:rsidR="00536E50" w:rsidRDefault="00536E50">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9A1EEA" w:rsidRDefault="00735CC2" w:rsidP="008B2BB2">
      <w:pPr>
        <w:pStyle w:val="Ttulo1"/>
        <w:numPr>
          <w:ilvl w:val="0"/>
          <w:numId w:val="24"/>
        </w:numPr>
        <w:spacing w:before="100" w:beforeAutospacing="1" w:after="100" w:afterAutospacing="1" w:line="360" w:lineRule="auto"/>
        <w:rPr>
          <w:rFonts w:ascii="Times New Roman" w:hAnsi="Times New Roman" w:cs="Times New Roman"/>
          <w:caps/>
          <w:color w:val="auto"/>
        </w:rPr>
      </w:pPr>
      <w:bookmarkStart w:id="9" w:name="_Toc404667080"/>
      <w:commentRangeStart w:id="10"/>
      <w:r w:rsidRPr="00735CC2">
        <w:rPr>
          <w:rFonts w:ascii="Times New Roman" w:hAnsi="Times New Roman" w:cs="Times New Roman"/>
          <w:caps/>
          <w:color w:val="auto"/>
        </w:rPr>
        <w:lastRenderedPageBreak/>
        <w:t>Pesquisa bibliográfica</w:t>
      </w:r>
      <w:bookmarkEnd w:id="9"/>
      <w:commentRangeEnd w:id="10"/>
      <w:r w:rsidR="008759E6">
        <w:rPr>
          <w:rStyle w:val="Refdecomentrio"/>
          <w:rFonts w:asciiTheme="minorHAnsi" w:eastAsiaTheme="minorHAnsi" w:hAnsiTheme="minorHAnsi" w:cstheme="minorBidi"/>
          <w:b w:val="0"/>
          <w:bCs w:val="0"/>
          <w:color w:val="auto"/>
        </w:rPr>
        <w:commentReference w:id="10"/>
      </w:r>
    </w:p>
    <w:p w:rsidR="000629F0" w:rsidRDefault="00594555" w:rsidP="00035555">
      <w:pPr>
        <w:spacing w:line="360" w:lineRule="auto"/>
        <w:ind w:firstLine="709"/>
        <w:jc w:val="both"/>
        <w:rPr>
          <w:rFonts w:ascii="Times New Roman" w:hAnsi="Times New Roman" w:cs="Times New Roman"/>
          <w:sz w:val="24"/>
          <w:szCs w:val="24"/>
        </w:rPr>
      </w:pPr>
      <w:r w:rsidRPr="00594555">
        <w:rPr>
          <w:rFonts w:ascii="Times New Roman" w:hAnsi="Times New Roman" w:cs="Times New Roman"/>
          <w:sz w:val="24"/>
          <w:szCs w:val="24"/>
        </w:rPr>
        <w:t>O seguimento da</w:t>
      </w:r>
      <w:r w:rsidR="00641685">
        <w:rPr>
          <w:rFonts w:ascii="Times New Roman" w:hAnsi="Times New Roman" w:cs="Times New Roman"/>
          <w:sz w:val="24"/>
          <w:szCs w:val="24"/>
        </w:rPr>
        <w:t>s</w:t>
      </w:r>
      <w:r w:rsidRPr="00594555">
        <w:rPr>
          <w:rFonts w:ascii="Times New Roman" w:hAnsi="Times New Roman" w:cs="Times New Roman"/>
          <w:sz w:val="24"/>
          <w:szCs w:val="24"/>
        </w:rPr>
        <w:t xml:space="preserve"> micro e pequena</w:t>
      </w:r>
      <w:r w:rsidR="00641685">
        <w:rPr>
          <w:rFonts w:ascii="Times New Roman" w:hAnsi="Times New Roman" w:cs="Times New Roman"/>
          <w:sz w:val="24"/>
          <w:szCs w:val="24"/>
        </w:rPr>
        <w:t>s</w:t>
      </w:r>
      <w:r w:rsidRPr="00594555">
        <w:rPr>
          <w:rFonts w:ascii="Times New Roman" w:hAnsi="Times New Roman" w:cs="Times New Roman"/>
          <w:sz w:val="24"/>
          <w:szCs w:val="24"/>
        </w:rPr>
        <w:t xml:space="preserve"> empresa</w:t>
      </w:r>
      <w:r w:rsidR="00641685">
        <w:rPr>
          <w:rFonts w:ascii="Times New Roman" w:hAnsi="Times New Roman" w:cs="Times New Roman"/>
          <w:sz w:val="24"/>
          <w:szCs w:val="24"/>
        </w:rPr>
        <w:t>s</w:t>
      </w:r>
      <w:r w:rsidRPr="00594555">
        <w:rPr>
          <w:rFonts w:ascii="Times New Roman" w:hAnsi="Times New Roman" w:cs="Times New Roman"/>
          <w:sz w:val="24"/>
          <w:szCs w:val="24"/>
        </w:rPr>
        <w:t xml:space="preserve"> brasileira</w:t>
      </w:r>
      <w:r w:rsidR="00223B5A">
        <w:rPr>
          <w:rFonts w:ascii="Times New Roman" w:hAnsi="Times New Roman" w:cs="Times New Roman"/>
          <w:sz w:val="24"/>
          <w:szCs w:val="24"/>
        </w:rPr>
        <w:t>s</w:t>
      </w:r>
      <w:r w:rsidRPr="00594555">
        <w:rPr>
          <w:rFonts w:ascii="Times New Roman" w:hAnsi="Times New Roman" w:cs="Times New Roman"/>
          <w:sz w:val="24"/>
          <w:szCs w:val="24"/>
        </w:rPr>
        <w:t xml:space="preserve"> encontra</w:t>
      </w:r>
      <w:r w:rsidR="00641685">
        <w:rPr>
          <w:rFonts w:ascii="Times New Roman" w:hAnsi="Times New Roman" w:cs="Times New Roman"/>
          <w:sz w:val="24"/>
          <w:szCs w:val="24"/>
        </w:rPr>
        <w:t>m</w:t>
      </w:r>
      <w:r w:rsidRPr="00594555">
        <w:rPr>
          <w:rFonts w:ascii="Times New Roman" w:hAnsi="Times New Roman" w:cs="Times New Roman"/>
          <w:sz w:val="24"/>
          <w:szCs w:val="24"/>
        </w:rPr>
        <w:t>-se em expansão, impulsionado pelo crescimento de crédito e renda. Anualmente, no país são criados mais de 1,2 milhões de novos empreendimentos formais, sendo que desse total 99% correspondem à</w:t>
      </w:r>
      <w:r w:rsidR="00BA0B19">
        <w:rPr>
          <w:rFonts w:ascii="Times New Roman" w:hAnsi="Times New Roman" w:cs="Times New Roman"/>
          <w:sz w:val="24"/>
          <w:szCs w:val="24"/>
        </w:rPr>
        <w:t>s</w:t>
      </w:r>
      <w:r w:rsidRPr="00594555">
        <w:rPr>
          <w:rFonts w:ascii="Times New Roman" w:hAnsi="Times New Roman" w:cs="Times New Roman"/>
          <w:sz w:val="24"/>
          <w:szCs w:val="24"/>
        </w:rPr>
        <w:t xml:space="preserve"> micro</w:t>
      </w:r>
      <w:r w:rsidR="00BA0B19">
        <w:rPr>
          <w:rFonts w:ascii="Times New Roman" w:hAnsi="Times New Roman" w:cs="Times New Roman"/>
          <w:sz w:val="24"/>
          <w:szCs w:val="24"/>
        </w:rPr>
        <w:t>s</w:t>
      </w:r>
      <w:r w:rsidRPr="00594555">
        <w:rPr>
          <w:rFonts w:ascii="Times New Roman" w:hAnsi="Times New Roman" w:cs="Times New Roman"/>
          <w:sz w:val="24"/>
          <w:szCs w:val="24"/>
        </w:rPr>
        <w:t xml:space="preserve"> e pequenas empresas e empreendedor individual (SEBRAE, 2013). A maior parte dos negócios criados no Brasil é concebida por pequenos empresários, que nem sempre possuem conhecimento de gestão de negócios, e acabam atuando de forma empírica e sem</w:t>
      </w:r>
      <w:r w:rsidR="000629F0">
        <w:rPr>
          <w:rFonts w:ascii="Times New Roman" w:hAnsi="Times New Roman" w:cs="Times New Roman"/>
          <w:sz w:val="24"/>
          <w:szCs w:val="24"/>
        </w:rPr>
        <w:t xml:space="preserve"> planejamento (DORNELAS, 2005).</w:t>
      </w:r>
    </w:p>
    <w:p w:rsidR="000629F0" w:rsidRDefault="000629F0" w:rsidP="00035555">
      <w:pPr>
        <w:spacing w:line="360" w:lineRule="auto"/>
        <w:ind w:firstLine="709"/>
        <w:jc w:val="both"/>
        <w:rPr>
          <w:rFonts w:ascii="Times New Roman" w:hAnsi="Times New Roman" w:cs="Times New Roman"/>
          <w:sz w:val="24"/>
          <w:szCs w:val="24"/>
        </w:rPr>
      </w:pPr>
      <w:r w:rsidRPr="000629F0">
        <w:rPr>
          <w:rFonts w:ascii="Times New Roman" w:hAnsi="Times New Roman" w:cs="Times New Roman"/>
          <w:sz w:val="24"/>
          <w:szCs w:val="24"/>
        </w:rPr>
        <w:t xml:space="preserve">Neste contexto, segundo </w:t>
      </w:r>
      <w:del w:id="11" w:author="thatiane" w:date="2014-11-28T14:41:00Z">
        <w:r w:rsidR="00415020" w:rsidDel="008759E6">
          <w:rPr>
            <w:rFonts w:ascii="Times New Roman" w:hAnsi="Times New Roman" w:cs="Times New Roman"/>
            <w:sz w:val="24"/>
            <w:szCs w:val="24"/>
          </w:rPr>
          <w:delText>(</w:delText>
        </w:r>
      </w:del>
      <w:proofErr w:type="spellStart"/>
      <w:r w:rsidRPr="000629F0">
        <w:rPr>
          <w:rFonts w:ascii="Times New Roman" w:hAnsi="Times New Roman" w:cs="Times New Roman"/>
          <w:sz w:val="24"/>
          <w:szCs w:val="24"/>
        </w:rPr>
        <w:t>Osterwalder</w:t>
      </w:r>
      <w:proofErr w:type="spellEnd"/>
      <w:r w:rsidRPr="000629F0">
        <w:rPr>
          <w:rFonts w:ascii="Times New Roman" w:hAnsi="Times New Roman" w:cs="Times New Roman"/>
          <w:sz w:val="24"/>
          <w:szCs w:val="24"/>
        </w:rPr>
        <w:t xml:space="preserve"> &amp; </w:t>
      </w:r>
      <w:proofErr w:type="spellStart"/>
      <w:r w:rsidRPr="000629F0">
        <w:rPr>
          <w:rFonts w:ascii="Times New Roman" w:hAnsi="Times New Roman" w:cs="Times New Roman"/>
          <w:sz w:val="24"/>
          <w:szCs w:val="24"/>
        </w:rPr>
        <w:t>Pgneur</w:t>
      </w:r>
      <w:proofErr w:type="spellEnd"/>
      <w:del w:id="12" w:author="thatiane" w:date="2014-11-28T14:41:00Z">
        <w:r w:rsidR="00415020" w:rsidDel="008759E6">
          <w:rPr>
            <w:rFonts w:ascii="Times New Roman" w:hAnsi="Times New Roman" w:cs="Times New Roman"/>
            <w:sz w:val="24"/>
            <w:szCs w:val="24"/>
          </w:rPr>
          <w:delText xml:space="preserve">, </w:delText>
        </w:r>
      </w:del>
      <w:ins w:id="13" w:author="thatiane" w:date="2014-11-28T14:41:00Z">
        <w:r w:rsidR="008759E6">
          <w:rPr>
            <w:rFonts w:ascii="Times New Roman" w:hAnsi="Times New Roman" w:cs="Times New Roman"/>
            <w:sz w:val="24"/>
            <w:szCs w:val="24"/>
          </w:rPr>
          <w:t xml:space="preserve"> (</w:t>
        </w:r>
      </w:ins>
      <w:r w:rsidRPr="000629F0">
        <w:rPr>
          <w:rFonts w:ascii="Times New Roman" w:hAnsi="Times New Roman" w:cs="Times New Roman"/>
          <w:sz w:val="24"/>
          <w:szCs w:val="24"/>
        </w:rPr>
        <w:t xml:space="preserve">2011), a aplicação da ferramenta </w:t>
      </w:r>
      <w:commentRangeStart w:id="14"/>
      <w:proofErr w:type="spellStart"/>
      <w:r w:rsidR="001B0E1D" w:rsidRPr="001B0E1D">
        <w:rPr>
          <w:rFonts w:ascii="Times New Roman" w:hAnsi="Times New Roman" w:cs="Times New Roman"/>
          <w:i/>
          <w:sz w:val="24"/>
          <w:szCs w:val="24"/>
          <w:rPrChange w:id="15" w:author="thatiane" w:date="2014-11-28T14:42:00Z">
            <w:rPr>
              <w:rFonts w:ascii="Times New Roman" w:hAnsi="Times New Roman" w:cs="Times New Roman"/>
              <w:sz w:val="24"/>
              <w:szCs w:val="24"/>
            </w:rPr>
          </w:rPrChange>
        </w:rPr>
        <w:t>Bussines</w:t>
      </w:r>
      <w:proofErr w:type="spellEnd"/>
      <w:r w:rsidR="001B0E1D" w:rsidRPr="001B0E1D">
        <w:rPr>
          <w:rFonts w:ascii="Times New Roman" w:hAnsi="Times New Roman" w:cs="Times New Roman"/>
          <w:i/>
          <w:sz w:val="24"/>
          <w:szCs w:val="24"/>
          <w:rPrChange w:id="16" w:author="thatiane" w:date="2014-11-28T14:42:00Z">
            <w:rPr>
              <w:rFonts w:ascii="Times New Roman" w:hAnsi="Times New Roman" w:cs="Times New Roman"/>
              <w:sz w:val="24"/>
              <w:szCs w:val="24"/>
            </w:rPr>
          </w:rPrChange>
        </w:rPr>
        <w:t xml:space="preserve"> </w:t>
      </w:r>
      <w:proofErr w:type="spellStart"/>
      <w:r w:rsidR="001B0E1D" w:rsidRPr="001B0E1D">
        <w:rPr>
          <w:rFonts w:ascii="Times New Roman" w:hAnsi="Times New Roman" w:cs="Times New Roman"/>
          <w:i/>
          <w:sz w:val="24"/>
          <w:szCs w:val="24"/>
          <w:rPrChange w:id="17" w:author="thatiane" w:date="2014-11-28T14:42:00Z">
            <w:rPr>
              <w:rFonts w:ascii="Times New Roman" w:hAnsi="Times New Roman" w:cs="Times New Roman"/>
              <w:sz w:val="24"/>
              <w:szCs w:val="24"/>
            </w:rPr>
          </w:rPrChange>
        </w:rPr>
        <w:t>Model</w:t>
      </w:r>
      <w:proofErr w:type="spellEnd"/>
      <w:r w:rsidR="001B0E1D" w:rsidRPr="001B0E1D">
        <w:rPr>
          <w:rFonts w:ascii="Times New Roman" w:hAnsi="Times New Roman" w:cs="Times New Roman"/>
          <w:i/>
          <w:sz w:val="24"/>
          <w:szCs w:val="24"/>
          <w:rPrChange w:id="18" w:author="thatiane" w:date="2014-11-28T14:42:00Z">
            <w:rPr>
              <w:rFonts w:ascii="Times New Roman" w:hAnsi="Times New Roman" w:cs="Times New Roman"/>
              <w:sz w:val="24"/>
              <w:szCs w:val="24"/>
            </w:rPr>
          </w:rPrChange>
        </w:rPr>
        <w:t xml:space="preserve"> </w:t>
      </w:r>
      <w:proofErr w:type="spellStart"/>
      <w:r w:rsidR="001B0E1D" w:rsidRPr="001B0E1D">
        <w:rPr>
          <w:rFonts w:ascii="Times New Roman" w:hAnsi="Times New Roman" w:cs="Times New Roman"/>
          <w:i/>
          <w:sz w:val="24"/>
          <w:szCs w:val="24"/>
          <w:rPrChange w:id="19" w:author="thatiane" w:date="2014-11-28T14:42:00Z">
            <w:rPr>
              <w:rFonts w:ascii="Times New Roman" w:hAnsi="Times New Roman" w:cs="Times New Roman"/>
              <w:sz w:val="24"/>
              <w:szCs w:val="24"/>
            </w:rPr>
          </w:rPrChange>
        </w:rPr>
        <w:t>Canvas</w:t>
      </w:r>
      <w:commentRangeEnd w:id="14"/>
      <w:proofErr w:type="spellEnd"/>
      <w:r w:rsidR="008759E6">
        <w:rPr>
          <w:rStyle w:val="Refdecomentrio"/>
        </w:rPr>
        <w:commentReference w:id="14"/>
      </w:r>
      <w:r w:rsidRPr="000629F0">
        <w:rPr>
          <w:rFonts w:ascii="Times New Roman" w:hAnsi="Times New Roman" w:cs="Times New Roman"/>
          <w:sz w:val="24"/>
          <w:szCs w:val="24"/>
        </w:rPr>
        <w:t xml:space="preserve"> é uma forma prática de analisar e refletir sobre o funcionamento de um Modelo de Negócio e auxilia no direcionamento da empresa, na definição de planos de ação no que se refere aos processos, estrutura e sistemas organizacionais. Sendo assim, </w:t>
      </w:r>
      <w:r>
        <w:rPr>
          <w:rFonts w:ascii="Times New Roman" w:hAnsi="Times New Roman" w:cs="Times New Roman"/>
          <w:sz w:val="24"/>
          <w:szCs w:val="24"/>
        </w:rPr>
        <w:t xml:space="preserve">a Figura </w:t>
      </w:r>
      <w:r w:rsidR="00641685">
        <w:rPr>
          <w:rFonts w:ascii="Times New Roman" w:hAnsi="Times New Roman" w:cs="Times New Roman"/>
          <w:b/>
          <w:sz w:val="24"/>
          <w:szCs w:val="24"/>
        </w:rPr>
        <w:t>1</w:t>
      </w:r>
      <w:r>
        <w:rPr>
          <w:rFonts w:ascii="Times New Roman" w:hAnsi="Times New Roman" w:cs="Times New Roman"/>
          <w:b/>
          <w:sz w:val="24"/>
          <w:szCs w:val="24"/>
        </w:rPr>
        <w:t xml:space="preserve"> </w:t>
      </w:r>
      <w:r>
        <w:rPr>
          <w:rFonts w:ascii="Times New Roman" w:hAnsi="Times New Roman" w:cs="Times New Roman"/>
          <w:sz w:val="24"/>
          <w:szCs w:val="24"/>
        </w:rPr>
        <w:t>apresenta o Modelo de Negócio do projeto proposto.</w:t>
      </w: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sectPr w:rsidR="00DB79B7" w:rsidSect="003137D7">
          <w:headerReference w:type="default" r:id="rId37"/>
          <w:pgSz w:w="11906" w:h="16838"/>
          <w:pgMar w:top="1701" w:right="1418" w:bottom="1276" w:left="1701" w:header="1134" w:footer="709" w:gutter="0"/>
          <w:pgNumType w:chapStyle="1"/>
          <w:cols w:space="708"/>
          <w:docGrid w:linePitch="360"/>
        </w:sectPr>
      </w:pPr>
    </w:p>
    <w:p w:rsidR="00DB79B7" w:rsidRDefault="00DB79B7" w:rsidP="00035555">
      <w:pPr>
        <w:spacing w:line="360" w:lineRule="auto"/>
        <w:ind w:firstLine="709"/>
        <w:jc w:val="both"/>
        <w:rPr>
          <w:rFonts w:ascii="Times New Roman" w:hAnsi="Times New Roman" w:cs="Times New Roman"/>
          <w:sz w:val="24"/>
          <w:szCs w:val="24"/>
        </w:rPr>
      </w:pPr>
      <w:r w:rsidRPr="00DB79B7">
        <w:rPr>
          <w:rFonts w:ascii="Times New Roman" w:hAnsi="Times New Roman" w:cs="Times New Roman"/>
          <w:noProof/>
          <w:sz w:val="24"/>
          <w:szCs w:val="24"/>
          <w:lang w:eastAsia="pt-BR"/>
        </w:rPr>
        <w:lastRenderedPageBreak/>
        <w:drawing>
          <wp:anchor distT="0" distB="0" distL="114300" distR="114300" simplePos="0" relativeHeight="251643904" behindDoc="0" locked="0" layoutInCell="1" allowOverlap="1">
            <wp:simplePos x="0" y="0"/>
            <wp:positionH relativeFrom="column">
              <wp:posOffset>1104265</wp:posOffset>
            </wp:positionH>
            <wp:positionV relativeFrom="paragraph">
              <wp:posOffset>41275</wp:posOffset>
            </wp:positionV>
            <wp:extent cx="6912000" cy="5184000"/>
            <wp:effectExtent l="19050" t="19050" r="3175" b="0"/>
            <wp:wrapSquare wrapText="bothSides"/>
            <wp:docPr id="17" name="Imagem 17" descr="F:\raiz\git\TCC\Diagramas\Business Model 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aiz\git\TCC\Diagramas\Business Model Canvas.pn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912000" cy="5184000"/>
                    </a:xfrm>
                    <a:prstGeom prst="rect">
                      <a:avLst/>
                    </a:prstGeom>
                    <a:noFill/>
                    <a:ln w="9525">
                      <a:solidFill>
                        <a:schemeClr val="tx1"/>
                      </a:solidFill>
                    </a:ln>
                  </pic:spPr>
                </pic:pic>
              </a:graphicData>
            </a:graphic>
          </wp:anchor>
        </w:drawing>
      </w: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1B0E1D" w:rsidP="00035555">
      <w:pPr>
        <w:spacing w:line="360" w:lineRule="auto"/>
        <w:ind w:firstLine="709"/>
        <w:jc w:val="both"/>
        <w:rPr>
          <w:rFonts w:ascii="Times New Roman" w:hAnsi="Times New Roman" w:cs="Times New Roman"/>
          <w:sz w:val="24"/>
          <w:szCs w:val="24"/>
        </w:rPr>
      </w:pPr>
      <w:r w:rsidRPr="001B0E1D">
        <w:rPr>
          <w:noProof/>
        </w:rPr>
        <w:pict>
          <v:shape id="_x0000_s1047" type="#_x0000_t202" style="position:absolute;left:0;text-align:left;margin-left:86.95pt;margin-top:52pt;width:544.25pt;height:21pt;z-index:251670016" stroked="f">
            <v:textbox style="mso-fit-shape-to-text:t" inset="0,0,0,0">
              <w:txbxContent>
                <w:p w:rsidR="008759E6" w:rsidRPr="00641685" w:rsidRDefault="008759E6" w:rsidP="00C13A90">
                  <w:pPr>
                    <w:pStyle w:val="Legenda"/>
                    <w:jc w:val="center"/>
                    <w:rPr>
                      <w:rFonts w:ascii="Times New Roman" w:hAnsi="Times New Roman" w:cs="Times New Roman"/>
                      <w:b w:val="0"/>
                      <w:color w:val="auto"/>
                      <w:sz w:val="22"/>
                      <w:szCs w:val="22"/>
                    </w:rPr>
                  </w:pPr>
                  <w:bookmarkStart w:id="20" w:name="_Toc404667041"/>
                  <w:r w:rsidRPr="00641685">
                    <w:rPr>
                      <w:rFonts w:ascii="Times New Roman" w:hAnsi="Times New Roman" w:cs="Times New Roman"/>
                      <w:b w:val="0"/>
                      <w:color w:val="auto"/>
                      <w:sz w:val="22"/>
                      <w:szCs w:val="22"/>
                    </w:rPr>
                    <w:t xml:space="preserve">Figura </w:t>
                  </w:r>
                  <w:r w:rsidR="001B0E1D" w:rsidRPr="00641685">
                    <w:rPr>
                      <w:rFonts w:ascii="Times New Roman" w:hAnsi="Times New Roman" w:cs="Times New Roman"/>
                      <w:b w:val="0"/>
                      <w:color w:val="auto"/>
                      <w:sz w:val="22"/>
                      <w:szCs w:val="22"/>
                    </w:rPr>
                    <w:fldChar w:fldCharType="begin"/>
                  </w:r>
                  <w:r w:rsidRPr="00641685">
                    <w:rPr>
                      <w:rFonts w:ascii="Times New Roman" w:hAnsi="Times New Roman" w:cs="Times New Roman"/>
                      <w:b w:val="0"/>
                      <w:color w:val="auto"/>
                      <w:sz w:val="22"/>
                      <w:szCs w:val="22"/>
                    </w:rPr>
                    <w:instrText xml:space="preserve"> SEQ Figura \* ARABIC </w:instrText>
                  </w:r>
                  <w:r w:rsidR="001B0E1D" w:rsidRPr="00641685">
                    <w:rPr>
                      <w:rFonts w:ascii="Times New Roman" w:hAnsi="Times New Roman" w:cs="Times New Roman"/>
                      <w:b w:val="0"/>
                      <w:color w:val="auto"/>
                      <w:sz w:val="22"/>
                      <w:szCs w:val="22"/>
                    </w:rPr>
                    <w:fldChar w:fldCharType="separate"/>
                  </w:r>
                  <w:r>
                    <w:rPr>
                      <w:rFonts w:ascii="Times New Roman" w:hAnsi="Times New Roman" w:cs="Times New Roman"/>
                      <w:b w:val="0"/>
                      <w:noProof/>
                      <w:color w:val="auto"/>
                      <w:sz w:val="22"/>
                      <w:szCs w:val="22"/>
                    </w:rPr>
                    <w:t>1</w:t>
                  </w:r>
                  <w:r w:rsidR="001B0E1D" w:rsidRPr="00641685">
                    <w:rPr>
                      <w:rFonts w:ascii="Times New Roman" w:hAnsi="Times New Roman" w:cs="Times New Roman"/>
                      <w:b w:val="0"/>
                      <w:color w:val="auto"/>
                      <w:sz w:val="22"/>
                      <w:szCs w:val="22"/>
                    </w:rPr>
                    <w:fldChar w:fldCharType="end"/>
                  </w:r>
                  <w:r w:rsidRPr="00641685">
                    <w:rPr>
                      <w:rFonts w:ascii="Times New Roman" w:hAnsi="Times New Roman" w:cs="Times New Roman"/>
                      <w:b w:val="0"/>
                      <w:color w:val="auto"/>
                      <w:sz w:val="22"/>
                      <w:szCs w:val="22"/>
                    </w:rPr>
                    <w:t xml:space="preserve">. </w:t>
                  </w:r>
                  <w:proofErr w:type="spellStart"/>
                  <w:r>
                    <w:rPr>
                      <w:rFonts w:ascii="Times New Roman" w:hAnsi="Times New Roman" w:cs="Times New Roman"/>
                      <w:b w:val="0"/>
                      <w:color w:val="auto"/>
                      <w:sz w:val="22"/>
                      <w:szCs w:val="22"/>
                    </w:rPr>
                    <w:t>Canvas</w:t>
                  </w:r>
                  <w:proofErr w:type="spellEnd"/>
                  <w:r>
                    <w:rPr>
                      <w:rFonts w:ascii="Times New Roman" w:hAnsi="Times New Roman" w:cs="Times New Roman"/>
                      <w:b w:val="0"/>
                      <w:color w:val="auto"/>
                      <w:sz w:val="22"/>
                      <w:szCs w:val="22"/>
                    </w:rPr>
                    <w:t xml:space="preserve"> de </w:t>
                  </w:r>
                  <w:r w:rsidRPr="00641685">
                    <w:rPr>
                      <w:rFonts w:ascii="Times New Roman" w:hAnsi="Times New Roman" w:cs="Times New Roman"/>
                      <w:b w:val="0"/>
                      <w:color w:val="auto"/>
                      <w:sz w:val="22"/>
                      <w:szCs w:val="22"/>
                    </w:rPr>
                    <w:t xml:space="preserve">Modelo </w:t>
                  </w:r>
                  <w:r>
                    <w:rPr>
                      <w:rFonts w:ascii="Times New Roman" w:hAnsi="Times New Roman" w:cs="Times New Roman"/>
                      <w:b w:val="0"/>
                      <w:color w:val="auto"/>
                      <w:sz w:val="22"/>
                      <w:szCs w:val="22"/>
                    </w:rPr>
                    <w:t>de Negócio</w:t>
                  </w:r>
                  <w:bookmarkEnd w:id="20"/>
                </w:p>
              </w:txbxContent>
            </v:textbox>
            <w10:wrap type="square"/>
          </v:shape>
        </w:pict>
      </w:r>
    </w:p>
    <w:p w:rsidR="00DB79B7" w:rsidRDefault="00DB79B7" w:rsidP="00035555">
      <w:pPr>
        <w:spacing w:line="360" w:lineRule="auto"/>
        <w:ind w:firstLine="709"/>
        <w:jc w:val="both"/>
        <w:rPr>
          <w:rFonts w:ascii="Times New Roman" w:hAnsi="Times New Roman" w:cs="Times New Roman"/>
          <w:sz w:val="24"/>
          <w:szCs w:val="24"/>
        </w:rPr>
        <w:sectPr w:rsidR="00DB79B7" w:rsidSect="00DB79B7">
          <w:pgSz w:w="16838" w:h="11906" w:orient="landscape"/>
          <w:pgMar w:top="1701" w:right="1701" w:bottom="1418" w:left="1276" w:header="1134" w:footer="709" w:gutter="0"/>
          <w:pgNumType w:chapStyle="1"/>
          <w:cols w:space="708"/>
          <w:docGrid w:linePitch="360"/>
        </w:sectPr>
      </w:pPr>
    </w:p>
    <w:p w:rsidR="00641685" w:rsidRDefault="00C13A90" w:rsidP="0003555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De acordo com a Figura </w:t>
      </w:r>
      <w:r>
        <w:rPr>
          <w:rFonts w:ascii="Times New Roman" w:hAnsi="Times New Roman" w:cs="Times New Roman"/>
          <w:b/>
          <w:sz w:val="24"/>
          <w:szCs w:val="24"/>
        </w:rPr>
        <w:t>1</w:t>
      </w:r>
      <w:r w:rsidRPr="00C13A90">
        <w:rPr>
          <w:rFonts w:ascii="Times New Roman" w:hAnsi="Times New Roman" w:cs="Times New Roman"/>
          <w:sz w:val="24"/>
          <w:szCs w:val="24"/>
        </w:rPr>
        <w:t>,</w:t>
      </w:r>
      <w:r>
        <w:rPr>
          <w:rFonts w:ascii="Times New Roman" w:hAnsi="Times New Roman" w:cs="Times New Roman"/>
          <w:b/>
          <w:sz w:val="24"/>
          <w:szCs w:val="24"/>
        </w:rPr>
        <w:t xml:space="preserve"> </w:t>
      </w:r>
      <w:r w:rsidR="000629F0" w:rsidRPr="000629F0">
        <w:rPr>
          <w:rFonts w:ascii="Times New Roman" w:hAnsi="Times New Roman" w:cs="Times New Roman"/>
          <w:sz w:val="24"/>
          <w:szCs w:val="24"/>
        </w:rPr>
        <w:t>a intenção é proporcionar uma visão geral do negócio, considerando aspectos relacionados aos seus clientes, oferta, infraestrutura</w:t>
      </w:r>
      <w:r>
        <w:rPr>
          <w:rFonts w:ascii="Times New Roman" w:hAnsi="Times New Roman" w:cs="Times New Roman"/>
          <w:sz w:val="24"/>
          <w:szCs w:val="24"/>
        </w:rPr>
        <w:t>,</w:t>
      </w:r>
      <w:r w:rsidR="000629F0" w:rsidRPr="000629F0">
        <w:rPr>
          <w:rFonts w:ascii="Times New Roman" w:hAnsi="Times New Roman" w:cs="Times New Roman"/>
          <w:sz w:val="24"/>
          <w:szCs w:val="24"/>
        </w:rPr>
        <w:t xml:space="preserve"> viabilidade financeira e</w:t>
      </w:r>
      <w:r w:rsidR="000629F0">
        <w:rPr>
          <w:rFonts w:ascii="Times New Roman" w:hAnsi="Times New Roman" w:cs="Times New Roman"/>
          <w:sz w:val="24"/>
          <w:szCs w:val="24"/>
        </w:rPr>
        <w:t xml:space="preserve"> </w:t>
      </w:r>
      <w:r w:rsidR="000629F0" w:rsidRPr="000629F0">
        <w:rPr>
          <w:rFonts w:ascii="Times New Roman" w:hAnsi="Times New Roman" w:cs="Times New Roman"/>
          <w:sz w:val="24"/>
          <w:szCs w:val="24"/>
        </w:rPr>
        <w:t>estabelecer um direcio</w:t>
      </w:r>
      <w:r w:rsidR="000629F0">
        <w:rPr>
          <w:rFonts w:ascii="Times New Roman" w:hAnsi="Times New Roman" w:cs="Times New Roman"/>
          <w:sz w:val="24"/>
          <w:szCs w:val="24"/>
        </w:rPr>
        <w:t>namento estratégico à gestão do negócio</w:t>
      </w:r>
      <w:r w:rsidR="000629F0" w:rsidRPr="000629F0">
        <w:rPr>
          <w:rFonts w:ascii="Times New Roman" w:hAnsi="Times New Roman" w:cs="Times New Roman"/>
          <w:sz w:val="24"/>
          <w:szCs w:val="24"/>
        </w:rPr>
        <w:t xml:space="preserve">. </w:t>
      </w:r>
      <w:r>
        <w:rPr>
          <w:rFonts w:ascii="Times New Roman" w:hAnsi="Times New Roman" w:cs="Times New Roman"/>
          <w:sz w:val="24"/>
          <w:szCs w:val="24"/>
        </w:rPr>
        <w:t xml:space="preserve">Com </w:t>
      </w:r>
      <w:r w:rsidR="00641685">
        <w:rPr>
          <w:rFonts w:ascii="Times New Roman" w:hAnsi="Times New Roman" w:cs="Times New Roman"/>
          <w:sz w:val="24"/>
          <w:szCs w:val="24"/>
        </w:rPr>
        <w:t xml:space="preserve">o desenvolvimento do </w:t>
      </w:r>
      <w:proofErr w:type="spellStart"/>
      <w:r w:rsidR="00641685">
        <w:rPr>
          <w:rFonts w:ascii="Times New Roman" w:hAnsi="Times New Roman" w:cs="Times New Roman"/>
          <w:sz w:val="24"/>
          <w:szCs w:val="24"/>
        </w:rPr>
        <w:t>Canvas</w:t>
      </w:r>
      <w:proofErr w:type="spellEnd"/>
      <w:r w:rsidR="00641685">
        <w:rPr>
          <w:rFonts w:ascii="Times New Roman" w:hAnsi="Times New Roman" w:cs="Times New Roman"/>
          <w:sz w:val="24"/>
          <w:szCs w:val="24"/>
        </w:rPr>
        <w:t xml:space="preserve"> foi </w:t>
      </w:r>
      <w:r>
        <w:rPr>
          <w:rFonts w:ascii="Times New Roman" w:hAnsi="Times New Roman" w:cs="Times New Roman"/>
          <w:sz w:val="24"/>
          <w:szCs w:val="24"/>
        </w:rPr>
        <w:t>possível i</w:t>
      </w:r>
      <w:r w:rsidR="000629F0" w:rsidRPr="000629F0">
        <w:rPr>
          <w:rFonts w:ascii="Times New Roman" w:hAnsi="Times New Roman" w:cs="Times New Roman"/>
          <w:sz w:val="24"/>
          <w:szCs w:val="24"/>
        </w:rPr>
        <w:t>dentificar</w:t>
      </w:r>
      <w:r w:rsidR="00065619">
        <w:rPr>
          <w:rFonts w:ascii="Times New Roman" w:hAnsi="Times New Roman" w:cs="Times New Roman"/>
          <w:sz w:val="24"/>
          <w:szCs w:val="24"/>
        </w:rPr>
        <w:t xml:space="preserve"> os principais </w:t>
      </w:r>
      <w:r w:rsidR="00641685">
        <w:rPr>
          <w:rFonts w:ascii="Times New Roman" w:hAnsi="Times New Roman" w:cs="Times New Roman"/>
          <w:sz w:val="24"/>
          <w:szCs w:val="24"/>
        </w:rPr>
        <w:t>pontos chaves do negócio como:</w:t>
      </w:r>
    </w:p>
    <w:p w:rsidR="00D14B65" w:rsidRDefault="00D14B65" w:rsidP="0064168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sidRPr="00D14B65">
        <w:rPr>
          <w:rFonts w:ascii="Times New Roman" w:eastAsia="Times New Roman" w:hAnsi="Times New Roman" w:cs="Times New Roman"/>
          <w:b/>
          <w:sz w:val="24"/>
          <w:szCs w:val="24"/>
          <w:lang w:eastAsia="pt-BR"/>
        </w:rPr>
        <w:t>Seguimentos de Cliente</w:t>
      </w:r>
      <w:r w:rsidR="00AA10C9">
        <w:rPr>
          <w:rFonts w:ascii="Times New Roman" w:eastAsia="Times New Roman" w:hAnsi="Times New Roman" w:cs="Times New Roman"/>
          <w:b/>
          <w:sz w:val="24"/>
          <w:szCs w:val="24"/>
          <w:lang w:eastAsia="pt-BR"/>
        </w:rPr>
        <w:t>s</w:t>
      </w:r>
      <w:r w:rsidRPr="00D14B65">
        <w:rPr>
          <w:rFonts w:ascii="Times New Roman" w:eastAsia="Times New Roman" w:hAnsi="Times New Roman" w:cs="Times New Roman"/>
          <w:b/>
          <w:sz w:val="24"/>
          <w:szCs w:val="24"/>
          <w:lang w:eastAsia="pt-BR"/>
        </w:rPr>
        <w:t>:</w:t>
      </w:r>
      <w:r w:rsidR="009A22AD">
        <w:rPr>
          <w:rFonts w:ascii="Times New Roman" w:eastAsia="Times New Roman" w:hAnsi="Times New Roman" w:cs="Times New Roman"/>
          <w:b/>
          <w:sz w:val="24"/>
          <w:szCs w:val="24"/>
          <w:lang w:eastAsia="pt-BR"/>
        </w:rPr>
        <w:t xml:space="preserve"> </w:t>
      </w:r>
      <w:r w:rsidR="009A22AD">
        <w:rPr>
          <w:rFonts w:ascii="Times New Roman" w:eastAsia="Times New Roman" w:hAnsi="Times New Roman" w:cs="Times New Roman"/>
          <w:sz w:val="24"/>
          <w:szCs w:val="24"/>
          <w:lang w:eastAsia="pt-BR"/>
        </w:rPr>
        <w:t>prestadores de serviços autônomos que desejam expor seus serviços e aumentar o alcance de divulgação do mesmo e pessoas que buscam prestadores de serviços;</w:t>
      </w:r>
    </w:p>
    <w:p w:rsidR="00D14B65" w:rsidRPr="00D14B65" w:rsidRDefault="00D14B65" w:rsidP="00D14B6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 xml:space="preserve">Relacionamento com Cliente: </w:t>
      </w:r>
      <w:r w:rsidR="009A22AD">
        <w:rPr>
          <w:rFonts w:ascii="Times New Roman" w:eastAsia="Times New Roman" w:hAnsi="Times New Roman" w:cs="Times New Roman"/>
          <w:sz w:val="24"/>
          <w:szCs w:val="24"/>
          <w:lang w:eastAsia="pt-BR"/>
        </w:rPr>
        <w:t xml:space="preserve">através de mídias </w:t>
      </w:r>
      <w:r w:rsidR="0076251F">
        <w:rPr>
          <w:rFonts w:ascii="Times New Roman" w:eastAsia="Times New Roman" w:hAnsi="Times New Roman" w:cs="Times New Roman"/>
          <w:sz w:val="24"/>
          <w:szCs w:val="24"/>
          <w:lang w:eastAsia="pt-BR"/>
        </w:rPr>
        <w:t>sociais</w:t>
      </w:r>
      <w:r w:rsidR="00F564A8">
        <w:rPr>
          <w:rFonts w:ascii="Times New Roman" w:eastAsia="Times New Roman" w:hAnsi="Times New Roman" w:cs="Times New Roman"/>
          <w:sz w:val="24"/>
          <w:szCs w:val="24"/>
          <w:lang w:eastAsia="pt-BR"/>
        </w:rPr>
        <w:t>,</w:t>
      </w:r>
      <w:r w:rsidR="009A22AD">
        <w:rPr>
          <w:rFonts w:ascii="Times New Roman" w:eastAsia="Times New Roman" w:hAnsi="Times New Roman" w:cs="Times New Roman"/>
          <w:sz w:val="24"/>
          <w:szCs w:val="24"/>
          <w:lang w:eastAsia="pt-BR"/>
        </w:rPr>
        <w:t xml:space="preserve"> telefone e e-mails</w:t>
      </w:r>
      <w:r w:rsidR="0092425F">
        <w:rPr>
          <w:rFonts w:ascii="Times New Roman" w:eastAsia="Times New Roman" w:hAnsi="Times New Roman" w:cs="Times New Roman"/>
          <w:sz w:val="24"/>
          <w:szCs w:val="24"/>
          <w:lang w:eastAsia="pt-BR"/>
        </w:rPr>
        <w:t>;</w:t>
      </w:r>
    </w:p>
    <w:p w:rsidR="00D14B65" w:rsidRPr="00D14B65" w:rsidRDefault="00D14B65" w:rsidP="00D14B65">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14B65">
        <w:rPr>
          <w:rFonts w:ascii="Times New Roman" w:eastAsia="Times New Roman" w:hAnsi="Times New Roman" w:cs="Times New Roman"/>
          <w:b/>
          <w:sz w:val="24"/>
          <w:szCs w:val="24"/>
          <w:lang w:eastAsia="pt-BR"/>
        </w:rPr>
        <w:t>Proposta de valor:</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 xml:space="preserve">ter um </w:t>
      </w:r>
      <w:r w:rsidRPr="00D14B65">
        <w:rPr>
          <w:rFonts w:ascii="Times New Roman" w:eastAsia="Times New Roman" w:hAnsi="Times New Roman" w:cs="Times New Roman"/>
          <w:sz w:val="24"/>
          <w:szCs w:val="24"/>
          <w:lang w:eastAsia="pt-BR"/>
        </w:rPr>
        <w:t>ambiente integrado que disponibilize de maneira transparente informações de prestadores d</w:t>
      </w:r>
      <w:r>
        <w:rPr>
          <w:rFonts w:ascii="Times New Roman" w:eastAsia="Times New Roman" w:hAnsi="Times New Roman" w:cs="Times New Roman"/>
          <w:sz w:val="24"/>
          <w:szCs w:val="24"/>
          <w:lang w:eastAsia="pt-BR"/>
        </w:rPr>
        <w:t>e serviços a possíveis clientes</w:t>
      </w:r>
      <w:r w:rsidR="00F564A8">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melhorar a gestão do negócio através</w:t>
      </w:r>
      <w:r w:rsidR="0092425F">
        <w:rPr>
          <w:rFonts w:ascii="Times New Roman" w:eastAsia="Times New Roman" w:hAnsi="Times New Roman" w:cs="Times New Roman"/>
          <w:sz w:val="24"/>
          <w:szCs w:val="24"/>
          <w:lang w:eastAsia="pt-BR"/>
        </w:rPr>
        <w:t xml:space="preserve"> da tecnologia;</w:t>
      </w:r>
    </w:p>
    <w:p w:rsidR="00D14B65" w:rsidRPr="00D14B65" w:rsidRDefault="00D14B65" w:rsidP="00D14B6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sidRPr="00D14B65">
        <w:rPr>
          <w:rFonts w:ascii="Times New Roman" w:eastAsia="Times New Roman" w:hAnsi="Times New Roman" w:cs="Times New Roman"/>
          <w:b/>
          <w:sz w:val="24"/>
          <w:szCs w:val="24"/>
          <w:lang w:eastAsia="pt-BR"/>
        </w:rPr>
        <w:t>Atividades chaves do sistema:</w:t>
      </w:r>
      <w:r>
        <w:rPr>
          <w:rFonts w:ascii="Times New Roman" w:eastAsia="Times New Roman" w:hAnsi="Times New Roman" w:cs="Times New Roman"/>
          <w:b/>
          <w:sz w:val="24"/>
          <w:szCs w:val="24"/>
          <w:lang w:eastAsia="pt-BR"/>
        </w:rPr>
        <w:t xml:space="preserve"> </w:t>
      </w:r>
      <w:r w:rsidR="0076251F">
        <w:rPr>
          <w:rFonts w:ascii="Times New Roman" w:eastAsia="Times New Roman" w:hAnsi="Times New Roman" w:cs="Times New Roman"/>
          <w:sz w:val="24"/>
          <w:szCs w:val="24"/>
          <w:lang w:eastAsia="pt-BR"/>
        </w:rPr>
        <w:t>relacionamento com clientes</w:t>
      </w:r>
      <w:r w:rsidR="00F564A8">
        <w:rPr>
          <w:rFonts w:ascii="Times New Roman" w:eastAsia="Times New Roman" w:hAnsi="Times New Roman" w:cs="Times New Roman"/>
          <w:sz w:val="24"/>
          <w:szCs w:val="24"/>
          <w:lang w:eastAsia="pt-BR"/>
        </w:rPr>
        <w:t>,</w:t>
      </w:r>
      <w:r w:rsidR="0076251F">
        <w:rPr>
          <w:rFonts w:ascii="Times New Roman" w:eastAsia="Times New Roman" w:hAnsi="Times New Roman" w:cs="Times New Roman"/>
          <w:sz w:val="24"/>
          <w:szCs w:val="24"/>
          <w:lang w:eastAsia="pt-BR"/>
        </w:rPr>
        <w:t xml:space="preserve"> alimentar a base de dados com prestadores de serviços</w:t>
      </w:r>
      <w:r w:rsidR="00F564A8">
        <w:rPr>
          <w:rFonts w:ascii="Times New Roman" w:eastAsia="Times New Roman" w:hAnsi="Times New Roman" w:cs="Times New Roman"/>
          <w:sz w:val="24"/>
          <w:szCs w:val="24"/>
          <w:lang w:eastAsia="pt-BR"/>
        </w:rPr>
        <w:t>,</w:t>
      </w:r>
      <w:r w:rsidR="0076251F">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divulgar prestadores de serviços aos clientes de uma forma rápida e fácil através da internet</w:t>
      </w:r>
      <w:r w:rsidR="0092425F">
        <w:rPr>
          <w:rFonts w:ascii="Times New Roman" w:eastAsia="Times New Roman" w:hAnsi="Times New Roman" w:cs="Times New Roman"/>
          <w:sz w:val="24"/>
          <w:szCs w:val="24"/>
          <w:lang w:eastAsia="pt-BR"/>
        </w:rPr>
        <w:t>;</w:t>
      </w:r>
    </w:p>
    <w:p w:rsidR="00641685" w:rsidRDefault="00641685" w:rsidP="00641685">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14B65">
        <w:rPr>
          <w:rFonts w:ascii="Times New Roman" w:eastAsia="Times New Roman" w:hAnsi="Times New Roman" w:cs="Times New Roman"/>
          <w:b/>
          <w:sz w:val="24"/>
          <w:szCs w:val="24"/>
          <w:lang w:eastAsia="pt-BR"/>
        </w:rPr>
        <w:t>Parcerias:</w:t>
      </w:r>
      <w:r>
        <w:rPr>
          <w:rFonts w:ascii="Times New Roman" w:eastAsia="Times New Roman" w:hAnsi="Times New Roman" w:cs="Times New Roman"/>
          <w:sz w:val="24"/>
          <w:szCs w:val="24"/>
          <w:lang w:eastAsia="pt-BR"/>
        </w:rPr>
        <w:t xml:space="preserve"> lojas e materiais de construção, onde há um fluxo grande de prestadores de serviços à procura de novos trabalhos</w:t>
      </w:r>
      <w:r w:rsidR="00710BD2">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SEBRAE atuando na capacitação dos prestadores de serviços cadastrados na base de dados e associações dos trabalhadores onde </w:t>
      </w:r>
      <w:r w:rsidR="00D14B65">
        <w:rPr>
          <w:rFonts w:ascii="Times New Roman" w:eastAsia="Times New Roman" w:hAnsi="Times New Roman" w:cs="Times New Roman"/>
          <w:sz w:val="24"/>
          <w:szCs w:val="24"/>
          <w:lang w:eastAsia="pt-BR"/>
        </w:rPr>
        <w:t>muitos trabalhadores tem algum tipo de vínculo</w:t>
      </w:r>
      <w:r w:rsidR="0092425F">
        <w:rPr>
          <w:rFonts w:ascii="Times New Roman" w:eastAsia="Times New Roman" w:hAnsi="Times New Roman" w:cs="Times New Roman"/>
          <w:sz w:val="24"/>
          <w:szCs w:val="24"/>
          <w:lang w:eastAsia="pt-BR"/>
        </w:rPr>
        <w:t>;</w:t>
      </w:r>
    </w:p>
    <w:p w:rsidR="00D14B65" w:rsidRDefault="00D14B65" w:rsidP="0064168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Custos:</w:t>
      </w:r>
      <w:r w:rsidR="00F564A8">
        <w:rPr>
          <w:rFonts w:ascii="Times New Roman" w:eastAsia="Times New Roman" w:hAnsi="Times New Roman" w:cs="Times New Roman"/>
          <w:b/>
          <w:sz w:val="24"/>
          <w:szCs w:val="24"/>
          <w:lang w:eastAsia="pt-BR"/>
        </w:rPr>
        <w:t xml:space="preserve"> </w:t>
      </w:r>
      <w:r w:rsidR="00F564A8">
        <w:rPr>
          <w:rFonts w:ascii="Times New Roman" w:eastAsia="Times New Roman" w:hAnsi="Times New Roman" w:cs="Times New Roman"/>
          <w:sz w:val="24"/>
          <w:szCs w:val="24"/>
          <w:lang w:eastAsia="pt-BR"/>
        </w:rPr>
        <w:t>telefone, energia, água</w:t>
      </w:r>
      <w:r w:rsidR="00710BD2">
        <w:rPr>
          <w:rFonts w:ascii="Times New Roman" w:eastAsia="Times New Roman" w:hAnsi="Times New Roman" w:cs="Times New Roman"/>
          <w:sz w:val="24"/>
          <w:szCs w:val="24"/>
          <w:lang w:eastAsia="pt-BR"/>
        </w:rPr>
        <w:t>, serviços de internet e divulgação do sistema</w:t>
      </w:r>
      <w:r w:rsidR="0092425F">
        <w:rPr>
          <w:rFonts w:ascii="Times New Roman" w:eastAsia="Times New Roman" w:hAnsi="Times New Roman" w:cs="Times New Roman"/>
          <w:sz w:val="24"/>
          <w:szCs w:val="24"/>
          <w:lang w:eastAsia="pt-BR"/>
        </w:rPr>
        <w:t>;</w:t>
      </w:r>
    </w:p>
    <w:p w:rsidR="00D14B65" w:rsidRPr="00D14B65" w:rsidRDefault="00D14B65" w:rsidP="0064168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 xml:space="preserve">Receitas: </w:t>
      </w:r>
      <w:r w:rsidR="00710BD2">
        <w:rPr>
          <w:rFonts w:ascii="Times New Roman" w:eastAsia="Times New Roman" w:hAnsi="Times New Roman" w:cs="Times New Roman"/>
          <w:sz w:val="24"/>
          <w:szCs w:val="24"/>
          <w:lang w:eastAsia="pt-BR"/>
        </w:rPr>
        <w:t>anúncios, mensalidade fixa dos prestadores de serviços, oferta de cursos profissionalizantes</w:t>
      </w:r>
      <w:r w:rsidR="0092425F">
        <w:rPr>
          <w:rFonts w:ascii="Times New Roman" w:eastAsia="Times New Roman" w:hAnsi="Times New Roman" w:cs="Times New Roman"/>
          <w:sz w:val="24"/>
          <w:szCs w:val="24"/>
          <w:lang w:eastAsia="pt-BR"/>
        </w:rPr>
        <w:t>;</w:t>
      </w: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735CC2" w:rsidRPr="00735CC2" w:rsidRDefault="00735CC2" w:rsidP="00735CC2">
      <w:pPr>
        <w:pStyle w:val="Ttulo1"/>
        <w:numPr>
          <w:ilvl w:val="0"/>
          <w:numId w:val="24"/>
        </w:numPr>
        <w:spacing w:before="100" w:beforeAutospacing="1" w:after="100" w:afterAutospacing="1" w:line="360" w:lineRule="auto"/>
        <w:rPr>
          <w:rFonts w:ascii="Times New Roman" w:hAnsi="Times New Roman" w:cs="Times New Roman"/>
          <w:caps/>
          <w:color w:val="auto"/>
        </w:rPr>
      </w:pPr>
      <w:bookmarkStart w:id="21" w:name="_Toc404667081"/>
      <w:r w:rsidRPr="00735CC2">
        <w:rPr>
          <w:rFonts w:ascii="Times New Roman" w:hAnsi="Times New Roman" w:cs="Times New Roman"/>
          <w:caps/>
          <w:color w:val="auto"/>
        </w:rPr>
        <w:lastRenderedPageBreak/>
        <w:t>Referencial teórico</w:t>
      </w:r>
      <w:bookmarkEnd w:id="21"/>
    </w:p>
    <w:p w:rsidR="00401B01" w:rsidRDefault="00EB6E4E" w:rsidP="00EB6E4E">
      <w:pPr>
        <w:spacing w:line="360" w:lineRule="auto"/>
        <w:ind w:firstLine="709"/>
        <w:jc w:val="both"/>
        <w:rPr>
          <w:rFonts w:ascii="Times New Roman" w:eastAsia="Times New Roman" w:hAnsi="Times New Roman" w:cs="Times New Roman"/>
          <w:sz w:val="24"/>
          <w:szCs w:val="24"/>
          <w:lang w:eastAsia="pt-BR"/>
        </w:rPr>
      </w:pPr>
      <w:r w:rsidRPr="00EB6E4E">
        <w:rPr>
          <w:rFonts w:ascii="Times New Roman" w:eastAsia="Times New Roman" w:hAnsi="Times New Roman" w:cs="Times New Roman"/>
          <w:sz w:val="24"/>
          <w:szCs w:val="24"/>
          <w:lang w:eastAsia="pt-BR"/>
        </w:rPr>
        <w:t>Nessa seção serão abordados todos os conceitos que fundamentam a criação de</w:t>
      </w:r>
      <w:r>
        <w:rPr>
          <w:rFonts w:ascii="Times New Roman" w:eastAsia="Times New Roman" w:hAnsi="Times New Roman" w:cs="Times New Roman"/>
          <w:sz w:val="24"/>
          <w:szCs w:val="24"/>
          <w:lang w:eastAsia="pt-BR"/>
        </w:rPr>
        <w:t xml:space="preserve"> </w:t>
      </w:r>
      <w:r w:rsidRPr="00EB6E4E">
        <w:rPr>
          <w:rFonts w:ascii="Times New Roman" w:eastAsia="Times New Roman" w:hAnsi="Times New Roman" w:cs="Times New Roman"/>
          <w:sz w:val="24"/>
          <w:szCs w:val="24"/>
          <w:lang w:eastAsia="pt-BR"/>
        </w:rPr>
        <w:t>serviços utilizando SOA, desde o processo de utilização até o seu funcionamento.</w:t>
      </w:r>
    </w:p>
    <w:p w:rsidR="00AD171B" w:rsidRPr="00935B85" w:rsidRDefault="00401B01" w:rsidP="00935B85">
      <w:pPr>
        <w:pStyle w:val="Ttulo1"/>
        <w:numPr>
          <w:ilvl w:val="1"/>
          <w:numId w:val="36"/>
        </w:numPr>
        <w:spacing w:before="100" w:beforeAutospacing="1" w:after="100" w:afterAutospacing="1" w:line="360" w:lineRule="auto"/>
        <w:ind w:left="284" w:hanging="284"/>
        <w:rPr>
          <w:rFonts w:ascii="Times New Roman" w:hAnsi="Times New Roman" w:cs="Times New Roman"/>
          <w:b w:val="0"/>
          <w:caps/>
          <w:color w:val="auto"/>
        </w:rPr>
      </w:pPr>
      <w:bookmarkStart w:id="22" w:name="_Toc404667082"/>
      <w:r w:rsidRPr="00935B85">
        <w:rPr>
          <w:rFonts w:ascii="Times New Roman" w:hAnsi="Times New Roman" w:cs="Times New Roman"/>
          <w:b w:val="0"/>
          <w:caps/>
          <w:color w:val="auto"/>
        </w:rPr>
        <w:t>Arquitetura Orientada a Serviço</w:t>
      </w:r>
      <w:bookmarkEnd w:id="22"/>
      <w:r w:rsidRPr="00935B85">
        <w:rPr>
          <w:rFonts w:ascii="Times New Roman" w:hAnsi="Times New Roman" w:cs="Times New Roman"/>
          <w:b w:val="0"/>
          <w:caps/>
          <w:color w:val="auto"/>
        </w:rPr>
        <w:t xml:space="preserve"> </w:t>
      </w:r>
    </w:p>
    <w:p w:rsidR="00221675" w:rsidRDefault="009D3AAD" w:rsidP="0022167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Ao desvincular o domínio de negócio de tecnologias e modelos específicos, como linguagens ou sistemas operacionais, </w:t>
      </w:r>
      <w:commentRangeStart w:id="23"/>
      <w:r>
        <w:rPr>
          <w:rFonts w:ascii="Times New Roman" w:hAnsi="Times New Roman" w:cs="Times New Roman"/>
          <w:sz w:val="24"/>
          <w:szCs w:val="24"/>
        </w:rPr>
        <w:t>SOA</w:t>
      </w:r>
      <w:commentRangeEnd w:id="23"/>
      <w:r w:rsidR="008759E6">
        <w:rPr>
          <w:rStyle w:val="Refdecomentrio"/>
        </w:rPr>
        <w:commentReference w:id="23"/>
      </w:r>
      <w:r>
        <w:rPr>
          <w:rFonts w:ascii="Times New Roman" w:hAnsi="Times New Roman" w:cs="Times New Roman"/>
          <w:sz w:val="24"/>
          <w:szCs w:val="24"/>
        </w:rPr>
        <w:t xml:space="preserve"> oferece à organização a chance de acompanhar as mudanças exigidas por seu contexto de negócio sem que isso sobrecarregue o uso dos recursos de Tecnologia da Informação (TI). De acordo com </w:t>
      </w:r>
      <w:r w:rsidRPr="001A1813">
        <w:rPr>
          <w:rFonts w:ascii="Times New Roman" w:hAnsi="Times New Roman" w:cs="Times New Roman"/>
          <w:sz w:val="24"/>
          <w:szCs w:val="24"/>
        </w:rPr>
        <w:t>(MARZULLO, 2009)</w:t>
      </w:r>
      <w:r>
        <w:rPr>
          <w:rFonts w:ascii="Times New Roman" w:hAnsi="Times New Roman" w:cs="Times New Roman"/>
          <w:sz w:val="24"/>
          <w:szCs w:val="24"/>
        </w:rPr>
        <w:t xml:space="preserve"> dentro dessa abordagem, podemos identificar benefícios como separação de responsabilidades, organização lógica e facilidade de uso.</w:t>
      </w:r>
    </w:p>
    <w:p w:rsidR="009D3AAD" w:rsidRDefault="001B0E1D" w:rsidP="00221675">
      <w:pPr>
        <w:spacing w:line="360" w:lineRule="auto"/>
        <w:ind w:firstLine="709"/>
        <w:jc w:val="both"/>
        <w:rPr>
          <w:rFonts w:ascii="Times New Roman" w:hAnsi="Times New Roman" w:cs="Times New Roman"/>
          <w:sz w:val="24"/>
          <w:szCs w:val="24"/>
        </w:rPr>
      </w:pPr>
      <w:r w:rsidRPr="001B0E1D">
        <w:rPr>
          <w:noProof/>
        </w:rPr>
        <w:pict>
          <v:shape id="_x0000_s1029" type="#_x0000_t202" style="position:absolute;left:0;text-align:left;margin-left:.15pt;margin-top:325.65pt;width:440.35pt;height:39.7pt;z-index:251662848" stroked="f">
            <v:textbox style="mso-next-textbox:#_x0000_s1029" inset="0,0,0,0">
              <w:txbxContent>
                <w:p w:rsidR="008759E6" w:rsidDel="008759E6" w:rsidRDefault="008759E6" w:rsidP="00A41FAF">
                  <w:pPr>
                    <w:pStyle w:val="Legenda"/>
                    <w:rPr>
                      <w:del w:id="24" w:author="thatiane" w:date="2014-11-28T14:45:00Z"/>
                      <w:color w:val="auto"/>
                    </w:rPr>
                  </w:pPr>
                </w:p>
                <w:p w:rsidR="008759E6" w:rsidRPr="00A41FAF" w:rsidRDefault="008759E6" w:rsidP="00A41FAF">
                  <w:pPr>
                    <w:pStyle w:val="Legenda"/>
                    <w:jc w:val="center"/>
                    <w:rPr>
                      <w:rFonts w:ascii="Times New Roman" w:hAnsi="Times New Roman" w:cs="Times New Roman"/>
                      <w:noProof/>
                      <w:color w:val="auto"/>
                      <w:sz w:val="22"/>
                      <w:szCs w:val="22"/>
                    </w:rPr>
                  </w:pPr>
                  <w:bookmarkStart w:id="25" w:name="_Toc404667042"/>
                  <w:r w:rsidRPr="00A41FAF">
                    <w:rPr>
                      <w:rFonts w:ascii="Times New Roman" w:hAnsi="Times New Roman" w:cs="Times New Roman"/>
                      <w:b w:val="0"/>
                      <w:color w:val="auto"/>
                      <w:sz w:val="22"/>
                      <w:szCs w:val="22"/>
                    </w:rPr>
                    <w:t xml:space="preserve">Figura </w:t>
                  </w:r>
                  <w:r w:rsidR="001B0E1D" w:rsidRPr="00A41FAF">
                    <w:rPr>
                      <w:rFonts w:ascii="Times New Roman" w:hAnsi="Times New Roman" w:cs="Times New Roman"/>
                      <w:b w:val="0"/>
                      <w:color w:val="auto"/>
                      <w:sz w:val="22"/>
                      <w:szCs w:val="22"/>
                    </w:rPr>
                    <w:fldChar w:fldCharType="begin"/>
                  </w:r>
                  <w:r w:rsidRPr="00A41FAF">
                    <w:rPr>
                      <w:rFonts w:ascii="Times New Roman" w:hAnsi="Times New Roman" w:cs="Times New Roman"/>
                      <w:b w:val="0"/>
                      <w:color w:val="auto"/>
                      <w:sz w:val="22"/>
                      <w:szCs w:val="22"/>
                    </w:rPr>
                    <w:instrText xml:space="preserve"> SEQ Figura \* ARABIC </w:instrText>
                  </w:r>
                  <w:r w:rsidR="001B0E1D" w:rsidRPr="00A41FAF">
                    <w:rPr>
                      <w:rFonts w:ascii="Times New Roman" w:hAnsi="Times New Roman" w:cs="Times New Roman"/>
                      <w:b w:val="0"/>
                      <w:color w:val="auto"/>
                      <w:sz w:val="22"/>
                      <w:szCs w:val="22"/>
                    </w:rPr>
                    <w:fldChar w:fldCharType="separate"/>
                  </w:r>
                  <w:r>
                    <w:rPr>
                      <w:rFonts w:ascii="Times New Roman" w:hAnsi="Times New Roman" w:cs="Times New Roman"/>
                      <w:b w:val="0"/>
                      <w:noProof/>
                      <w:color w:val="auto"/>
                      <w:sz w:val="22"/>
                      <w:szCs w:val="22"/>
                    </w:rPr>
                    <w:t>2</w:t>
                  </w:r>
                  <w:r w:rsidR="001B0E1D" w:rsidRPr="00A41FAF">
                    <w:rPr>
                      <w:rFonts w:ascii="Times New Roman" w:hAnsi="Times New Roman" w:cs="Times New Roman"/>
                      <w:b w:val="0"/>
                      <w:color w:val="auto"/>
                      <w:sz w:val="22"/>
                      <w:szCs w:val="22"/>
                    </w:rPr>
                    <w:fldChar w:fldCharType="end"/>
                  </w:r>
                  <w:r w:rsidRPr="00A41FAF">
                    <w:rPr>
                      <w:rFonts w:ascii="Times New Roman" w:hAnsi="Times New Roman" w:cs="Times New Roman"/>
                      <w:color w:val="auto"/>
                      <w:sz w:val="22"/>
                      <w:szCs w:val="22"/>
                    </w:rPr>
                    <w:t xml:space="preserve">. </w:t>
                  </w:r>
                  <w:r w:rsidRPr="00A41FAF">
                    <w:rPr>
                      <w:rFonts w:ascii="Times New Roman" w:eastAsia="Times New Roman" w:hAnsi="Times New Roman" w:cs="Times New Roman"/>
                      <w:b w:val="0"/>
                      <w:color w:val="auto"/>
                      <w:sz w:val="22"/>
                      <w:szCs w:val="22"/>
                      <w:lang w:eastAsia="pt-BR"/>
                    </w:rPr>
                    <w:t>Modelo Operacional Triangular SOA (</w:t>
                  </w:r>
                  <w:r w:rsidRPr="00A41FAF">
                    <w:rPr>
                      <w:rFonts w:ascii="Times New Roman" w:hAnsi="Times New Roman" w:cs="Times New Roman"/>
                      <w:b w:val="0"/>
                      <w:color w:val="auto"/>
                      <w:sz w:val="22"/>
                      <w:szCs w:val="22"/>
                    </w:rPr>
                    <w:t>MARZULLO, 2009)</w:t>
                  </w:r>
                  <w:r w:rsidRPr="00A41FAF">
                    <w:rPr>
                      <w:rFonts w:ascii="Times New Roman" w:eastAsia="Times New Roman" w:hAnsi="Times New Roman" w:cs="Times New Roman"/>
                      <w:b w:val="0"/>
                      <w:color w:val="auto"/>
                      <w:sz w:val="22"/>
                      <w:szCs w:val="22"/>
                      <w:lang w:eastAsia="pt-BR"/>
                    </w:rPr>
                    <w:t>.</w:t>
                  </w:r>
                  <w:bookmarkEnd w:id="25"/>
                </w:p>
              </w:txbxContent>
            </v:textbox>
            <w10:wrap type="square"/>
          </v:shape>
        </w:pict>
      </w:r>
      <w:r w:rsidR="003137D7">
        <w:rPr>
          <w:noProof/>
          <w:lang w:eastAsia="pt-BR"/>
        </w:rPr>
        <w:drawing>
          <wp:anchor distT="0" distB="0" distL="114300" distR="114300" simplePos="0" relativeHeight="251646976" behindDoc="0" locked="0" layoutInCell="1" allowOverlap="1">
            <wp:simplePos x="0" y="0"/>
            <wp:positionH relativeFrom="column">
              <wp:posOffset>5715</wp:posOffset>
            </wp:positionH>
            <wp:positionV relativeFrom="paragraph">
              <wp:posOffset>1209040</wp:posOffset>
            </wp:positionV>
            <wp:extent cx="5592445" cy="2844165"/>
            <wp:effectExtent l="19050" t="19050" r="27305" b="13335"/>
            <wp:wrapSquare wrapText="bothSides"/>
            <wp:docPr id="5" name="Imagem 1" descr="D:\USUARIO\Desktop\mod_tri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Desktop\mod_triangular.png"/>
                    <pic:cNvPicPr>
                      <a:picLocks noChangeAspect="1" noChangeArrowheads="1"/>
                    </pic:cNvPicPr>
                  </pic:nvPicPr>
                  <pic:blipFill>
                    <a:blip r:embed="rId39" cstate="print"/>
                    <a:srcRect/>
                    <a:stretch>
                      <a:fillRect/>
                    </a:stretch>
                  </pic:blipFill>
                  <pic:spPr bwMode="auto">
                    <a:xfrm>
                      <a:off x="0" y="0"/>
                      <a:ext cx="5592445" cy="2844165"/>
                    </a:xfrm>
                    <a:prstGeom prst="rect">
                      <a:avLst/>
                    </a:prstGeom>
                    <a:noFill/>
                    <a:ln w="12700">
                      <a:solidFill>
                        <a:schemeClr val="tx1"/>
                      </a:solidFill>
                      <a:miter lim="800000"/>
                      <a:headEnd/>
                      <a:tailEnd/>
                    </a:ln>
                  </pic:spPr>
                </pic:pic>
              </a:graphicData>
            </a:graphic>
          </wp:anchor>
        </w:drawing>
      </w:r>
      <w:r w:rsidR="009D3AAD">
        <w:rPr>
          <w:rFonts w:ascii="Times New Roman" w:hAnsi="Times New Roman" w:cs="Times New Roman"/>
          <w:sz w:val="24"/>
          <w:szCs w:val="24"/>
        </w:rPr>
        <w:t>Tratando de aplicações baseadas em serviços, SOA é composto de três elementos que representam papéis distintos de interação: o consumidor do serviço, o prestador de serviço e o registro do serviço. Esses três elementos compõem o que chamamos de modelo operacional triangular</w:t>
      </w:r>
      <w:r w:rsidR="0093347C">
        <w:rPr>
          <w:rFonts w:ascii="Times New Roman" w:hAnsi="Times New Roman" w:cs="Times New Roman"/>
          <w:sz w:val="24"/>
          <w:szCs w:val="24"/>
        </w:rPr>
        <w:t>.</w:t>
      </w:r>
    </w:p>
    <w:p w:rsidR="009D3AAD" w:rsidRDefault="009D3AAD" w:rsidP="009D3AAD">
      <w:pPr>
        <w:spacing w:before="240" w:after="0"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De acordo com Figu</w:t>
      </w:r>
      <w:r w:rsidRPr="004858E6">
        <w:rPr>
          <w:rFonts w:ascii="Times New Roman" w:eastAsia="Times New Roman" w:hAnsi="Times New Roman" w:cs="Times New Roman"/>
          <w:sz w:val="24"/>
          <w:szCs w:val="24"/>
          <w:lang w:eastAsia="pt-BR"/>
        </w:rPr>
        <w:t xml:space="preserve">ra </w:t>
      </w:r>
      <w:r w:rsidR="004E5A9C">
        <w:rPr>
          <w:rFonts w:ascii="Times New Roman" w:eastAsia="Times New Roman" w:hAnsi="Times New Roman" w:cs="Times New Roman"/>
          <w:b/>
          <w:sz w:val="24"/>
          <w:szCs w:val="24"/>
          <w:lang w:eastAsia="pt-BR"/>
        </w:rPr>
        <w:t>2</w:t>
      </w:r>
      <w:r w:rsidRPr="004858E6">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o modelo organizacional de uma arquitetura orientada a serviços se comportam da seguinte forma:</w:t>
      </w:r>
    </w:p>
    <w:p w:rsidR="009D3AAD" w:rsidRDefault="009D3AAD"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C96D0D">
        <w:rPr>
          <w:rFonts w:ascii="Times New Roman" w:eastAsia="Times New Roman" w:hAnsi="Times New Roman" w:cs="Times New Roman"/>
          <w:b/>
          <w:sz w:val="24"/>
          <w:szCs w:val="24"/>
          <w:lang w:eastAsia="pt-BR"/>
        </w:rPr>
        <w:t>Provedor do Serviço:</w:t>
      </w:r>
      <w:r>
        <w:rPr>
          <w:rFonts w:ascii="Times New Roman" w:eastAsia="Times New Roman" w:hAnsi="Times New Roman" w:cs="Times New Roman"/>
          <w:sz w:val="24"/>
          <w:szCs w:val="24"/>
          <w:lang w:eastAsia="pt-BR"/>
        </w:rPr>
        <w:t xml:space="preserve"> aquele que oferece o serviço, responsável pela infraestrutura do acesso, determi</w:t>
      </w:r>
      <w:r w:rsidR="00780702">
        <w:rPr>
          <w:rFonts w:ascii="Times New Roman" w:eastAsia="Times New Roman" w:hAnsi="Times New Roman" w:cs="Times New Roman"/>
          <w:sz w:val="24"/>
          <w:szCs w:val="24"/>
          <w:lang w:eastAsia="pt-BR"/>
        </w:rPr>
        <w:t>nando todo o seu comportamento;</w:t>
      </w:r>
    </w:p>
    <w:p w:rsidR="009D3AAD" w:rsidRPr="00C96D0D" w:rsidRDefault="009D3AAD" w:rsidP="00C52291">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sidRPr="00C96D0D">
        <w:rPr>
          <w:rFonts w:ascii="Times New Roman" w:eastAsia="Times New Roman" w:hAnsi="Times New Roman" w:cs="Times New Roman"/>
          <w:b/>
          <w:sz w:val="24"/>
          <w:szCs w:val="24"/>
          <w:lang w:eastAsia="pt-BR"/>
        </w:rPr>
        <w:t>Consumidor do Serviço:</w:t>
      </w:r>
      <w:r>
        <w:rPr>
          <w:rFonts w:ascii="Times New Roman" w:eastAsia="Times New Roman" w:hAnsi="Times New Roman" w:cs="Times New Roman"/>
          <w:b/>
          <w:sz w:val="24"/>
          <w:szCs w:val="24"/>
          <w:lang w:eastAsia="pt-BR"/>
        </w:rPr>
        <w:t xml:space="preserve"> </w:t>
      </w:r>
      <w:r w:rsidRPr="00C96D0D">
        <w:rPr>
          <w:rFonts w:ascii="Times New Roman" w:eastAsia="Times New Roman" w:hAnsi="Times New Roman" w:cs="Times New Roman"/>
          <w:sz w:val="24"/>
          <w:szCs w:val="24"/>
          <w:lang w:eastAsia="pt-BR"/>
        </w:rPr>
        <w:t xml:space="preserve">aquele que </w:t>
      </w:r>
      <w:r>
        <w:rPr>
          <w:rFonts w:ascii="Times New Roman" w:eastAsia="Times New Roman" w:hAnsi="Times New Roman" w:cs="Times New Roman"/>
          <w:sz w:val="24"/>
          <w:szCs w:val="24"/>
          <w:lang w:eastAsia="pt-BR"/>
        </w:rPr>
        <w:t>consome</w:t>
      </w:r>
      <w:r w:rsidRPr="00C96D0D">
        <w:rPr>
          <w:rFonts w:ascii="Times New Roman" w:eastAsia="Times New Roman" w:hAnsi="Times New Roman" w:cs="Times New Roman"/>
          <w:sz w:val="24"/>
          <w:szCs w:val="24"/>
          <w:lang w:eastAsia="pt-BR"/>
        </w:rPr>
        <w:t xml:space="preserve"> o serviço</w:t>
      </w:r>
      <w:r>
        <w:rPr>
          <w:rFonts w:ascii="Times New Roman" w:eastAsia="Times New Roman" w:hAnsi="Times New Roman" w:cs="Times New Roman"/>
          <w:sz w:val="24"/>
          <w:szCs w:val="24"/>
          <w:lang w:eastAsia="pt-BR"/>
        </w:rPr>
        <w:t>, responsável pelo comportamento daquele que representa o cliente da organização</w:t>
      </w:r>
      <w:r w:rsidR="00780702">
        <w:rPr>
          <w:rFonts w:ascii="Times New Roman" w:eastAsia="Times New Roman" w:hAnsi="Times New Roman" w:cs="Times New Roman"/>
          <w:sz w:val="24"/>
          <w:szCs w:val="24"/>
          <w:lang w:eastAsia="pt-BR"/>
        </w:rPr>
        <w:t>;</w:t>
      </w:r>
    </w:p>
    <w:p w:rsidR="009D3AAD" w:rsidRPr="009D3AAD" w:rsidRDefault="009D3AAD" w:rsidP="00C52291">
      <w:pPr>
        <w:pStyle w:val="PargrafodaLista"/>
        <w:numPr>
          <w:ilvl w:val="0"/>
          <w:numId w:val="3"/>
        </w:numPr>
        <w:spacing w:line="360" w:lineRule="auto"/>
        <w:jc w:val="both"/>
        <w:rPr>
          <w:rFonts w:ascii="Times New Roman" w:hAnsi="Times New Roman" w:cs="Times New Roman"/>
          <w:sz w:val="24"/>
          <w:szCs w:val="24"/>
        </w:rPr>
      </w:pPr>
      <w:r w:rsidRPr="009D3AAD">
        <w:rPr>
          <w:rFonts w:ascii="Times New Roman" w:eastAsia="Times New Roman" w:hAnsi="Times New Roman" w:cs="Times New Roman"/>
          <w:b/>
          <w:sz w:val="24"/>
          <w:szCs w:val="24"/>
          <w:lang w:eastAsia="pt-BR"/>
        </w:rPr>
        <w:t xml:space="preserve">Registro do Serviço: </w:t>
      </w:r>
      <w:r w:rsidRPr="009D3AAD">
        <w:rPr>
          <w:rFonts w:ascii="Times New Roman" w:eastAsia="Times New Roman" w:hAnsi="Times New Roman" w:cs="Times New Roman"/>
          <w:sz w:val="24"/>
          <w:szCs w:val="24"/>
          <w:lang w:eastAsia="pt-BR"/>
        </w:rPr>
        <w:t>mecanismo que permite ao provedor de serviço cadastrar seus serviços e ao consumidor encontrá-los, normalmente esses registros contêm informações sobre o negócio, informações técnicas com linguagens, tecnologias utilizadas e informações sobre o serviço em si</w:t>
      </w:r>
      <w:r w:rsidR="00780702">
        <w:rPr>
          <w:rFonts w:ascii="Times New Roman" w:eastAsia="Times New Roman" w:hAnsi="Times New Roman" w:cs="Times New Roman"/>
          <w:sz w:val="24"/>
          <w:szCs w:val="24"/>
          <w:lang w:eastAsia="pt-BR"/>
        </w:rPr>
        <w:t>;</w:t>
      </w:r>
    </w:p>
    <w:p w:rsidR="009D3AAD" w:rsidRDefault="009D3AAD" w:rsidP="009D3AA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del w:id="26" w:author="thatiane" w:date="2014-11-28T14:45:00Z">
        <w:r w:rsidDel="008759E6">
          <w:rPr>
            <w:rFonts w:ascii="Times New Roman" w:eastAsia="Times New Roman" w:hAnsi="Times New Roman" w:cs="Times New Roman"/>
            <w:sz w:val="24"/>
            <w:szCs w:val="24"/>
            <w:lang w:eastAsia="pt-BR"/>
          </w:rPr>
          <w:delText>(</w:delText>
        </w:r>
      </w:del>
      <w:proofErr w:type="spellStart"/>
      <w:r w:rsidR="008759E6">
        <w:rPr>
          <w:rFonts w:ascii="Times New Roman" w:eastAsia="Times New Roman" w:hAnsi="Times New Roman" w:cs="Times New Roman"/>
          <w:sz w:val="24"/>
          <w:szCs w:val="24"/>
          <w:lang w:eastAsia="pt-BR"/>
        </w:rPr>
        <w:t>Kumar</w:t>
      </w:r>
      <w:proofErr w:type="spellEnd"/>
      <w:del w:id="27" w:author="thatiane" w:date="2014-11-28T14:45:00Z">
        <w:r w:rsidDel="008759E6">
          <w:rPr>
            <w:rFonts w:ascii="Times New Roman" w:eastAsia="Times New Roman" w:hAnsi="Times New Roman" w:cs="Times New Roman"/>
            <w:sz w:val="24"/>
            <w:szCs w:val="24"/>
            <w:lang w:eastAsia="pt-BR"/>
          </w:rPr>
          <w:delText xml:space="preserve">, </w:delText>
        </w:r>
      </w:del>
      <w:ins w:id="28" w:author="thatiane" w:date="2014-11-28T14:45:00Z">
        <w:r w:rsidR="008759E6">
          <w:rPr>
            <w:rFonts w:ascii="Times New Roman" w:eastAsia="Times New Roman" w:hAnsi="Times New Roman" w:cs="Times New Roman"/>
            <w:sz w:val="24"/>
            <w:szCs w:val="24"/>
            <w:lang w:eastAsia="pt-BR"/>
          </w:rPr>
          <w:t xml:space="preserve"> (</w:t>
        </w:r>
      </w:ins>
      <w:r>
        <w:rPr>
          <w:rFonts w:ascii="Times New Roman" w:eastAsia="Times New Roman" w:hAnsi="Times New Roman" w:cs="Times New Roman"/>
          <w:sz w:val="24"/>
          <w:szCs w:val="24"/>
          <w:lang w:eastAsia="pt-BR"/>
        </w:rPr>
        <w:t>2012</w:t>
      </w:r>
      <w:del w:id="29" w:author="thatiane" w:date="2014-11-28T14:45:00Z">
        <w:r w:rsidDel="008759E6">
          <w:rPr>
            <w:rFonts w:ascii="Times New Roman" w:eastAsia="Times New Roman" w:hAnsi="Times New Roman" w:cs="Times New Roman"/>
            <w:sz w:val="24"/>
            <w:szCs w:val="24"/>
            <w:lang w:eastAsia="pt-BR"/>
          </w:rPr>
          <w:delText>)</w:delText>
        </w:r>
      </w:del>
      <w:r>
        <w:rPr>
          <w:rFonts w:ascii="Times New Roman" w:eastAsia="Times New Roman" w:hAnsi="Times New Roman" w:cs="Times New Roman"/>
          <w:sz w:val="24"/>
          <w:szCs w:val="24"/>
          <w:lang w:eastAsia="pt-BR"/>
        </w:rPr>
        <w:t>, a</w:t>
      </w:r>
      <w:r w:rsidRPr="00636FF1">
        <w:rPr>
          <w:rFonts w:ascii="Times New Roman" w:eastAsia="Times New Roman" w:hAnsi="Times New Roman" w:cs="Times New Roman"/>
          <w:sz w:val="24"/>
          <w:szCs w:val="24"/>
          <w:lang w:eastAsia="pt-BR"/>
        </w:rPr>
        <w:t xml:space="preserve"> forma de integrar os dados através dos serviços é um meio de chegar a SOA.</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 xml:space="preserve">Com essa arquitetura, é possível dizer que surgiu uma nova forma de pensar em TI, desaparecendo a ideia de </w:t>
      </w:r>
      <w:r w:rsidRPr="008156D1">
        <w:rPr>
          <w:rFonts w:ascii="Times New Roman" w:eastAsia="Times New Roman" w:hAnsi="Times New Roman" w:cs="Times New Roman"/>
          <w:sz w:val="24"/>
          <w:szCs w:val="24"/>
          <w:lang w:eastAsia="pt-BR"/>
        </w:rPr>
        <w:t xml:space="preserve">sistemas monolíticos </w:t>
      </w:r>
      <w:r w:rsidRPr="00636FF1">
        <w:rPr>
          <w:rFonts w:ascii="Times New Roman" w:eastAsia="Times New Roman" w:hAnsi="Times New Roman" w:cs="Times New Roman"/>
          <w:sz w:val="24"/>
          <w:szCs w:val="24"/>
          <w:lang w:eastAsia="pt-BR"/>
        </w:rPr>
        <w:t>e</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surgindo a ideia de processos de negócios. Utilizando SOA, os processos podem ser</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alterados de maneira rápida e eficiente. O tempo de desenvolvimento utilizando em ambientes que passam por problemas de negócios, tais como: gestão de</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 xml:space="preserve">processos, </w:t>
      </w:r>
      <w:r>
        <w:rPr>
          <w:rFonts w:ascii="Times New Roman" w:eastAsia="Times New Roman" w:hAnsi="Times New Roman" w:cs="Times New Roman"/>
          <w:sz w:val="24"/>
          <w:szCs w:val="24"/>
          <w:lang w:eastAsia="pt-BR"/>
        </w:rPr>
        <w:t xml:space="preserve">migração de sistemas legados, </w:t>
      </w:r>
      <w:r w:rsidRPr="00636FF1">
        <w:rPr>
          <w:rFonts w:ascii="Times New Roman" w:eastAsia="Times New Roman" w:hAnsi="Times New Roman" w:cs="Times New Roman"/>
          <w:sz w:val="24"/>
          <w:szCs w:val="24"/>
          <w:lang w:eastAsia="pt-BR"/>
        </w:rPr>
        <w:t>integração de sistemas e fusão de</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empresas é encurtado, pois o desenvolvimento das aplicações não é iniciado do</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zero, aproveitando boa parte do que já existe e fazendo o uso de umas das suas</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características, que é a reutilização de código</w:t>
      </w:r>
      <w:r>
        <w:rPr>
          <w:rFonts w:ascii="Times New Roman" w:eastAsia="Times New Roman" w:hAnsi="Times New Roman" w:cs="Times New Roman"/>
          <w:sz w:val="24"/>
          <w:szCs w:val="24"/>
          <w:lang w:eastAsia="pt-BR"/>
        </w:rPr>
        <w:t>.</w:t>
      </w:r>
    </w:p>
    <w:p w:rsidR="00D437AA" w:rsidRDefault="009D3AAD" w:rsidP="00221675">
      <w:pPr>
        <w:spacing w:line="360" w:lineRule="auto"/>
        <w:ind w:firstLine="709"/>
        <w:jc w:val="both"/>
        <w:rPr>
          <w:rFonts w:ascii="Times New Roman" w:eastAsia="Times New Roman" w:hAnsi="Times New Roman" w:cs="Times New Roman"/>
          <w:sz w:val="24"/>
          <w:szCs w:val="24"/>
          <w:lang w:eastAsia="pt-BR"/>
        </w:rPr>
      </w:pPr>
      <w:r w:rsidRPr="004422F9">
        <w:rPr>
          <w:rFonts w:ascii="Times New Roman" w:eastAsia="Times New Roman" w:hAnsi="Times New Roman" w:cs="Times New Roman"/>
          <w:sz w:val="24"/>
          <w:szCs w:val="24"/>
          <w:lang w:eastAsia="pt-BR"/>
        </w:rPr>
        <w:t xml:space="preserve">Segundo </w:t>
      </w:r>
      <w:del w:id="30" w:author="thatiane" w:date="2014-11-28T14:45:00Z">
        <w:r w:rsidR="001A1813" w:rsidDel="008759E6">
          <w:rPr>
            <w:rFonts w:ascii="Times New Roman" w:eastAsia="Times New Roman" w:hAnsi="Times New Roman" w:cs="Times New Roman"/>
            <w:sz w:val="24"/>
            <w:szCs w:val="24"/>
            <w:lang w:eastAsia="pt-BR"/>
          </w:rPr>
          <w:delText>(</w:delText>
        </w:r>
      </w:del>
      <w:proofErr w:type="spellStart"/>
      <w:r w:rsidR="008759E6" w:rsidRPr="004422F9">
        <w:rPr>
          <w:rFonts w:ascii="Times New Roman" w:eastAsia="Times New Roman" w:hAnsi="Times New Roman" w:cs="Times New Roman"/>
          <w:sz w:val="24"/>
          <w:szCs w:val="24"/>
          <w:lang w:eastAsia="pt-BR"/>
        </w:rPr>
        <w:t>Kumar</w:t>
      </w:r>
      <w:proofErr w:type="spellEnd"/>
      <w:del w:id="31" w:author="thatiane" w:date="2014-11-28T14:46:00Z">
        <w:r w:rsidR="001A1813" w:rsidDel="008759E6">
          <w:rPr>
            <w:rFonts w:ascii="Times New Roman" w:eastAsia="Times New Roman" w:hAnsi="Times New Roman" w:cs="Times New Roman"/>
            <w:sz w:val="24"/>
            <w:szCs w:val="24"/>
            <w:lang w:eastAsia="pt-BR"/>
          </w:rPr>
          <w:delText xml:space="preserve">, </w:delText>
        </w:r>
      </w:del>
      <w:ins w:id="32" w:author="thatiane" w:date="2014-11-28T14:46:00Z">
        <w:r w:rsidR="008759E6">
          <w:rPr>
            <w:rFonts w:ascii="Times New Roman" w:eastAsia="Times New Roman" w:hAnsi="Times New Roman" w:cs="Times New Roman"/>
            <w:sz w:val="24"/>
            <w:szCs w:val="24"/>
            <w:lang w:eastAsia="pt-BR"/>
          </w:rPr>
          <w:t xml:space="preserve"> (</w:t>
        </w:r>
      </w:ins>
      <w:r w:rsidRPr="004422F9">
        <w:rPr>
          <w:rFonts w:ascii="Times New Roman" w:eastAsia="Times New Roman" w:hAnsi="Times New Roman" w:cs="Times New Roman"/>
          <w:sz w:val="24"/>
          <w:szCs w:val="24"/>
          <w:lang w:eastAsia="pt-BR"/>
        </w:rPr>
        <w:t xml:space="preserve">2012), </w:t>
      </w:r>
      <w:r w:rsidR="001A1813">
        <w:rPr>
          <w:rFonts w:ascii="Times New Roman" w:eastAsia="Times New Roman" w:hAnsi="Times New Roman" w:cs="Times New Roman"/>
          <w:sz w:val="24"/>
          <w:szCs w:val="24"/>
          <w:lang w:eastAsia="pt-BR"/>
        </w:rPr>
        <w:t>arquitetura orientada a serviço</w:t>
      </w:r>
      <w:r w:rsidRPr="004422F9">
        <w:rPr>
          <w:rFonts w:ascii="Times New Roman" w:eastAsia="Times New Roman" w:hAnsi="Times New Roman" w:cs="Times New Roman"/>
          <w:sz w:val="24"/>
          <w:szCs w:val="24"/>
          <w:lang w:eastAsia="pt-BR"/>
        </w:rPr>
        <w:t xml:space="preserve"> se torna adequad</w:t>
      </w:r>
      <w:r w:rsidR="00E81F73">
        <w:rPr>
          <w:rFonts w:ascii="Times New Roman" w:eastAsia="Times New Roman" w:hAnsi="Times New Roman" w:cs="Times New Roman"/>
          <w:sz w:val="24"/>
          <w:szCs w:val="24"/>
          <w:lang w:eastAsia="pt-BR"/>
        </w:rPr>
        <w:t>a</w:t>
      </w:r>
      <w:r w:rsidRPr="004422F9">
        <w:rPr>
          <w:rFonts w:ascii="Times New Roman" w:eastAsia="Times New Roman" w:hAnsi="Times New Roman" w:cs="Times New Roman"/>
          <w:sz w:val="24"/>
          <w:szCs w:val="24"/>
          <w:lang w:eastAsia="pt-BR"/>
        </w:rPr>
        <w:t xml:space="preserve"> para a criação de programas em</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forma de serviços de apoio podendo acontecer à interação através da internet. O</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conteúdo “serviço” refere-se principalmente às operações envolvendo negócios. Um</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sistema que tem como proposta utilizar SOA é formado por vários serviços,</w:t>
      </w:r>
      <w:r>
        <w:rPr>
          <w:rFonts w:ascii="Times New Roman" w:eastAsia="Times New Roman" w:hAnsi="Times New Roman" w:cs="Times New Roman"/>
          <w:sz w:val="24"/>
          <w:szCs w:val="24"/>
          <w:lang w:eastAsia="pt-BR"/>
        </w:rPr>
        <w:t xml:space="preserve"> </w:t>
      </w:r>
      <w:r w:rsidR="00E81F73">
        <w:rPr>
          <w:rFonts w:ascii="Times New Roman" w:eastAsia="Times New Roman" w:hAnsi="Times New Roman" w:cs="Times New Roman"/>
          <w:sz w:val="24"/>
          <w:szCs w:val="24"/>
          <w:lang w:eastAsia="pt-BR"/>
        </w:rPr>
        <w:t>apresentando geralmente</w:t>
      </w:r>
      <w:r w:rsidRPr="004422F9">
        <w:rPr>
          <w:rFonts w:ascii="Times New Roman" w:eastAsia="Times New Roman" w:hAnsi="Times New Roman" w:cs="Times New Roman"/>
          <w:sz w:val="24"/>
          <w:szCs w:val="24"/>
          <w:lang w:eastAsia="pt-BR"/>
        </w:rPr>
        <w:t xml:space="preserve"> baixo acoplamento por natureza, para caso necessário,</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novos serviços possam ser adicionados ou os existentes possam ser modificados de</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maneira rápida, de acordo com a necessidade e dinamismo dos negócios</w:t>
      </w:r>
      <w:r>
        <w:rPr>
          <w:rFonts w:ascii="Times New Roman" w:eastAsia="Times New Roman" w:hAnsi="Times New Roman" w:cs="Times New Roman"/>
          <w:sz w:val="24"/>
          <w:szCs w:val="24"/>
          <w:lang w:eastAsia="pt-BR"/>
        </w:rPr>
        <w:t>.</w:t>
      </w:r>
    </w:p>
    <w:p w:rsidR="00184393" w:rsidRDefault="005347C5" w:rsidP="00184393">
      <w:pPr>
        <w:spacing w:line="360" w:lineRule="auto"/>
        <w:ind w:firstLine="709"/>
        <w:jc w:val="both"/>
        <w:rPr>
          <w:rFonts w:ascii="Times New Roman" w:hAnsi="Times New Roman" w:cs="Times New Roman"/>
          <w:sz w:val="24"/>
          <w:szCs w:val="24"/>
        </w:rPr>
      </w:pPr>
      <w:r>
        <w:rPr>
          <w:rFonts w:ascii="Times New Roman" w:eastAsia="Times New Roman" w:hAnsi="Times New Roman" w:cs="Times New Roman"/>
          <w:sz w:val="24"/>
          <w:szCs w:val="24"/>
          <w:lang w:eastAsia="pt-BR"/>
        </w:rPr>
        <w:t xml:space="preserve">Segundo </w:t>
      </w:r>
      <w:del w:id="33" w:author="thatiane" w:date="2014-11-28T14:46:00Z">
        <w:r w:rsidRPr="001A1813" w:rsidDel="008759E6">
          <w:rPr>
            <w:rFonts w:ascii="Times New Roman" w:hAnsi="Times New Roman" w:cs="Times New Roman"/>
            <w:sz w:val="24"/>
            <w:szCs w:val="24"/>
          </w:rPr>
          <w:delText>(</w:delText>
        </w:r>
      </w:del>
      <w:proofErr w:type="spellStart"/>
      <w:r w:rsidRPr="001A1813">
        <w:rPr>
          <w:rFonts w:ascii="Times New Roman" w:hAnsi="Times New Roman" w:cs="Times New Roman"/>
          <w:sz w:val="24"/>
          <w:szCs w:val="24"/>
        </w:rPr>
        <w:t>M</w:t>
      </w:r>
      <w:r w:rsidR="008759E6" w:rsidRPr="001A1813">
        <w:rPr>
          <w:rFonts w:ascii="Times New Roman" w:hAnsi="Times New Roman" w:cs="Times New Roman"/>
          <w:sz w:val="24"/>
          <w:szCs w:val="24"/>
        </w:rPr>
        <w:t>arzullo</w:t>
      </w:r>
      <w:proofErr w:type="spellEnd"/>
      <w:del w:id="34" w:author="thatiane" w:date="2014-11-28T14:46:00Z">
        <w:r w:rsidRPr="001A1813" w:rsidDel="008759E6">
          <w:rPr>
            <w:rFonts w:ascii="Times New Roman" w:hAnsi="Times New Roman" w:cs="Times New Roman"/>
            <w:sz w:val="24"/>
            <w:szCs w:val="24"/>
          </w:rPr>
          <w:delText xml:space="preserve">, </w:delText>
        </w:r>
      </w:del>
      <w:ins w:id="35" w:author="thatiane" w:date="2014-11-28T14:46:00Z">
        <w:r w:rsidR="008759E6">
          <w:rPr>
            <w:rFonts w:ascii="Times New Roman" w:hAnsi="Times New Roman" w:cs="Times New Roman"/>
            <w:sz w:val="24"/>
            <w:szCs w:val="24"/>
          </w:rPr>
          <w:t xml:space="preserve"> (</w:t>
        </w:r>
      </w:ins>
      <w:r w:rsidRPr="001A1813">
        <w:rPr>
          <w:rFonts w:ascii="Times New Roman" w:hAnsi="Times New Roman" w:cs="Times New Roman"/>
          <w:sz w:val="24"/>
          <w:szCs w:val="24"/>
        </w:rPr>
        <w:t>2009)</w:t>
      </w:r>
      <w:r w:rsidRPr="005347C5">
        <w:rPr>
          <w:rFonts w:ascii="Times New Roman" w:hAnsi="Times New Roman" w:cs="Times New Roman"/>
          <w:sz w:val="24"/>
          <w:szCs w:val="24"/>
        </w:rPr>
        <w:t>, no contexto de SOA, a definição de serviço é:</w:t>
      </w:r>
    </w:p>
    <w:p w:rsidR="00184393" w:rsidRPr="00E653B6" w:rsidRDefault="005347C5" w:rsidP="00184393">
      <w:pPr>
        <w:spacing w:line="360" w:lineRule="auto"/>
        <w:ind w:left="2127" w:firstLine="709"/>
        <w:jc w:val="both"/>
        <w:rPr>
          <w:rFonts w:ascii="Times New Roman" w:hAnsi="Times New Roman" w:cs="Times New Roman"/>
          <w:szCs w:val="24"/>
        </w:rPr>
      </w:pPr>
      <w:commentRangeStart w:id="36"/>
      <w:r w:rsidRPr="00E653B6">
        <w:rPr>
          <w:rFonts w:ascii="Times New Roman" w:hAnsi="Times New Roman" w:cs="Times New Roman"/>
          <w:szCs w:val="24"/>
        </w:rPr>
        <w:t>“</w:t>
      </w:r>
      <w:r w:rsidR="00184393" w:rsidRPr="00E653B6">
        <w:rPr>
          <w:rFonts w:ascii="Times New Roman" w:hAnsi="Times New Roman" w:cs="Times New Roman"/>
          <w:szCs w:val="24"/>
        </w:rPr>
        <w:t>Um serviço é um tipo de relacionamento (contrato) entre um provedor e um consumidor, sendo esse provedor se compromete em realizar determinadas tarefas com resultados pré-estabelecidos para um consumidor, e que, por sua vez, se compromete a usar o serviço da forma contratada.”</w:t>
      </w:r>
      <w:commentRangeEnd w:id="36"/>
      <w:r w:rsidR="008759E6">
        <w:rPr>
          <w:rStyle w:val="Refdecomentrio"/>
        </w:rPr>
        <w:commentReference w:id="36"/>
      </w:r>
    </w:p>
    <w:p w:rsidR="00853306" w:rsidRDefault="00D437AA" w:rsidP="00221675">
      <w:pPr>
        <w:spacing w:line="360" w:lineRule="auto"/>
        <w:ind w:firstLine="709"/>
        <w:jc w:val="both"/>
        <w:rPr>
          <w:rFonts w:ascii="Times New Roman" w:hAnsi="Times New Roman" w:cs="Times New Roman"/>
          <w:sz w:val="24"/>
          <w:szCs w:val="24"/>
        </w:rPr>
      </w:pPr>
      <w:commentRangeStart w:id="37"/>
      <w:r w:rsidRPr="00D437AA">
        <w:rPr>
          <w:rFonts w:ascii="Times New Roman" w:hAnsi="Times New Roman" w:cs="Times New Roman"/>
          <w:sz w:val="24"/>
          <w:szCs w:val="24"/>
        </w:rPr>
        <w:lastRenderedPageBreak/>
        <w:t>Antes de concluir com os conceitos, há a necessidade de se definirem mais dois</w:t>
      </w:r>
      <w:r>
        <w:rPr>
          <w:rFonts w:ascii="Times New Roman" w:hAnsi="Times New Roman" w:cs="Times New Roman"/>
          <w:sz w:val="24"/>
          <w:szCs w:val="24"/>
        </w:rPr>
        <w:t xml:space="preserve"> </w:t>
      </w:r>
      <w:r w:rsidRPr="00D437AA">
        <w:rPr>
          <w:rFonts w:ascii="Times New Roman" w:hAnsi="Times New Roman" w:cs="Times New Roman"/>
          <w:sz w:val="24"/>
          <w:szCs w:val="24"/>
        </w:rPr>
        <w:t>componentes fundamentais para o entendimento da arquitetura SOA: o repositório de serviços</w:t>
      </w:r>
      <w:r>
        <w:rPr>
          <w:rFonts w:ascii="Times New Roman" w:hAnsi="Times New Roman" w:cs="Times New Roman"/>
          <w:sz w:val="24"/>
          <w:szCs w:val="24"/>
        </w:rPr>
        <w:t xml:space="preserve"> </w:t>
      </w:r>
      <w:r w:rsidR="00FA2F92">
        <w:rPr>
          <w:rFonts w:ascii="Times New Roman" w:hAnsi="Times New Roman" w:cs="Times New Roman"/>
          <w:sz w:val="24"/>
          <w:szCs w:val="24"/>
        </w:rPr>
        <w:t>e o barramento</w:t>
      </w:r>
      <w:r w:rsidR="00853306">
        <w:rPr>
          <w:rFonts w:ascii="Times New Roman" w:hAnsi="Times New Roman" w:cs="Times New Roman"/>
          <w:sz w:val="24"/>
          <w:szCs w:val="24"/>
        </w:rPr>
        <w:t xml:space="preserve"> de serviços.</w:t>
      </w:r>
      <w:commentRangeEnd w:id="37"/>
      <w:r w:rsidR="008759E6">
        <w:rPr>
          <w:rStyle w:val="Refdecomentrio"/>
        </w:rPr>
        <w:commentReference w:id="37"/>
      </w:r>
    </w:p>
    <w:p w:rsidR="00853306" w:rsidRDefault="00D437AA" w:rsidP="00853306">
      <w:pPr>
        <w:pStyle w:val="PargrafodaLista"/>
        <w:numPr>
          <w:ilvl w:val="0"/>
          <w:numId w:val="3"/>
        </w:numPr>
        <w:spacing w:line="360" w:lineRule="auto"/>
        <w:jc w:val="both"/>
        <w:rPr>
          <w:rFonts w:ascii="Times New Roman" w:hAnsi="Times New Roman" w:cs="Times New Roman"/>
          <w:sz w:val="24"/>
          <w:szCs w:val="24"/>
        </w:rPr>
      </w:pPr>
      <w:r w:rsidRPr="00853306">
        <w:rPr>
          <w:rFonts w:ascii="Times New Roman" w:hAnsi="Times New Roman" w:cs="Times New Roman"/>
          <w:sz w:val="24"/>
          <w:szCs w:val="24"/>
        </w:rPr>
        <w:t>O repositório de serviços é a entidade que provê facilidades para o descobrimento dos serviços disponíveis na arquitetura, sobretudo daqueles fora do escopo temporal e funcional do sistema de informação, ou melhor, do processo de desenvolvimento do nosso sistema. Ele fornece informações como: localização virtual, provedor, taxas, limitações técnicas, aspec</w:t>
      </w:r>
      <w:r w:rsidR="00853306">
        <w:rPr>
          <w:rFonts w:ascii="Times New Roman" w:hAnsi="Times New Roman" w:cs="Times New Roman"/>
          <w:sz w:val="24"/>
          <w:szCs w:val="24"/>
        </w:rPr>
        <w:t>tos de segurança, entre outras.</w:t>
      </w:r>
    </w:p>
    <w:p w:rsidR="009D3AAD" w:rsidRDefault="00D437AA" w:rsidP="00853306">
      <w:pPr>
        <w:pStyle w:val="PargrafodaLista"/>
        <w:numPr>
          <w:ilvl w:val="0"/>
          <w:numId w:val="3"/>
        </w:numPr>
        <w:spacing w:line="360" w:lineRule="auto"/>
        <w:jc w:val="both"/>
        <w:rPr>
          <w:rFonts w:ascii="Times New Roman" w:hAnsi="Times New Roman" w:cs="Times New Roman"/>
          <w:sz w:val="24"/>
          <w:szCs w:val="24"/>
        </w:rPr>
      </w:pPr>
      <w:r w:rsidRPr="00853306">
        <w:rPr>
          <w:rFonts w:ascii="Times New Roman" w:hAnsi="Times New Roman" w:cs="Times New Roman"/>
          <w:sz w:val="24"/>
          <w:szCs w:val="24"/>
        </w:rPr>
        <w:t>O barramento de serviços é o meio utilizado para conexão entre todos os participantes da SOA</w:t>
      </w:r>
      <w:r w:rsidR="003409DF" w:rsidRPr="00853306">
        <w:rPr>
          <w:rFonts w:ascii="Times New Roman" w:hAnsi="Times New Roman" w:cs="Times New Roman"/>
          <w:sz w:val="24"/>
          <w:szCs w:val="24"/>
        </w:rPr>
        <w:t xml:space="preserve"> como: serviços e aplicações </w:t>
      </w:r>
      <w:proofErr w:type="spellStart"/>
      <w:r w:rsidR="003409DF" w:rsidRPr="00853306">
        <w:rPr>
          <w:rFonts w:ascii="Times New Roman" w:hAnsi="Times New Roman" w:cs="Times New Roman"/>
          <w:i/>
          <w:sz w:val="24"/>
          <w:szCs w:val="24"/>
        </w:rPr>
        <w:t>frontends</w:t>
      </w:r>
      <w:proofErr w:type="spellEnd"/>
      <w:r w:rsidR="003409DF" w:rsidRPr="00853306">
        <w:rPr>
          <w:rFonts w:ascii="Times New Roman" w:hAnsi="Times New Roman" w:cs="Times New Roman"/>
          <w:i/>
          <w:sz w:val="24"/>
          <w:szCs w:val="24"/>
        </w:rPr>
        <w:t>,</w:t>
      </w:r>
      <w:r w:rsidRPr="00853306">
        <w:rPr>
          <w:rFonts w:ascii="Times New Roman" w:hAnsi="Times New Roman" w:cs="Times New Roman"/>
          <w:sz w:val="24"/>
          <w:szCs w:val="24"/>
        </w:rPr>
        <w:t xml:space="preserve"> engloba uma grande diversidade de produtos e conceitos</w:t>
      </w:r>
      <w:r w:rsidR="00853306">
        <w:rPr>
          <w:rFonts w:ascii="Times New Roman" w:hAnsi="Times New Roman" w:cs="Times New Roman"/>
          <w:sz w:val="24"/>
          <w:szCs w:val="24"/>
        </w:rPr>
        <w:t>. Um barramento de serviços deve apresentar um conjunto de características que permitem à organização desenvolver soluções alinhadas às suas limitações de recursos, sejam físicos</w:t>
      </w:r>
      <w:r w:rsidR="00AC5B08">
        <w:rPr>
          <w:rFonts w:ascii="Times New Roman" w:hAnsi="Times New Roman" w:cs="Times New Roman"/>
          <w:sz w:val="24"/>
          <w:szCs w:val="24"/>
        </w:rPr>
        <w:t xml:space="preserve"> ou de pessoas, tais atributos representam características de qualidade como:</w:t>
      </w:r>
    </w:p>
    <w:p w:rsidR="00AC5B08" w:rsidRPr="00AC5B08" w:rsidRDefault="00AC5B08" w:rsidP="00AC5B08">
      <w:pPr>
        <w:pStyle w:val="PargrafodaLista"/>
        <w:numPr>
          <w:ilvl w:val="1"/>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Funcionalidade: </w:t>
      </w:r>
      <w:r w:rsidR="007733E9">
        <w:rPr>
          <w:rFonts w:ascii="Times New Roman" w:hAnsi="Times New Roman" w:cs="Times New Roman"/>
          <w:sz w:val="24"/>
          <w:szCs w:val="24"/>
        </w:rPr>
        <w:t>deve fornecer a infraestrutura para implantação dos requisitos de negócio;</w:t>
      </w:r>
    </w:p>
    <w:p w:rsidR="00AC5B08" w:rsidRPr="00AC5B08" w:rsidRDefault="00AC5B08" w:rsidP="00AC5B08">
      <w:pPr>
        <w:pStyle w:val="PargrafodaLista"/>
        <w:numPr>
          <w:ilvl w:val="1"/>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Simplicidade:</w:t>
      </w:r>
      <w:r w:rsidR="007733E9">
        <w:rPr>
          <w:rFonts w:ascii="Times New Roman" w:hAnsi="Times New Roman" w:cs="Times New Roman"/>
          <w:b/>
          <w:sz w:val="24"/>
          <w:szCs w:val="24"/>
        </w:rPr>
        <w:t xml:space="preserve"> </w:t>
      </w:r>
      <w:r w:rsidR="007733E9">
        <w:rPr>
          <w:rFonts w:ascii="Times New Roman" w:hAnsi="Times New Roman" w:cs="Times New Roman"/>
          <w:sz w:val="24"/>
          <w:szCs w:val="24"/>
        </w:rPr>
        <w:t>deve ser simples, possibilitando a integração e a comunicação entre os serviços;</w:t>
      </w:r>
    </w:p>
    <w:p w:rsidR="00AC5B08" w:rsidRDefault="00AC5B08" w:rsidP="00AC5B08">
      <w:pPr>
        <w:pStyle w:val="PargrafodaLista"/>
        <w:numPr>
          <w:ilvl w:val="1"/>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Eficiência: </w:t>
      </w:r>
      <w:r w:rsidR="007733E9">
        <w:rPr>
          <w:rFonts w:ascii="Times New Roman" w:hAnsi="Times New Roman" w:cs="Times New Roman"/>
          <w:sz w:val="24"/>
          <w:szCs w:val="24"/>
        </w:rPr>
        <w:t>deve saber usar os recursos disponíveis da melhor forma possível dentro de parâmetros pré-estabelecidos de desempenho;</w:t>
      </w:r>
    </w:p>
    <w:p w:rsidR="007733E9" w:rsidRDefault="007733E9" w:rsidP="00AC5B08">
      <w:pPr>
        <w:pStyle w:val="PargrafodaLista"/>
        <w:numPr>
          <w:ilvl w:val="1"/>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Flexibilidade e manutenibilidade: </w:t>
      </w:r>
      <w:r>
        <w:rPr>
          <w:rFonts w:ascii="Times New Roman" w:hAnsi="Times New Roman" w:cs="Times New Roman"/>
          <w:sz w:val="24"/>
          <w:szCs w:val="24"/>
        </w:rPr>
        <w:t>todo sistema e al</w:t>
      </w:r>
      <w:r w:rsidR="00A8203E">
        <w:rPr>
          <w:rFonts w:ascii="Times New Roman" w:hAnsi="Times New Roman" w:cs="Times New Roman"/>
          <w:sz w:val="24"/>
          <w:szCs w:val="24"/>
        </w:rPr>
        <w:t>v</w:t>
      </w:r>
      <w:r>
        <w:rPr>
          <w:rFonts w:ascii="Times New Roman" w:hAnsi="Times New Roman" w:cs="Times New Roman"/>
          <w:sz w:val="24"/>
          <w:szCs w:val="24"/>
        </w:rPr>
        <w:t>o de mudanças</w:t>
      </w:r>
      <w:r w:rsidR="00A8203E">
        <w:rPr>
          <w:rFonts w:ascii="Times New Roman" w:hAnsi="Times New Roman" w:cs="Times New Roman"/>
          <w:sz w:val="24"/>
          <w:szCs w:val="24"/>
        </w:rPr>
        <w:t>, sejam</w:t>
      </w:r>
      <w:r>
        <w:rPr>
          <w:rFonts w:ascii="Times New Roman" w:hAnsi="Times New Roman" w:cs="Times New Roman"/>
          <w:sz w:val="24"/>
          <w:szCs w:val="24"/>
        </w:rPr>
        <w:t xml:space="preserve"> quais forem</w:t>
      </w:r>
      <w:r w:rsidR="00A8203E">
        <w:rPr>
          <w:rFonts w:ascii="Times New Roman" w:hAnsi="Times New Roman" w:cs="Times New Roman"/>
          <w:sz w:val="24"/>
          <w:szCs w:val="24"/>
        </w:rPr>
        <w:t>. Todo barramento de serviços deve permitir que as mudanças possam acontecer sem que comprometam o andamento e o resultado final do projeto;</w:t>
      </w:r>
    </w:p>
    <w:p w:rsidR="00A8203E" w:rsidRDefault="00A8203E" w:rsidP="00AC5B08">
      <w:pPr>
        <w:pStyle w:val="PargrafodaLista"/>
        <w:numPr>
          <w:ilvl w:val="1"/>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Reutilização:</w:t>
      </w:r>
      <w:r>
        <w:rPr>
          <w:rFonts w:ascii="Times New Roman" w:hAnsi="Times New Roman" w:cs="Times New Roman"/>
          <w:sz w:val="24"/>
          <w:szCs w:val="24"/>
        </w:rPr>
        <w:t xml:space="preserve"> a reutilização determina um comportamento de construção de sistemas que permitir otimizar o uso dos recursos d TI;</w:t>
      </w:r>
    </w:p>
    <w:p w:rsidR="00752641" w:rsidRDefault="00D60598" w:rsidP="0003299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De acordo com </w:t>
      </w:r>
      <w:del w:id="38" w:author="thatiane" w:date="2014-11-28T14:47:00Z">
        <w:r w:rsidRPr="001A1813" w:rsidDel="008759E6">
          <w:rPr>
            <w:rFonts w:ascii="Times New Roman" w:hAnsi="Times New Roman" w:cs="Times New Roman"/>
            <w:sz w:val="24"/>
            <w:szCs w:val="24"/>
          </w:rPr>
          <w:delText>(</w:delText>
        </w:r>
      </w:del>
      <w:proofErr w:type="spellStart"/>
      <w:r w:rsidRPr="001A1813">
        <w:rPr>
          <w:rFonts w:ascii="Times New Roman" w:hAnsi="Times New Roman" w:cs="Times New Roman"/>
          <w:sz w:val="24"/>
          <w:szCs w:val="24"/>
        </w:rPr>
        <w:t>M</w:t>
      </w:r>
      <w:r w:rsidR="008759E6" w:rsidRPr="001A1813">
        <w:rPr>
          <w:rFonts w:ascii="Times New Roman" w:hAnsi="Times New Roman" w:cs="Times New Roman"/>
          <w:sz w:val="24"/>
          <w:szCs w:val="24"/>
        </w:rPr>
        <w:t>arzullo</w:t>
      </w:r>
      <w:proofErr w:type="spellEnd"/>
      <w:del w:id="39" w:author="thatiane" w:date="2014-11-28T14:47:00Z">
        <w:r w:rsidRPr="001A1813" w:rsidDel="008759E6">
          <w:rPr>
            <w:rFonts w:ascii="Times New Roman" w:hAnsi="Times New Roman" w:cs="Times New Roman"/>
            <w:sz w:val="24"/>
            <w:szCs w:val="24"/>
          </w:rPr>
          <w:delText xml:space="preserve">, </w:delText>
        </w:r>
      </w:del>
      <w:ins w:id="40" w:author="thatiane" w:date="2014-11-28T14:47:00Z">
        <w:r w:rsidR="008759E6">
          <w:rPr>
            <w:rFonts w:ascii="Times New Roman" w:hAnsi="Times New Roman" w:cs="Times New Roman"/>
            <w:sz w:val="24"/>
            <w:szCs w:val="24"/>
          </w:rPr>
          <w:t xml:space="preserve"> (</w:t>
        </w:r>
      </w:ins>
      <w:r w:rsidRPr="001A1813">
        <w:rPr>
          <w:rFonts w:ascii="Times New Roman" w:hAnsi="Times New Roman" w:cs="Times New Roman"/>
          <w:sz w:val="24"/>
          <w:szCs w:val="24"/>
        </w:rPr>
        <w:t>2009)</w:t>
      </w:r>
      <w:r>
        <w:rPr>
          <w:rFonts w:ascii="Times New Roman" w:hAnsi="Times New Roman" w:cs="Times New Roman"/>
          <w:sz w:val="24"/>
          <w:szCs w:val="24"/>
        </w:rPr>
        <w:t>, barramento de serviços deve ser definida de maneira a permitir a integração de aplicações desenvolvidas em diferentes linguagens e plataformas e deve estar alinhada com as atividades comuns em um ciclo de vida SOA.</w:t>
      </w:r>
    </w:p>
    <w:p w:rsidR="001C35CA" w:rsidRDefault="001C35CA">
      <w:pPr>
        <w:rPr>
          <w:rFonts w:ascii="Times New Roman" w:hAnsi="Times New Roman" w:cs="Times New Roman"/>
          <w:sz w:val="24"/>
          <w:szCs w:val="24"/>
        </w:rPr>
      </w:pPr>
      <w:r>
        <w:rPr>
          <w:rFonts w:ascii="Times New Roman" w:hAnsi="Times New Roman" w:cs="Times New Roman"/>
          <w:sz w:val="24"/>
          <w:szCs w:val="24"/>
        </w:rPr>
        <w:br w:type="page"/>
      </w:r>
    </w:p>
    <w:p w:rsidR="005A2444" w:rsidRPr="00094223" w:rsidRDefault="005A2444" w:rsidP="005A2444">
      <w:pPr>
        <w:pStyle w:val="Ttulo1"/>
        <w:numPr>
          <w:ilvl w:val="2"/>
          <w:numId w:val="42"/>
        </w:numPr>
        <w:spacing w:before="100" w:beforeAutospacing="1" w:after="100" w:afterAutospacing="1" w:line="360" w:lineRule="auto"/>
        <w:ind w:left="284" w:hanging="284"/>
        <w:rPr>
          <w:rFonts w:ascii="Times New Roman" w:hAnsi="Times New Roman" w:cs="Times New Roman"/>
          <w:b w:val="0"/>
          <w:caps/>
          <w:color w:val="auto"/>
        </w:rPr>
      </w:pPr>
      <w:bookmarkStart w:id="41" w:name="_Toc404667083"/>
      <w:r w:rsidRPr="00094223">
        <w:rPr>
          <w:rFonts w:ascii="Times New Roman" w:hAnsi="Times New Roman" w:cs="Times New Roman"/>
          <w:b w:val="0"/>
          <w:caps/>
          <w:color w:val="auto"/>
        </w:rPr>
        <w:lastRenderedPageBreak/>
        <w:t>Ciclo de vida SOA</w:t>
      </w:r>
      <w:bookmarkEnd w:id="41"/>
    </w:p>
    <w:p w:rsidR="005A2444" w:rsidRDefault="00094223" w:rsidP="005A2444">
      <w:pPr>
        <w:spacing w:line="360" w:lineRule="auto"/>
        <w:ind w:firstLine="709"/>
        <w:jc w:val="both"/>
        <w:rPr>
          <w:rFonts w:ascii="Times New Roman" w:hAnsi="Times New Roman" w:cs="Times New Roman"/>
          <w:sz w:val="24"/>
          <w:szCs w:val="24"/>
        </w:rPr>
      </w:pPr>
      <w:r w:rsidRPr="00094223">
        <w:rPr>
          <w:rFonts w:ascii="Times New Roman" w:hAnsi="Times New Roman" w:cs="Times New Roman"/>
          <w:sz w:val="24"/>
          <w:szCs w:val="24"/>
        </w:rPr>
        <w:t xml:space="preserve">Para implementar SOA o primeiro passo da iteração é estipular objetivos a longo prazo ou revisar os objetivos existentes. Esse processo não só determina a perspectiva SOA na organização como também define os objetivos para a iteração corrente dentro </w:t>
      </w:r>
      <w:r w:rsidR="00954EF5">
        <w:rPr>
          <w:rFonts w:ascii="Times New Roman" w:hAnsi="Times New Roman" w:cs="Times New Roman"/>
          <w:sz w:val="24"/>
          <w:szCs w:val="24"/>
        </w:rPr>
        <w:t>do clico de vida (SCHEPERS,</w:t>
      </w:r>
      <w:r w:rsidRPr="00094223">
        <w:rPr>
          <w:rFonts w:ascii="Times New Roman" w:hAnsi="Times New Roman" w:cs="Times New Roman"/>
          <w:sz w:val="24"/>
          <w:szCs w:val="24"/>
        </w:rPr>
        <w:t xml:space="preserve"> 2009)</w:t>
      </w:r>
      <w:r>
        <w:rPr>
          <w:rFonts w:ascii="Times New Roman" w:hAnsi="Times New Roman" w:cs="Times New Roman"/>
          <w:sz w:val="24"/>
          <w:szCs w:val="24"/>
        </w:rPr>
        <w:t>.</w:t>
      </w:r>
    </w:p>
    <w:p w:rsidR="003A657E" w:rsidRDefault="009F3594" w:rsidP="005A2444">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del w:id="42" w:author="thatiane" w:date="2014-11-28T14:47:00Z">
        <w:r w:rsidRPr="001A1813" w:rsidDel="008759E6">
          <w:rPr>
            <w:rFonts w:ascii="Times New Roman" w:hAnsi="Times New Roman" w:cs="Times New Roman"/>
            <w:sz w:val="24"/>
            <w:szCs w:val="24"/>
          </w:rPr>
          <w:delText>(</w:delText>
        </w:r>
      </w:del>
      <w:proofErr w:type="spellStart"/>
      <w:r w:rsidRPr="001A1813">
        <w:rPr>
          <w:rFonts w:ascii="Times New Roman" w:hAnsi="Times New Roman" w:cs="Times New Roman"/>
          <w:sz w:val="24"/>
          <w:szCs w:val="24"/>
        </w:rPr>
        <w:t>M</w:t>
      </w:r>
      <w:r w:rsidR="008759E6" w:rsidRPr="001A1813">
        <w:rPr>
          <w:rFonts w:ascii="Times New Roman" w:hAnsi="Times New Roman" w:cs="Times New Roman"/>
          <w:sz w:val="24"/>
          <w:szCs w:val="24"/>
        </w:rPr>
        <w:t>arzullo</w:t>
      </w:r>
      <w:proofErr w:type="spellEnd"/>
      <w:del w:id="43" w:author="thatiane" w:date="2014-11-28T14:48:00Z">
        <w:r w:rsidRPr="001A1813" w:rsidDel="008759E6">
          <w:rPr>
            <w:rFonts w:ascii="Times New Roman" w:hAnsi="Times New Roman" w:cs="Times New Roman"/>
            <w:sz w:val="24"/>
            <w:szCs w:val="24"/>
          </w:rPr>
          <w:delText xml:space="preserve">, </w:delText>
        </w:r>
      </w:del>
      <w:ins w:id="44" w:author="thatiane" w:date="2014-11-28T14:48:00Z">
        <w:r w:rsidR="008759E6">
          <w:rPr>
            <w:rFonts w:ascii="Times New Roman" w:hAnsi="Times New Roman" w:cs="Times New Roman"/>
            <w:sz w:val="24"/>
            <w:szCs w:val="24"/>
          </w:rPr>
          <w:t xml:space="preserve"> (</w:t>
        </w:r>
      </w:ins>
      <w:r w:rsidRPr="001A1813">
        <w:rPr>
          <w:rFonts w:ascii="Times New Roman" w:hAnsi="Times New Roman" w:cs="Times New Roman"/>
          <w:sz w:val="24"/>
          <w:szCs w:val="24"/>
        </w:rPr>
        <w:t>2009)</w:t>
      </w:r>
      <w:r>
        <w:rPr>
          <w:rFonts w:ascii="Times New Roman" w:eastAsia="Times New Roman" w:hAnsi="Times New Roman" w:cs="Times New Roman"/>
          <w:sz w:val="24"/>
          <w:szCs w:val="24"/>
          <w:lang w:eastAsia="pt-BR"/>
        </w:rPr>
        <w:t>, existem quatro papéis que são essenciais para a composição do ciclo de vida:</w:t>
      </w:r>
    </w:p>
    <w:p w:rsidR="009F3594" w:rsidRDefault="009F3594" w:rsidP="009F3594">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Consultor de negócios</w:t>
      </w:r>
      <w:r>
        <w:rPr>
          <w:rFonts w:ascii="Times New Roman" w:hAnsi="Times New Roman" w:cs="Times New Roman"/>
          <w:sz w:val="24"/>
          <w:szCs w:val="24"/>
        </w:rPr>
        <w:t>: pode ser um agente externo ou interno à organização, responsável por mapear os processos de negócios;</w:t>
      </w:r>
    </w:p>
    <w:p w:rsidR="009F3594" w:rsidRDefault="009F3594" w:rsidP="009F3594">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Arquiteto SOA</w:t>
      </w:r>
      <w:r>
        <w:rPr>
          <w:rFonts w:ascii="Times New Roman" w:hAnsi="Times New Roman" w:cs="Times New Roman"/>
          <w:sz w:val="24"/>
          <w:szCs w:val="24"/>
        </w:rPr>
        <w:t>: utiliza as informações mapeadas pelo consultor para criar soluções técnicas de infraestrutura e software;</w:t>
      </w:r>
    </w:p>
    <w:p w:rsidR="009F3594" w:rsidRDefault="009F3594" w:rsidP="009F3594">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Provedor</w:t>
      </w:r>
      <w:r w:rsidRPr="009F3594">
        <w:rPr>
          <w:rFonts w:ascii="Times New Roman" w:hAnsi="Times New Roman" w:cs="Times New Roman"/>
          <w:sz w:val="24"/>
          <w:szCs w:val="24"/>
        </w:rPr>
        <w:t>:</w:t>
      </w:r>
      <w:r>
        <w:rPr>
          <w:rFonts w:ascii="Times New Roman" w:hAnsi="Times New Roman" w:cs="Times New Roman"/>
          <w:sz w:val="24"/>
          <w:szCs w:val="24"/>
        </w:rPr>
        <w:t xml:space="preserve"> nesse caso a organização é responsável por publicar o serviço interno (Intranet) ou externo (Internet);</w:t>
      </w:r>
    </w:p>
    <w:p w:rsidR="003A657E" w:rsidRDefault="00B83EC5" w:rsidP="002D40A2">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noProof/>
          <w:sz w:val="24"/>
          <w:szCs w:val="24"/>
          <w:lang w:eastAsia="pt-BR"/>
        </w:rPr>
        <w:drawing>
          <wp:anchor distT="0" distB="0" distL="114300" distR="114300" simplePos="0" relativeHeight="251678720" behindDoc="0" locked="0" layoutInCell="1" allowOverlap="1">
            <wp:simplePos x="0" y="0"/>
            <wp:positionH relativeFrom="column">
              <wp:posOffset>271145</wp:posOffset>
            </wp:positionH>
            <wp:positionV relativeFrom="paragraph">
              <wp:posOffset>1299845</wp:posOffset>
            </wp:positionV>
            <wp:extent cx="5152390" cy="3455670"/>
            <wp:effectExtent l="19050" t="19050" r="10160" b="11430"/>
            <wp:wrapSquare wrapText="bothSides"/>
            <wp:docPr id="28" name="Imagem 1" descr="D:\USUARIO\Desktop\ciclo de v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Desktop\ciclo de vida.png"/>
                    <pic:cNvPicPr>
                      <a:picLocks noChangeAspect="1" noChangeArrowheads="1"/>
                    </pic:cNvPicPr>
                  </pic:nvPicPr>
                  <pic:blipFill>
                    <a:blip r:embed="rId40" cstate="print"/>
                    <a:srcRect/>
                    <a:stretch>
                      <a:fillRect/>
                    </a:stretch>
                  </pic:blipFill>
                  <pic:spPr bwMode="auto">
                    <a:xfrm>
                      <a:off x="0" y="0"/>
                      <a:ext cx="5152390" cy="3455670"/>
                    </a:xfrm>
                    <a:prstGeom prst="rect">
                      <a:avLst/>
                    </a:prstGeom>
                    <a:noFill/>
                    <a:ln w="9525">
                      <a:solidFill>
                        <a:schemeClr val="tx1"/>
                      </a:solidFill>
                      <a:miter lim="800000"/>
                      <a:headEnd/>
                      <a:tailEnd/>
                    </a:ln>
                  </pic:spPr>
                </pic:pic>
              </a:graphicData>
            </a:graphic>
          </wp:anchor>
        </w:drawing>
      </w:r>
      <w:r w:rsidR="009F3594">
        <w:rPr>
          <w:rFonts w:ascii="Times New Roman" w:hAnsi="Times New Roman" w:cs="Times New Roman"/>
          <w:b/>
          <w:sz w:val="24"/>
          <w:szCs w:val="24"/>
        </w:rPr>
        <w:t>Cliente/consumidor</w:t>
      </w:r>
      <w:r w:rsidR="009F3594" w:rsidRPr="009F3594">
        <w:rPr>
          <w:rFonts w:ascii="Times New Roman" w:hAnsi="Times New Roman" w:cs="Times New Roman"/>
          <w:sz w:val="24"/>
          <w:szCs w:val="24"/>
        </w:rPr>
        <w:t>:</w:t>
      </w:r>
      <w:r w:rsidR="009F3594">
        <w:rPr>
          <w:rFonts w:ascii="Times New Roman" w:hAnsi="Times New Roman" w:cs="Times New Roman"/>
          <w:sz w:val="24"/>
          <w:szCs w:val="24"/>
        </w:rPr>
        <w:t xml:space="preserve"> quem utiliza os serviços por pontos de acesso descobertos em registros;</w:t>
      </w:r>
    </w:p>
    <w:p w:rsidR="00B83EC5" w:rsidRDefault="002D40A2" w:rsidP="005E621F">
      <w:pPr>
        <w:spacing w:line="360" w:lineRule="auto"/>
        <w:ind w:firstLine="709"/>
        <w:jc w:val="both"/>
        <w:rPr>
          <w:rFonts w:ascii="Times New Roman" w:hAnsi="Times New Roman" w:cs="Times New Roman"/>
          <w:sz w:val="24"/>
          <w:szCs w:val="24"/>
        </w:rPr>
      </w:pPr>
      <w:r w:rsidRPr="00107446">
        <w:rPr>
          <w:rFonts w:ascii="Times New Roman" w:eastAsia="Times New Roman" w:hAnsi="Times New Roman" w:cs="Times New Roman"/>
          <w:sz w:val="24"/>
          <w:szCs w:val="24"/>
          <w:lang w:eastAsia="pt-BR"/>
        </w:rPr>
        <w:t xml:space="preserve">A Figura </w:t>
      </w:r>
      <w:r w:rsidR="005E621F" w:rsidRPr="00107446">
        <w:rPr>
          <w:rFonts w:ascii="Times New Roman" w:eastAsia="Times New Roman" w:hAnsi="Times New Roman" w:cs="Times New Roman"/>
          <w:b/>
          <w:sz w:val="24"/>
          <w:szCs w:val="24"/>
          <w:lang w:eastAsia="pt-BR"/>
        </w:rPr>
        <w:t>3</w:t>
      </w:r>
      <w:r w:rsidRPr="00107446">
        <w:rPr>
          <w:rFonts w:ascii="Times New Roman" w:eastAsia="Times New Roman" w:hAnsi="Times New Roman" w:cs="Times New Roman"/>
          <w:sz w:val="24"/>
          <w:szCs w:val="24"/>
          <w:lang w:eastAsia="pt-BR"/>
        </w:rPr>
        <w:t xml:space="preserve"> apresenta como pode ser descrito o ciclo de vida SOA.</w:t>
      </w:r>
    </w:p>
    <w:p w:rsidR="00B83EC5" w:rsidRDefault="001B0E1D" w:rsidP="005E621F">
      <w:pPr>
        <w:spacing w:line="360" w:lineRule="auto"/>
        <w:ind w:firstLine="709"/>
        <w:jc w:val="both"/>
        <w:rPr>
          <w:rFonts w:ascii="Times New Roman" w:hAnsi="Times New Roman" w:cs="Times New Roman"/>
          <w:sz w:val="24"/>
          <w:szCs w:val="24"/>
        </w:rPr>
      </w:pPr>
      <w:r w:rsidRPr="001B0E1D">
        <w:rPr>
          <w:noProof/>
        </w:rPr>
        <w:lastRenderedPageBreak/>
        <w:pict>
          <v:shape id="_x0000_s1086" type="#_x0000_t202" style="position:absolute;left:0;text-align:left;margin-left:15.35pt;margin-top:-3.3pt;width:405.7pt;height:21pt;z-index:251688448" stroked="f">
            <v:textbox style="mso-fit-shape-to-text:t" inset="0,0,0,0">
              <w:txbxContent>
                <w:p w:rsidR="008759E6" w:rsidRPr="00B83EC5" w:rsidRDefault="008759E6" w:rsidP="00B83EC5">
                  <w:pPr>
                    <w:pStyle w:val="Legenda"/>
                    <w:jc w:val="center"/>
                    <w:rPr>
                      <w:rFonts w:ascii="Times New Roman" w:hAnsi="Times New Roman" w:cs="Times New Roman"/>
                      <w:b w:val="0"/>
                      <w:color w:val="auto"/>
                      <w:sz w:val="22"/>
                      <w:szCs w:val="22"/>
                    </w:rPr>
                  </w:pPr>
                  <w:bookmarkStart w:id="45" w:name="_Toc404667043"/>
                  <w:r w:rsidRPr="00B83EC5">
                    <w:rPr>
                      <w:rFonts w:ascii="Times New Roman" w:hAnsi="Times New Roman" w:cs="Times New Roman"/>
                      <w:b w:val="0"/>
                      <w:color w:val="auto"/>
                      <w:sz w:val="22"/>
                      <w:szCs w:val="22"/>
                    </w:rPr>
                    <w:t xml:space="preserve">Figura </w:t>
                  </w:r>
                  <w:r w:rsidR="001B0E1D" w:rsidRPr="00B83EC5">
                    <w:rPr>
                      <w:rFonts w:ascii="Times New Roman" w:hAnsi="Times New Roman" w:cs="Times New Roman"/>
                      <w:b w:val="0"/>
                      <w:color w:val="auto"/>
                      <w:sz w:val="22"/>
                      <w:szCs w:val="22"/>
                    </w:rPr>
                    <w:fldChar w:fldCharType="begin"/>
                  </w:r>
                  <w:r w:rsidRPr="00B83EC5">
                    <w:rPr>
                      <w:rFonts w:ascii="Times New Roman" w:hAnsi="Times New Roman" w:cs="Times New Roman"/>
                      <w:b w:val="0"/>
                      <w:color w:val="auto"/>
                      <w:sz w:val="22"/>
                      <w:szCs w:val="22"/>
                    </w:rPr>
                    <w:instrText xml:space="preserve"> SEQ Figura \* ARABIC </w:instrText>
                  </w:r>
                  <w:r w:rsidR="001B0E1D" w:rsidRPr="00B83EC5">
                    <w:rPr>
                      <w:rFonts w:ascii="Times New Roman" w:hAnsi="Times New Roman" w:cs="Times New Roman"/>
                      <w:b w:val="0"/>
                      <w:color w:val="auto"/>
                      <w:sz w:val="22"/>
                      <w:szCs w:val="22"/>
                    </w:rPr>
                    <w:fldChar w:fldCharType="separate"/>
                  </w:r>
                  <w:r>
                    <w:rPr>
                      <w:rFonts w:ascii="Times New Roman" w:hAnsi="Times New Roman" w:cs="Times New Roman"/>
                      <w:b w:val="0"/>
                      <w:noProof/>
                      <w:color w:val="auto"/>
                      <w:sz w:val="22"/>
                      <w:szCs w:val="22"/>
                    </w:rPr>
                    <w:t>3</w:t>
                  </w:r>
                  <w:r w:rsidR="001B0E1D" w:rsidRPr="00B83EC5">
                    <w:rPr>
                      <w:rFonts w:ascii="Times New Roman" w:hAnsi="Times New Roman" w:cs="Times New Roman"/>
                      <w:b w:val="0"/>
                      <w:color w:val="auto"/>
                      <w:sz w:val="22"/>
                      <w:szCs w:val="22"/>
                    </w:rPr>
                    <w:fldChar w:fldCharType="end"/>
                  </w:r>
                  <w:r w:rsidRPr="00B83EC5">
                    <w:rPr>
                      <w:rFonts w:ascii="Times New Roman" w:hAnsi="Times New Roman" w:cs="Times New Roman"/>
                      <w:b w:val="0"/>
                      <w:color w:val="auto"/>
                      <w:sz w:val="22"/>
                      <w:szCs w:val="22"/>
                    </w:rPr>
                    <w:t xml:space="preserve">. </w:t>
                  </w:r>
                  <w:r w:rsidRPr="005E621F">
                    <w:rPr>
                      <w:rFonts w:ascii="Times New Roman" w:hAnsi="Times New Roman" w:cs="Times New Roman"/>
                      <w:b w:val="0"/>
                      <w:color w:val="auto"/>
                      <w:sz w:val="22"/>
                      <w:szCs w:val="22"/>
                    </w:rPr>
                    <w:t>Ciclo de vida SOA (MENDES</w:t>
                  </w:r>
                  <w:ins w:id="46" w:author="thatiane" w:date="2014-11-28T14:48:00Z">
                    <w:r>
                      <w:rPr>
                        <w:rFonts w:ascii="Times New Roman" w:hAnsi="Times New Roman" w:cs="Times New Roman"/>
                        <w:b w:val="0"/>
                        <w:color w:val="auto"/>
                        <w:sz w:val="22"/>
                        <w:szCs w:val="22"/>
                      </w:rPr>
                      <w:t>,</w:t>
                    </w:r>
                  </w:ins>
                  <w:r w:rsidRPr="005E621F">
                    <w:rPr>
                      <w:rFonts w:ascii="Times New Roman" w:hAnsi="Times New Roman" w:cs="Times New Roman"/>
                      <w:b w:val="0"/>
                      <w:color w:val="auto"/>
                      <w:sz w:val="22"/>
                      <w:szCs w:val="22"/>
                    </w:rPr>
                    <w:t xml:space="preserve"> 2007).</w:t>
                  </w:r>
                  <w:bookmarkEnd w:id="45"/>
                </w:p>
              </w:txbxContent>
            </v:textbox>
            <w10:wrap type="square"/>
          </v:shape>
        </w:pict>
      </w:r>
    </w:p>
    <w:p w:rsidR="005E621F" w:rsidRDefault="005E621F" w:rsidP="005E621F">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Como mostra a </w:t>
      </w:r>
      <w:r w:rsidR="00AB58A0">
        <w:rPr>
          <w:rFonts w:ascii="Times New Roman" w:hAnsi="Times New Roman" w:cs="Times New Roman"/>
          <w:sz w:val="24"/>
          <w:szCs w:val="24"/>
        </w:rPr>
        <w:t xml:space="preserve">Figura </w:t>
      </w:r>
      <w:r w:rsidR="00AB58A0" w:rsidRPr="00AB58A0">
        <w:rPr>
          <w:rFonts w:ascii="Times New Roman" w:hAnsi="Times New Roman" w:cs="Times New Roman"/>
          <w:b/>
          <w:sz w:val="24"/>
          <w:szCs w:val="24"/>
        </w:rPr>
        <w:t>3</w:t>
      </w:r>
      <w:r>
        <w:rPr>
          <w:rFonts w:ascii="Times New Roman" w:hAnsi="Times New Roman" w:cs="Times New Roman"/>
          <w:b/>
          <w:sz w:val="24"/>
          <w:szCs w:val="24"/>
        </w:rPr>
        <w:t>,</w:t>
      </w:r>
      <w:r w:rsidR="00AB58A0">
        <w:rPr>
          <w:rFonts w:ascii="Times New Roman" w:hAnsi="Times New Roman" w:cs="Times New Roman"/>
          <w:sz w:val="24"/>
          <w:szCs w:val="24"/>
        </w:rPr>
        <w:t xml:space="preserve"> </w:t>
      </w:r>
      <w:r w:rsidRPr="005E621F">
        <w:rPr>
          <w:rFonts w:ascii="Times New Roman" w:hAnsi="Times New Roman" w:cs="Times New Roman"/>
          <w:sz w:val="24"/>
          <w:szCs w:val="24"/>
        </w:rPr>
        <w:t>através do ciclo de vida SOA é possível definir as etapas do processo de implantação de uma arquitetura e assim obter um maior controle sobre elas.</w:t>
      </w:r>
      <w:r>
        <w:rPr>
          <w:rFonts w:ascii="Times New Roman" w:hAnsi="Times New Roman" w:cs="Times New Roman"/>
          <w:sz w:val="24"/>
          <w:szCs w:val="24"/>
        </w:rPr>
        <w:t xml:space="preserve"> Tudo se inicia através de um analista de negócios onde efetua a identificação dos serviços de negócio; em seguida, toda a documentação gerada segue para as mãos do arquiteto </w:t>
      </w:r>
      <w:r w:rsidR="005C4F7E">
        <w:rPr>
          <w:rFonts w:ascii="Times New Roman" w:hAnsi="Times New Roman" w:cs="Times New Roman"/>
          <w:sz w:val="24"/>
          <w:szCs w:val="24"/>
        </w:rPr>
        <w:t xml:space="preserve">de integração </w:t>
      </w:r>
      <w:r>
        <w:rPr>
          <w:rFonts w:ascii="Times New Roman" w:hAnsi="Times New Roman" w:cs="Times New Roman"/>
          <w:sz w:val="24"/>
          <w:szCs w:val="24"/>
        </w:rPr>
        <w:t xml:space="preserve">que irá verificar a viabilidade técnica do que foi mapeado e, </w:t>
      </w:r>
      <w:r w:rsidR="005C4F7E">
        <w:rPr>
          <w:rFonts w:ascii="Times New Roman" w:hAnsi="Times New Roman" w:cs="Times New Roman"/>
          <w:sz w:val="24"/>
          <w:szCs w:val="24"/>
        </w:rPr>
        <w:t>transformar os serviços de negócio em um ou mais serviços de TI; a organização</w:t>
      </w:r>
      <w:del w:id="47" w:author="thatiane" w:date="2014-11-28T14:48:00Z">
        <w:r w:rsidR="005C4F7E" w:rsidDel="008759E6">
          <w:rPr>
            <w:rFonts w:ascii="Times New Roman" w:hAnsi="Times New Roman" w:cs="Times New Roman"/>
            <w:sz w:val="24"/>
            <w:szCs w:val="24"/>
          </w:rPr>
          <w:delText>,</w:delText>
        </w:r>
      </w:del>
      <w:r w:rsidR="005C4F7E">
        <w:rPr>
          <w:rFonts w:ascii="Times New Roman" w:hAnsi="Times New Roman" w:cs="Times New Roman"/>
          <w:sz w:val="24"/>
          <w:szCs w:val="24"/>
        </w:rPr>
        <w:t xml:space="preserve"> é vista como entidade provedora do serviço, ficando responsável por publicá-los e disponibilizá-los aos clientes, paralelamente a organização deve implantar programas de controle de qualidade utilizando mecanismo para monitorar o desempenho dos serviços e garantir que os clientes não sejam afetados quando utilizar os serviços.</w:t>
      </w:r>
    </w:p>
    <w:p w:rsidR="000547A9" w:rsidRPr="00094223" w:rsidRDefault="000547A9" w:rsidP="000547A9">
      <w:pPr>
        <w:pStyle w:val="Ttulo1"/>
        <w:numPr>
          <w:ilvl w:val="2"/>
          <w:numId w:val="42"/>
        </w:numPr>
        <w:spacing w:before="100" w:beforeAutospacing="1" w:after="100" w:afterAutospacing="1" w:line="360" w:lineRule="auto"/>
        <w:ind w:left="284" w:hanging="284"/>
        <w:rPr>
          <w:rFonts w:ascii="Times New Roman" w:hAnsi="Times New Roman" w:cs="Times New Roman"/>
          <w:b w:val="0"/>
          <w:caps/>
          <w:color w:val="auto"/>
        </w:rPr>
      </w:pPr>
      <w:bookmarkStart w:id="48" w:name="_Toc404667084"/>
      <w:r>
        <w:rPr>
          <w:rFonts w:ascii="Times New Roman" w:hAnsi="Times New Roman" w:cs="Times New Roman"/>
          <w:b w:val="0"/>
          <w:color w:val="auto"/>
        </w:rPr>
        <w:t>MODELO DE MATURIDADE PARA SOA</w:t>
      </w:r>
      <w:bookmarkEnd w:id="48"/>
    </w:p>
    <w:p w:rsidR="00271E58" w:rsidRDefault="00504A6C" w:rsidP="00504A6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Modelo de maturidade SOA de acordo com </w:t>
      </w:r>
      <w:del w:id="49" w:author="thatiane" w:date="2014-11-28T14:48:00Z">
        <w:r w:rsidRPr="001A1813" w:rsidDel="008759E6">
          <w:rPr>
            <w:rFonts w:ascii="Times New Roman" w:hAnsi="Times New Roman" w:cs="Times New Roman"/>
            <w:sz w:val="24"/>
            <w:szCs w:val="24"/>
          </w:rPr>
          <w:delText>(</w:delText>
        </w:r>
      </w:del>
      <w:proofErr w:type="spellStart"/>
      <w:r w:rsidRPr="001A1813">
        <w:rPr>
          <w:rFonts w:ascii="Times New Roman" w:hAnsi="Times New Roman" w:cs="Times New Roman"/>
          <w:sz w:val="24"/>
          <w:szCs w:val="24"/>
        </w:rPr>
        <w:t>M</w:t>
      </w:r>
      <w:r w:rsidR="008759E6" w:rsidRPr="001A1813">
        <w:rPr>
          <w:rFonts w:ascii="Times New Roman" w:hAnsi="Times New Roman" w:cs="Times New Roman"/>
          <w:sz w:val="24"/>
          <w:szCs w:val="24"/>
        </w:rPr>
        <w:t>arzullo</w:t>
      </w:r>
      <w:proofErr w:type="spellEnd"/>
      <w:del w:id="50" w:author="thatiane" w:date="2014-11-28T14:48:00Z">
        <w:r w:rsidRPr="001A1813" w:rsidDel="008759E6">
          <w:rPr>
            <w:rFonts w:ascii="Times New Roman" w:hAnsi="Times New Roman" w:cs="Times New Roman"/>
            <w:sz w:val="24"/>
            <w:szCs w:val="24"/>
          </w:rPr>
          <w:delText xml:space="preserve">, </w:delText>
        </w:r>
      </w:del>
      <w:ins w:id="51" w:author="thatiane" w:date="2014-11-28T14:48:00Z">
        <w:r w:rsidR="008759E6">
          <w:rPr>
            <w:rFonts w:ascii="Times New Roman" w:hAnsi="Times New Roman" w:cs="Times New Roman"/>
            <w:sz w:val="24"/>
            <w:szCs w:val="24"/>
          </w:rPr>
          <w:t xml:space="preserve"> (</w:t>
        </w:r>
      </w:ins>
      <w:r w:rsidRPr="001A1813">
        <w:rPr>
          <w:rFonts w:ascii="Times New Roman" w:hAnsi="Times New Roman" w:cs="Times New Roman"/>
          <w:sz w:val="24"/>
          <w:szCs w:val="24"/>
        </w:rPr>
        <w:t>2009)</w:t>
      </w:r>
      <w:r>
        <w:rPr>
          <w:rFonts w:ascii="Times New Roman" w:eastAsia="Times New Roman" w:hAnsi="Times New Roman" w:cs="Times New Roman"/>
          <w:sz w:val="24"/>
          <w:szCs w:val="24"/>
          <w:lang w:eastAsia="pt-BR"/>
        </w:rPr>
        <w:t xml:space="preserve">, </w:t>
      </w:r>
      <w:r w:rsidRPr="00504A6C">
        <w:rPr>
          <w:rFonts w:ascii="Times New Roman" w:hAnsi="Times New Roman" w:cs="Times New Roman"/>
          <w:sz w:val="24"/>
          <w:szCs w:val="24"/>
        </w:rPr>
        <w:t>definem um conjunto de aspectos a</w:t>
      </w:r>
      <w:r>
        <w:rPr>
          <w:rFonts w:ascii="Times New Roman" w:hAnsi="Times New Roman" w:cs="Times New Roman"/>
          <w:sz w:val="24"/>
          <w:szCs w:val="24"/>
        </w:rPr>
        <w:t xml:space="preserve"> </w:t>
      </w:r>
      <w:r w:rsidRPr="00504A6C">
        <w:rPr>
          <w:rFonts w:ascii="Times New Roman" w:hAnsi="Times New Roman" w:cs="Times New Roman"/>
          <w:sz w:val="24"/>
          <w:szCs w:val="24"/>
        </w:rPr>
        <w:t>serem analisados na avaliação do grau de amadurecimento de determinado objeto de</w:t>
      </w:r>
      <w:r>
        <w:rPr>
          <w:rFonts w:ascii="Times New Roman" w:hAnsi="Times New Roman" w:cs="Times New Roman"/>
          <w:sz w:val="24"/>
          <w:szCs w:val="24"/>
        </w:rPr>
        <w:t xml:space="preserve"> </w:t>
      </w:r>
      <w:r w:rsidRPr="00504A6C">
        <w:rPr>
          <w:rFonts w:ascii="Times New Roman" w:hAnsi="Times New Roman" w:cs="Times New Roman"/>
          <w:sz w:val="24"/>
          <w:szCs w:val="24"/>
        </w:rPr>
        <w:t>estudo com relação a um contexto definido.</w:t>
      </w:r>
    </w:p>
    <w:p w:rsidR="00504A6C" w:rsidRDefault="00B83EC5" w:rsidP="00504A6C">
      <w:pPr>
        <w:spacing w:line="360" w:lineRule="auto"/>
        <w:ind w:firstLine="709"/>
        <w:jc w:val="both"/>
        <w:rPr>
          <w:rFonts w:ascii="Times New Roman" w:hAnsi="Times New Roman" w:cs="Times New Roman"/>
          <w:sz w:val="24"/>
          <w:szCs w:val="24"/>
        </w:rPr>
      </w:pPr>
      <w:r>
        <w:rPr>
          <w:noProof/>
          <w:lang w:eastAsia="pt-BR"/>
        </w:rPr>
        <w:drawing>
          <wp:anchor distT="0" distB="0" distL="114300" distR="114300" simplePos="0" relativeHeight="251681792" behindDoc="0" locked="0" layoutInCell="1" allowOverlap="1">
            <wp:simplePos x="0" y="0"/>
            <wp:positionH relativeFrom="column">
              <wp:posOffset>299720</wp:posOffset>
            </wp:positionH>
            <wp:positionV relativeFrom="paragraph">
              <wp:posOffset>963930</wp:posOffset>
            </wp:positionV>
            <wp:extent cx="4970145" cy="2771775"/>
            <wp:effectExtent l="19050" t="19050" r="20955" b="28575"/>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70145" cy="2771775"/>
                    </a:xfrm>
                    <a:prstGeom prst="rect">
                      <a:avLst/>
                    </a:prstGeom>
                    <a:noFill/>
                    <a:ln w="9525">
                      <a:solidFill>
                        <a:schemeClr val="tx1"/>
                      </a:solidFill>
                    </a:ln>
                  </pic:spPr>
                </pic:pic>
              </a:graphicData>
            </a:graphic>
          </wp:anchor>
        </w:drawing>
      </w:r>
      <w:r w:rsidR="00504A6C">
        <w:rPr>
          <w:rFonts w:ascii="Times New Roman" w:hAnsi="Times New Roman" w:cs="Times New Roman"/>
          <w:sz w:val="24"/>
          <w:szCs w:val="24"/>
        </w:rPr>
        <w:t xml:space="preserve">De acordo com o nível de maturidade que tem, a organização é capaz de definir </w:t>
      </w:r>
      <w:r w:rsidR="00DC2016">
        <w:rPr>
          <w:rFonts w:ascii="Times New Roman" w:hAnsi="Times New Roman" w:cs="Times New Roman"/>
          <w:sz w:val="24"/>
          <w:szCs w:val="24"/>
        </w:rPr>
        <w:t>m</w:t>
      </w:r>
      <w:r w:rsidR="00504A6C">
        <w:rPr>
          <w:rFonts w:ascii="Times New Roman" w:hAnsi="Times New Roman" w:cs="Times New Roman"/>
          <w:sz w:val="24"/>
          <w:szCs w:val="24"/>
        </w:rPr>
        <w:t xml:space="preserve">odelos arquiteturais semanticamente mais próximos ao domínio de negócio em que atua e são definidos como mostra a Figura </w:t>
      </w:r>
      <w:r w:rsidR="00B35E9E">
        <w:rPr>
          <w:rFonts w:ascii="Times New Roman" w:hAnsi="Times New Roman" w:cs="Times New Roman"/>
          <w:b/>
          <w:sz w:val="24"/>
          <w:szCs w:val="24"/>
        </w:rPr>
        <w:t>4</w:t>
      </w:r>
      <w:r w:rsidR="00504A6C" w:rsidRPr="00504A6C">
        <w:rPr>
          <w:rFonts w:ascii="Times New Roman" w:hAnsi="Times New Roman" w:cs="Times New Roman"/>
          <w:sz w:val="24"/>
          <w:szCs w:val="24"/>
        </w:rPr>
        <w:t>.</w:t>
      </w:r>
    </w:p>
    <w:p w:rsidR="00504A6C" w:rsidRDefault="001B0E1D" w:rsidP="00504A6C">
      <w:pPr>
        <w:spacing w:line="360" w:lineRule="auto"/>
        <w:ind w:firstLine="709"/>
        <w:jc w:val="both"/>
        <w:rPr>
          <w:rFonts w:ascii="Times New Roman" w:hAnsi="Times New Roman" w:cs="Times New Roman"/>
          <w:sz w:val="24"/>
          <w:szCs w:val="24"/>
        </w:rPr>
      </w:pPr>
      <w:r>
        <w:rPr>
          <w:rFonts w:ascii="Times New Roman" w:hAnsi="Times New Roman" w:cs="Times New Roman"/>
          <w:noProof/>
          <w:sz w:val="24"/>
          <w:szCs w:val="24"/>
          <w:lang w:eastAsia="pt-BR"/>
        </w:rPr>
        <w:lastRenderedPageBreak/>
        <w:pict>
          <v:shape id="_x0000_s1088" type="#_x0000_t202" style="position:absolute;left:0;text-align:left;margin-left:1.1pt;margin-top:7.2pt;width:439.5pt;height:22.65pt;z-index:251689472" stroked="f">
            <v:textbox style="mso-fit-shape-to-text:t" inset="0,0,0,0">
              <w:txbxContent>
                <w:p w:rsidR="008759E6" w:rsidRPr="00DC2016" w:rsidRDefault="008759E6" w:rsidP="00B83EC5">
                  <w:pPr>
                    <w:pStyle w:val="Legenda"/>
                    <w:jc w:val="center"/>
                    <w:rPr>
                      <w:rFonts w:ascii="Times New Roman" w:hAnsi="Times New Roman" w:cs="Times New Roman"/>
                      <w:b w:val="0"/>
                      <w:color w:val="auto"/>
                      <w:sz w:val="22"/>
                      <w:szCs w:val="22"/>
                    </w:rPr>
                  </w:pPr>
                  <w:bookmarkStart w:id="52" w:name="_Toc404667044"/>
                  <w:r w:rsidRPr="00DC2016">
                    <w:rPr>
                      <w:rFonts w:ascii="Times New Roman" w:hAnsi="Times New Roman" w:cs="Times New Roman"/>
                      <w:b w:val="0"/>
                      <w:color w:val="auto"/>
                      <w:sz w:val="22"/>
                      <w:szCs w:val="22"/>
                    </w:rPr>
                    <w:t xml:space="preserve">Figura </w:t>
                  </w:r>
                  <w:r w:rsidR="001B0E1D" w:rsidRPr="00DC2016">
                    <w:rPr>
                      <w:rFonts w:ascii="Times New Roman" w:hAnsi="Times New Roman" w:cs="Times New Roman"/>
                      <w:b w:val="0"/>
                      <w:color w:val="auto"/>
                      <w:sz w:val="22"/>
                      <w:szCs w:val="22"/>
                    </w:rPr>
                    <w:fldChar w:fldCharType="begin"/>
                  </w:r>
                  <w:r w:rsidRPr="00DC2016">
                    <w:rPr>
                      <w:rFonts w:ascii="Times New Roman" w:hAnsi="Times New Roman" w:cs="Times New Roman"/>
                      <w:b w:val="0"/>
                      <w:color w:val="auto"/>
                      <w:sz w:val="22"/>
                      <w:szCs w:val="22"/>
                    </w:rPr>
                    <w:instrText xml:space="preserve"> SEQ Figura \* ARABIC </w:instrText>
                  </w:r>
                  <w:r w:rsidR="001B0E1D" w:rsidRPr="00DC2016">
                    <w:rPr>
                      <w:rFonts w:ascii="Times New Roman" w:hAnsi="Times New Roman" w:cs="Times New Roman"/>
                      <w:b w:val="0"/>
                      <w:color w:val="auto"/>
                      <w:sz w:val="22"/>
                      <w:szCs w:val="22"/>
                    </w:rPr>
                    <w:fldChar w:fldCharType="separate"/>
                  </w:r>
                  <w:r>
                    <w:rPr>
                      <w:rFonts w:ascii="Times New Roman" w:hAnsi="Times New Roman" w:cs="Times New Roman"/>
                      <w:b w:val="0"/>
                      <w:noProof/>
                      <w:color w:val="auto"/>
                      <w:sz w:val="22"/>
                      <w:szCs w:val="22"/>
                    </w:rPr>
                    <w:t>4</w:t>
                  </w:r>
                  <w:r w:rsidR="001B0E1D" w:rsidRPr="00DC2016">
                    <w:rPr>
                      <w:rFonts w:ascii="Times New Roman" w:hAnsi="Times New Roman" w:cs="Times New Roman"/>
                      <w:b w:val="0"/>
                      <w:color w:val="auto"/>
                      <w:sz w:val="22"/>
                      <w:szCs w:val="22"/>
                    </w:rPr>
                    <w:fldChar w:fldCharType="end"/>
                  </w:r>
                  <w:r w:rsidRPr="00DC2016">
                    <w:rPr>
                      <w:rFonts w:ascii="Times New Roman" w:hAnsi="Times New Roman" w:cs="Times New Roman"/>
                      <w:b w:val="0"/>
                      <w:color w:val="auto"/>
                      <w:sz w:val="22"/>
                      <w:szCs w:val="22"/>
                    </w:rPr>
                    <w:t xml:space="preserve">. </w:t>
                  </w:r>
                  <w:r w:rsidRPr="00B35E9E">
                    <w:rPr>
                      <w:rFonts w:ascii="Times New Roman" w:hAnsi="Times New Roman" w:cs="Times New Roman"/>
                      <w:b w:val="0"/>
                      <w:color w:val="auto"/>
                      <w:sz w:val="22"/>
                      <w:szCs w:val="22"/>
                    </w:rPr>
                    <w:t>Níveis que definem um modelo de maturidade SOA</w:t>
                  </w:r>
                  <w:r>
                    <w:rPr>
                      <w:rFonts w:ascii="Times New Roman" w:hAnsi="Times New Roman" w:cs="Times New Roman"/>
                      <w:b w:val="0"/>
                      <w:color w:val="auto"/>
                      <w:sz w:val="22"/>
                      <w:szCs w:val="22"/>
                    </w:rPr>
                    <w:t xml:space="preserve"> (MARZULLO, 2009)</w:t>
                  </w:r>
                  <w:bookmarkEnd w:id="52"/>
                </w:p>
              </w:txbxContent>
            </v:textbox>
            <w10:wrap type="square"/>
          </v:shape>
        </w:pict>
      </w:r>
    </w:p>
    <w:p w:rsidR="00B35E9E" w:rsidRPr="00C25637" w:rsidRDefault="00DC2016" w:rsidP="00DC2016">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N</w:t>
      </w:r>
      <w:r w:rsidR="0060517E">
        <w:rPr>
          <w:rFonts w:ascii="Times New Roman" w:hAnsi="Times New Roman" w:cs="Times New Roman"/>
          <w:b/>
          <w:sz w:val="24"/>
          <w:szCs w:val="24"/>
        </w:rPr>
        <w:t xml:space="preserve">ível </w:t>
      </w:r>
      <w:r>
        <w:rPr>
          <w:rFonts w:ascii="Times New Roman" w:hAnsi="Times New Roman" w:cs="Times New Roman"/>
          <w:b/>
          <w:sz w:val="24"/>
          <w:szCs w:val="24"/>
        </w:rPr>
        <w:t>1 – Desenvolvimento Tradicional</w:t>
      </w:r>
      <w:r w:rsidRPr="00DC2016">
        <w:rPr>
          <w:rFonts w:ascii="Times New Roman" w:hAnsi="Times New Roman" w:cs="Times New Roman"/>
          <w:b/>
          <w:sz w:val="24"/>
          <w:szCs w:val="24"/>
        </w:rPr>
        <w:t>:</w:t>
      </w:r>
      <w:r w:rsidR="00C25637">
        <w:rPr>
          <w:rFonts w:ascii="Times New Roman" w:hAnsi="Times New Roman" w:cs="Times New Roman"/>
          <w:sz w:val="24"/>
          <w:szCs w:val="24"/>
        </w:rPr>
        <w:t xml:space="preserve"> determina um processo de desenvolvimento que não utiliza uma abordagem orientada a serviços como modelo de solução tecnológica é não está interessada em utilizar soluções SOA;</w:t>
      </w:r>
    </w:p>
    <w:p w:rsidR="00C25637" w:rsidRPr="00C25637" w:rsidRDefault="00DC2016" w:rsidP="00DC2016">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Nível 2 </w:t>
      </w:r>
      <w:r>
        <w:rPr>
          <w:rFonts w:ascii="Times New Roman" w:hAnsi="Times New Roman" w:cs="Times New Roman"/>
          <w:sz w:val="24"/>
          <w:szCs w:val="24"/>
        </w:rPr>
        <w:t xml:space="preserve">– </w:t>
      </w:r>
      <w:r>
        <w:rPr>
          <w:rFonts w:ascii="Times New Roman" w:hAnsi="Times New Roman" w:cs="Times New Roman"/>
          <w:b/>
          <w:sz w:val="24"/>
          <w:szCs w:val="24"/>
        </w:rPr>
        <w:t>Desenvolvimento orientado a serviços simples:</w:t>
      </w:r>
      <w:r w:rsidR="00C25637">
        <w:rPr>
          <w:rFonts w:ascii="Times New Roman" w:hAnsi="Times New Roman" w:cs="Times New Roman"/>
          <w:b/>
          <w:sz w:val="24"/>
          <w:szCs w:val="24"/>
        </w:rPr>
        <w:t xml:space="preserve"> </w:t>
      </w:r>
      <w:r w:rsidR="00C25637">
        <w:rPr>
          <w:rFonts w:ascii="Times New Roman" w:hAnsi="Times New Roman" w:cs="Times New Roman"/>
          <w:sz w:val="24"/>
          <w:szCs w:val="24"/>
        </w:rPr>
        <w:t>determina um processo de desenvolvimento SOA apoiado por soluções para necessidades pontuais, como sincronismo de dados, serviços de autenticação e funcionalidades simples;</w:t>
      </w:r>
    </w:p>
    <w:p w:rsidR="00DC2016" w:rsidRPr="00DC2016" w:rsidRDefault="00DC2016" w:rsidP="00DC2016">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Nível 3 - Desenvolvimento orientado a serviço composto:</w:t>
      </w:r>
      <w:r w:rsidR="00C25637">
        <w:rPr>
          <w:rFonts w:ascii="Times New Roman" w:hAnsi="Times New Roman" w:cs="Times New Roman"/>
          <w:b/>
          <w:sz w:val="24"/>
          <w:szCs w:val="24"/>
        </w:rPr>
        <w:t xml:space="preserve"> </w:t>
      </w:r>
      <w:r w:rsidR="00C25637">
        <w:rPr>
          <w:rFonts w:ascii="Times New Roman" w:hAnsi="Times New Roman" w:cs="Times New Roman"/>
          <w:sz w:val="24"/>
          <w:szCs w:val="24"/>
        </w:rPr>
        <w:t xml:space="preserve">determina um processo de desenvolvimento SOA apoiado pela colaboração e orquestração de sistemas de TI que interagem para fornecer soluções lógica </w:t>
      </w:r>
      <w:r w:rsidR="0060517E">
        <w:rPr>
          <w:rFonts w:ascii="Times New Roman" w:hAnsi="Times New Roman" w:cs="Times New Roman"/>
          <w:sz w:val="24"/>
          <w:szCs w:val="24"/>
        </w:rPr>
        <w:t>e semanticamente complexas;</w:t>
      </w:r>
    </w:p>
    <w:p w:rsidR="00DC2016" w:rsidRDefault="00DC2016" w:rsidP="00DC2016">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Nível 4 – Desenvolvimento orientado a serviço compostas:</w:t>
      </w:r>
      <w:r w:rsidR="0060517E">
        <w:rPr>
          <w:rFonts w:ascii="Times New Roman" w:hAnsi="Times New Roman" w:cs="Times New Roman"/>
          <w:b/>
          <w:sz w:val="24"/>
          <w:szCs w:val="24"/>
        </w:rPr>
        <w:t xml:space="preserve"> </w:t>
      </w:r>
      <w:r w:rsidR="0060517E">
        <w:rPr>
          <w:rFonts w:ascii="Times New Roman" w:hAnsi="Times New Roman" w:cs="Times New Roman"/>
          <w:sz w:val="24"/>
          <w:szCs w:val="24"/>
        </w:rPr>
        <w:t>determina um processo de desenvolvimento onde a organização utiliza todo o potencial fornecido pelas soluções orientadas a serviços compostas para automatizar e otimizar o alinhamento estratégico entre a TI e o negócio;</w:t>
      </w:r>
    </w:p>
    <w:p w:rsidR="00107446" w:rsidRDefault="00415020" w:rsidP="00CD43BE">
      <w:pPr>
        <w:spacing w:line="360" w:lineRule="auto"/>
        <w:ind w:firstLine="709"/>
        <w:jc w:val="both"/>
        <w:rPr>
          <w:ins w:id="53" w:author="thatiane" w:date="2014-11-28T14:49:00Z"/>
          <w:rFonts w:ascii="Times New Roman" w:hAnsi="Times New Roman" w:cs="Times New Roman"/>
          <w:sz w:val="24"/>
          <w:szCs w:val="24"/>
        </w:rPr>
      </w:pPr>
      <w:r>
        <w:rPr>
          <w:rFonts w:ascii="Times New Roman" w:hAnsi="Times New Roman" w:cs="Times New Roman"/>
          <w:sz w:val="24"/>
          <w:szCs w:val="24"/>
        </w:rPr>
        <w:t>Avaliar a maturidade de uma organização significa adquirir informações necessárias para que essa consiga alcançar resultados melhores ao longo do tempo. Os níveis de maturidade permitem que a organização visualize a evolução conquistada no âmbito organizacional e o crescimento técnico necessário para produzir melhores soluções.</w:t>
      </w:r>
    </w:p>
    <w:p w:rsidR="008759E6" w:rsidRPr="00107446" w:rsidRDefault="008759E6" w:rsidP="00CD43BE">
      <w:pPr>
        <w:spacing w:line="360" w:lineRule="auto"/>
        <w:ind w:firstLine="709"/>
        <w:jc w:val="both"/>
        <w:rPr>
          <w:rFonts w:ascii="Times New Roman" w:hAnsi="Times New Roman" w:cs="Times New Roman"/>
          <w:sz w:val="24"/>
          <w:szCs w:val="24"/>
        </w:rPr>
      </w:pPr>
      <w:ins w:id="54" w:author="thatiane" w:date="2014-11-28T14:49:00Z">
        <w:r>
          <w:rPr>
            <w:rFonts w:ascii="Times New Roman" w:hAnsi="Times New Roman" w:cs="Times New Roman"/>
            <w:sz w:val="24"/>
            <w:szCs w:val="24"/>
          </w:rPr>
          <w:t>Criar um parágrafo que conclua o assunto dessa seção e introduza o assunto da próxima.</w:t>
        </w:r>
      </w:ins>
    </w:p>
    <w:p w:rsidR="004114D3" w:rsidRPr="00100970" w:rsidRDefault="004114D3" w:rsidP="00100970">
      <w:pPr>
        <w:pStyle w:val="Ttulo1"/>
        <w:numPr>
          <w:ilvl w:val="1"/>
          <w:numId w:val="35"/>
        </w:numPr>
        <w:spacing w:before="100" w:beforeAutospacing="1" w:after="100" w:afterAutospacing="1" w:line="360" w:lineRule="auto"/>
        <w:ind w:left="284" w:hanging="284"/>
        <w:rPr>
          <w:rFonts w:ascii="Times New Roman" w:hAnsi="Times New Roman" w:cs="Times New Roman"/>
          <w:b w:val="0"/>
          <w:caps/>
          <w:color w:val="auto"/>
        </w:rPr>
      </w:pPr>
      <w:bookmarkStart w:id="55" w:name="_Toc404667085"/>
      <w:r w:rsidRPr="00100970">
        <w:rPr>
          <w:rFonts w:ascii="Times New Roman" w:hAnsi="Times New Roman" w:cs="Times New Roman"/>
          <w:b w:val="0"/>
          <w:caps/>
          <w:color w:val="auto"/>
        </w:rPr>
        <w:t>web services</w:t>
      </w:r>
      <w:bookmarkEnd w:id="55"/>
    </w:p>
    <w:p w:rsidR="001A1813" w:rsidRDefault="001A1813" w:rsidP="009D627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del w:id="56" w:author="thatiane" w:date="2014-11-28T14:50:00Z">
        <w:r w:rsidR="003C3E36" w:rsidRPr="001A1813" w:rsidDel="008759E6">
          <w:rPr>
            <w:rFonts w:ascii="Times New Roman" w:hAnsi="Times New Roman" w:cs="Times New Roman"/>
            <w:sz w:val="24"/>
            <w:szCs w:val="24"/>
          </w:rPr>
          <w:delText>(</w:delText>
        </w:r>
      </w:del>
      <w:proofErr w:type="spellStart"/>
      <w:r w:rsidR="003C3E36" w:rsidRPr="001A1813">
        <w:rPr>
          <w:rFonts w:ascii="Times New Roman" w:hAnsi="Times New Roman" w:cs="Times New Roman"/>
          <w:sz w:val="24"/>
          <w:szCs w:val="24"/>
        </w:rPr>
        <w:t>M</w:t>
      </w:r>
      <w:r w:rsidR="008759E6" w:rsidRPr="001A1813">
        <w:rPr>
          <w:rFonts w:ascii="Times New Roman" w:hAnsi="Times New Roman" w:cs="Times New Roman"/>
          <w:sz w:val="24"/>
          <w:szCs w:val="24"/>
        </w:rPr>
        <w:t>arzullo</w:t>
      </w:r>
      <w:proofErr w:type="spellEnd"/>
      <w:del w:id="57" w:author="thatiane" w:date="2014-11-28T14:50:00Z">
        <w:r w:rsidR="003C3E36" w:rsidRPr="001A1813" w:rsidDel="008759E6">
          <w:rPr>
            <w:rFonts w:ascii="Times New Roman" w:hAnsi="Times New Roman" w:cs="Times New Roman"/>
            <w:sz w:val="24"/>
            <w:szCs w:val="24"/>
          </w:rPr>
          <w:delText xml:space="preserve">, </w:delText>
        </w:r>
      </w:del>
      <w:ins w:id="58" w:author="thatiane" w:date="2014-11-28T14:50:00Z">
        <w:r w:rsidR="008759E6">
          <w:rPr>
            <w:rFonts w:ascii="Times New Roman" w:hAnsi="Times New Roman" w:cs="Times New Roman"/>
            <w:sz w:val="24"/>
            <w:szCs w:val="24"/>
          </w:rPr>
          <w:t xml:space="preserve"> (</w:t>
        </w:r>
      </w:ins>
      <w:r w:rsidR="003C3E36" w:rsidRPr="001A1813">
        <w:rPr>
          <w:rFonts w:ascii="Times New Roman" w:hAnsi="Times New Roman" w:cs="Times New Roman"/>
          <w:sz w:val="24"/>
          <w:szCs w:val="24"/>
        </w:rPr>
        <w:t>2009)</w:t>
      </w:r>
      <w:r w:rsidR="00481719">
        <w:rPr>
          <w:rFonts w:ascii="Times New Roman" w:eastAsia="Times New Roman" w:hAnsi="Times New Roman" w:cs="Times New Roman"/>
          <w:sz w:val="24"/>
          <w:szCs w:val="24"/>
          <w:lang w:eastAsia="pt-BR"/>
        </w:rPr>
        <w:t>, u</w:t>
      </w:r>
      <w:r>
        <w:rPr>
          <w:rFonts w:ascii="Times New Roman" w:eastAsia="Times New Roman" w:hAnsi="Times New Roman" w:cs="Times New Roman"/>
          <w:sz w:val="24"/>
          <w:szCs w:val="24"/>
          <w:lang w:eastAsia="pt-BR"/>
        </w:rPr>
        <w:t xml:space="preserve">m </w:t>
      </w:r>
      <w:r w:rsidRPr="00481719">
        <w:rPr>
          <w:rFonts w:ascii="Times New Roman" w:eastAsia="Times New Roman" w:hAnsi="Times New Roman" w:cs="Times New Roman"/>
          <w:i/>
          <w:sz w:val="24"/>
          <w:szCs w:val="24"/>
          <w:lang w:eastAsia="pt-BR"/>
        </w:rPr>
        <w:t xml:space="preserve">Web </w:t>
      </w:r>
      <w:r w:rsidR="00C53049">
        <w:rPr>
          <w:rFonts w:ascii="Times New Roman" w:eastAsia="Times New Roman" w:hAnsi="Times New Roman" w:cs="Times New Roman"/>
          <w:i/>
          <w:sz w:val="24"/>
          <w:szCs w:val="24"/>
          <w:lang w:eastAsia="pt-BR"/>
        </w:rPr>
        <w:t>S</w:t>
      </w:r>
      <w:r w:rsidRPr="00481719">
        <w:rPr>
          <w:rFonts w:ascii="Times New Roman" w:eastAsia="Times New Roman" w:hAnsi="Times New Roman" w:cs="Times New Roman"/>
          <w:i/>
          <w:sz w:val="24"/>
          <w:szCs w:val="24"/>
          <w:lang w:eastAsia="pt-BR"/>
        </w:rPr>
        <w:t>ervice</w:t>
      </w:r>
      <w:r>
        <w:rPr>
          <w:rFonts w:ascii="Times New Roman" w:eastAsia="Times New Roman" w:hAnsi="Times New Roman" w:cs="Times New Roman"/>
          <w:sz w:val="24"/>
          <w:szCs w:val="24"/>
          <w:lang w:eastAsia="pt-BR"/>
        </w:rPr>
        <w:t xml:space="preserve"> representa a materialização da ideia de um serviço que é disponibilizado na internet e que pode ser acessado em qualquer lugar do planeta. </w:t>
      </w:r>
      <w:r w:rsidR="003C3E36">
        <w:rPr>
          <w:rFonts w:ascii="Times New Roman" w:eastAsia="Times New Roman" w:hAnsi="Times New Roman" w:cs="Times New Roman"/>
          <w:sz w:val="24"/>
          <w:szCs w:val="24"/>
          <w:lang w:eastAsia="pt-BR"/>
        </w:rPr>
        <w:t>Representa uma lógica de negócio que permite que um ou mais clientes enviem requisições de um tipo bem definido de informação e recebam respostas síncronas ou assíncronas.</w:t>
      </w:r>
    </w:p>
    <w:p w:rsidR="0093347C" w:rsidRDefault="009D6272" w:rsidP="009D6272">
      <w:pPr>
        <w:spacing w:line="360" w:lineRule="auto"/>
        <w:ind w:firstLine="709"/>
        <w:jc w:val="both"/>
        <w:rPr>
          <w:rFonts w:ascii="Times New Roman" w:eastAsia="Times New Roman" w:hAnsi="Times New Roman" w:cs="Times New Roman"/>
          <w:sz w:val="24"/>
          <w:szCs w:val="24"/>
          <w:lang w:eastAsia="pt-BR"/>
        </w:rPr>
      </w:pPr>
      <w:r w:rsidRPr="009D6272">
        <w:rPr>
          <w:rFonts w:ascii="Times New Roman" w:eastAsia="Times New Roman" w:hAnsi="Times New Roman" w:cs="Times New Roman"/>
          <w:sz w:val="24"/>
          <w:szCs w:val="24"/>
          <w:lang w:eastAsia="pt-BR"/>
        </w:rPr>
        <w:t xml:space="preserve">Os </w:t>
      </w:r>
      <w:r w:rsidRPr="009D6272">
        <w:rPr>
          <w:rFonts w:ascii="Times New Roman" w:eastAsia="Times New Roman" w:hAnsi="Times New Roman" w:cs="Times New Roman"/>
          <w:i/>
          <w:sz w:val="24"/>
          <w:szCs w:val="24"/>
          <w:lang w:eastAsia="pt-BR"/>
        </w:rPr>
        <w:t xml:space="preserve">Web </w:t>
      </w:r>
      <w:r w:rsidR="00C53049">
        <w:rPr>
          <w:rFonts w:ascii="Times New Roman" w:eastAsia="Times New Roman" w:hAnsi="Times New Roman" w:cs="Times New Roman"/>
          <w:i/>
          <w:sz w:val="24"/>
          <w:szCs w:val="24"/>
          <w:lang w:eastAsia="pt-BR"/>
        </w:rPr>
        <w:t>S</w:t>
      </w:r>
      <w:r w:rsidRPr="009D6272">
        <w:rPr>
          <w:rFonts w:ascii="Times New Roman" w:eastAsia="Times New Roman" w:hAnsi="Times New Roman" w:cs="Times New Roman"/>
          <w:i/>
          <w:sz w:val="24"/>
          <w:szCs w:val="24"/>
          <w:lang w:eastAsia="pt-BR"/>
        </w:rPr>
        <w:t>ervices</w:t>
      </w:r>
      <w:r w:rsidRPr="009D6272">
        <w:rPr>
          <w:rFonts w:ascii="Times New Roman" w:eastAsia="Times New Roman" w:hAnsi="Times New Roman" w:cs="Times New Roman"/>
          <w:sz w:val="24"/>
          <w:szCs w:val="24"/>
          <w:lang w:eastAsia="pt-BR"/>
        </w:rPr>
        <w:t xml:space="preserve"> dispõem de soluções viáveis e interessantes se tratando de interoperabilidade entre sistemas totalmente ou parcialmente baseados no modelo cliente-</w:t>
      </w:r>
      <w:r w:rsidRPr="009D6272">
        <w:rPr>
          <w:rFonts w:ascii="Times New Roman" w:eastAsia="Times New Roman" w:hAnsi="Times New Roman" w:cs="Times New Roman"/>
          <w:sz w:val="24"/>
          <w:szCs w:val="24"/>
          <w:lang w:eastAsia="pt-BR"/>
        </w:rPr>
        <w:lastRenderedPageBreak/>
        <w:t>servidor ou até mesmo outros modelos arquiteturais adotados em sistemas distribuídos. Ao usarmos, é possível construir sistemas com reaproveitamento de componentes disseminados no mercado, como banco de dados, serviços comerci</w:t>
      </w:r>
      <w:r w:rsidR="00A53828">
        <w:rPr>
          <w:rFonts w:ascii="Times New Roman" w:eastAsia="Times New Roman" w:hAnsi="Times New Roman" w:cs="Times New Roman"/>
          <w:sz w:val="24"/>
          <w:szCs w:val="24"/>
          <w:lang w:eastAsia="pt-BR"/>
        </w:rPr>
        <w:t>ais e muito mais (SHARP, 2011).</w:t>
      </w:r>
    </w:p>
    <w:p w:rsidR="0092228D" w:rsidRDefault="00D549D1" w:rsidP="00C776E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demanda por soluções de negócios integradas e distribuídas cresce a cada dia, e a teoria de </w:t>
      </w:r>
      <w:r w:rsidR="00C53049">
        <w:rPr>
          <w:rFonts w:ascii="Times New Roman" w:eastAsia="Times New Roman" w:hAnsi="Times New Roman" w:cs="Times New Roman"/>
          <w:i/>
          <w:sz w:val="24"/>
          <w:szCs w:val="24"/>
          <w:lang w:eastAsia="pt-BR"/>
        </w:rPr>
        <w:t>w</w:t>
      </w:r>
      <w:r w:rsidR="00C53049" w:rsidRPr="00D549D1">
        <w:rPr>
          <w:rFonts w:ascii="Times New Roman" w:eastAsia="Times New Roman" w:hAnsi="Times New Roman" w:cs="Times New Roman"/>
          <w:i/>
          <w:sz w:val="24"/>
          <w:szCs w:val="24"/>
          <w:lang w:eastAsia="pt-BR"/>
        </w:rPr>
        <w:t xml:space="preserve">eb </w:t>
      </w:r>
      <w:proofErr w:type="spellStart"/>
      <w:r w:rsidR="00C53049">
        <w:rPr>
          <w:rFonts w:ascii="Times New Roman" w:eastAsia="Times New Roman" w:hAnsi="Times New Roman" w:cs="Times New Roman"/>
          <w:i/>
          <w:sz w:val="24"/>
          <w:szCs w:val="24"/>
          <w:lang w:eastAsia="pt-BR"/>
        </w:rPr>
        <w:t>s</w:t>
      </w:r>
      <w:r w:rsidR="00C53049" w:rsidRPr="00D549D1">
        <w:rPr>
          <w:rFonts w:ascii="Times New Roman" w:eastAsia="Times New Roman" w:hAnsi="Times New Roman" w:cs="Times New Roman"/>
          <w:i/>
          <w:sz w:val="24"/>
          <w:szCs w:val="24"/>
          <w:lang w:eastAsia="pt-BR"/>
        </w:rPr>
        <w:t>ervices</w:t>
      </w:r>
      <w:proofErr w:type="spellEnd"/>
      <w:r w:rsidR="00C53049">
        <w:rPr>
          <w:rFonts w:ascii="Times New Roman" w:eastAsia="Times New Roman" w:hAnsi="Times New Roman" w:cs="Times New Roman"/>
          <w:i/>
          <w:sz w:val="24"/>
          <w:szCs w:val="24"/>
          <w:lang w:eastAsia="pt-BR"/>
        </w:rPr>
        <w:t xml:space="preserve"> </w:t>
      </w:r>
      <w:r>
        <w:rPr>
          <w:rFonts w:ascii="Times New Roman" w:eastAsia="Times New Roman" w:hAnsi="Times New Roman" w:cs="Times New Roman"/>
          <w:sz w:val="24"/>
          <w:szCs w:val="24"/>
          <w:lang w:eastAsia="pt-BR"/>
        </w:rPr>
        <w:t>vem ao encontro dessas necessidades para dar uma solução definitiva quanto a forma de se materializar novas estratégias de negócio orientada a serviço</w:t>
      </w:r>
      <w:r w:rsidR="00D035E4">
        <w:rPr>
          <w:rFonts w:ascii="Times New Roman" w:eastAsia="Times New Roman" w:hAnsi="Times New Roman" w:cs="Times New Roman"/>
          <w:sz w:val="24"/>
          <w:szCs w:val="24"/>
          <w:lang w:eastAsia="pt-BR"/>
        </w:rPr>
        <w:t>s. Portanto, o que antes era visto com um repositório de conteúdo, agora se estabeleceu como um repositório de serviços</w:t>
      </w:r>
      <w:r w:rsidR="00726B78">
        <w:rPr>
          <w:rFonts w:ascii="Times New Roman" w:eastAsia="Times New Roman" w:hAnsi="Times New Roman" w:cs="Times New Roman"/>
          <w:sz w:val="24"/>
          <w:szCs w:val="24"/>
          <w:lang w:eastAsia="pt-BR"/>
        </w:rPr>
        <w:t>, criando soluções distribuídas e descentralizadas</w:t>
      </w:r>
      <w:r w:rsidR="00F47870">
        <w:rPr>
          <w:rFonts w:ascii="Times New Roman" w:eastAsia="Times New Roman" w:hAnsi="Times New Roman" w:cs="Times New Roman"/>
          <w:sz w:val="24"/>
          <w:szCs w:val="24"/>
          <w:lang w:eastAsia="pt-BR"/>
        </w:rPr>
        <w:t>.</w:t>
      </w:r>
    </w:p>
    <w:p w:rsidR="00C776E2" w:rsidRDefault="00C776E2" w:rsidP="00C776E2">
      <w:pPr>
        <w:spacing w:line="360" w:lineRule="auto"/>
        <w:ind w:firstLine="709"/>
        <w:jc w:val="both"/>
        <w:rPr>
          <w:ins w:id="59" w:author="thatiane" w:date="2014-11-28T14:51:00Z"/>
          <w:rFonts w:ascii="Times New Roman" w:eastAsia="Times New Roman" w:hAnsi="Times New Roman" w:cs="Times New Roman"/>
          <w:sz w:val="24"/>
          <w:szCs w:val="24"/>
          <w:lang w:eastAsia="pt-BR"/>
        </w:rPr>
      </w:pPr>
      <w:r w:rsidRPr="00C776E2">
        <w:rPr>
          <w:rFonts w:ascii="Times New Roman" w:eastAsia="Times New Roman" w:hAnsi="Times New Roman" w:cs="Times New Roman"/>
          <w:sz w:val="24"/>
          <w:szCs w:val="24"/>
          <w:lang w:eastAsia="pt-BR"/>
        </w:rPr>
        <w:t xml:space="preserve">Uma definição técnica de </w:t>
      </w:r>
      <w:r w:rsidR="00C53049">
        <w:rPr>
          <w:rFonts w:ascii="Times New Roman" w:eastAsia="Times New Roman" w:hAnsi="Times New Roman" w:cs="Times New Roman"/>
          <w:i/>
          <w:sz w:val="24"/>
          <w:szCs w:val="24"/>
          <w:lang w:eastAsia="pt-BR"/>
        </w:rPr>
        <w:t>w</w:t>
      </w:r>
      <w:r w:rsidR="00C53049" w:rsidRPr="00C776E2">
        <w:rPr>
          <w:rFonts w:ascii="Times New Roman" w:eastAsia="Times New Roman" w:hAnsi="Times New Roman" w:cs="Times New Roman"/>
          <w:i/>
          <w:sz w:val="24"/>
          <w:szCs w:val="24"/>
          <w:lang w:eastAsia="pt-BR"/>
        </w:rPr>
        <w:t xml:space="preserve">eb </w:t>
      </w:r>
      <w:proofErr w:type="spellStart"/>
      <w:r w:rsidR="00C53049">
        <w:rPr>
          <w:rFonts w:ascii="Times New Roman" w:eastAsia="Times New Roman" w:hAnsi="Times New Roman" w:cs="Times New Roman"/>
          <w:i/>
          <w:sz w:val="24"/>
          <w:szCs w:val="24"/>
          <w:lang w:eastAsia="pt-BR"/>
        </w:rPr>
        <w:t>s</w:t>
      </w:r>
      <w:r w:rsidR="00C53049" w:rsidRPr="00C776E2">
        <w:rPr>
          <w:rFonts w:ascii="Times New Roman" w:eastAsia="Times New Roman" w:hAnsi="Times New Roman" w:cs="Times New Roman"/>
          <w:i/>
          <w:sz w:val="24"/>
          <w:szCs w:val="24"/>
          <w:lang w:eastAsia="pt-BR"/>
        </w:rPr>
        <w:t>ervices</w:t>
      </w:r>
      <w:proofErr w:type="spellEnd"/>
      <w:r w:rsidR="00C53049" w:rsidRPr="00C776E2">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poderia ser como um serviço</w:t>
      </w:r>
      <w:r>
        <w:rPr>
          <w:rFonts w:ascii="Times New Roman" w:eastAsia="Times New Roman" w:hAnsi="Times New Roman" w:cs="Times New Roman"/>
          <w:sz w:val="24"/>
          <w:szCs w:val="24"/>
          <w:lang w:eastAsia="pt-BR"/>
        </w:rPr>
        <w:t xml:space="preserve"> disponibilizado na i</w:t>
      </w:r>
      <w:r w:rsidR="004C5278">
        <w:rPr>
          <w:rFonts w:ascii="Times New Roman" w:eastAsia="Times New Roman" w:hAnsi="Times New Roman" w:cs="Times New Roman"/>
          <w:sz w:val="24"/>
          <w:szCs w:val="24"/>
          <w:lang w:eastAsia="pt-BR"/>
        </w:rPr>
        <w:t xml:space="preserve">nternet, descrito </w:t>
      </w:r>
      <w:r w:rsidRPr="00C776E2">
        <w:rPr>
          <w:rFonts w:ascii="Times New Roman" w:eastAsia="Times New Roman" w:hAnsi="Times New Roman" w:cs="Times New Roman"/>
          <w:sz w:val="24"/>
          <w:szCs w:val="24"/>
          <w:lang w:eastAsia="pt-BR"/>
        </w:rPr>
        <w:t>via WSDL</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w:t>
      </w:r>
      <w:commentRangeStart w:id="60"/>
      <w:r w:rsidR="001B0E1D" w:rsidRPr="001B0E1D">
        <w:rPr>
          <w:rFonts w:ascii="Times New Roman" w:eastAsia="Times New Roman" w:hAnsi="Times New Roman" w:cs="Times New Roman"/>
          <w:i/>
          <w:sz w:val="24"/>
          <w:szCs w:val="24"/>
          <w:lang w:eastAsia="pt-BR"/>
          <w:rPrChange w:id="61" w:author="thatiane" w:date="2014-11-28T14:50:00Z">
            <w:rPr>
              <w:rFonts w:ascii="Times New Roman" w:eastAsia="Times New Roman" w:hAnsi="Times New Roman" w:cs="Times New Roman"/>
              <w:sz w:val="24"/>
              <w:szCs w:val="24"/>
              <w:lang w:eastAsia="pt-BR"/>
            </w:rPr>
          </w:rPrChange>
        </w:rPr>
        <w:t xml:space="preserve">Web </w:t>
      </w:r>
      <w:proofErr w:type="spellStart"/>
      <w:r w:rsidR="001B0E1D" w:rsidRPr="001B0E1D">
        <w:rPr>
          <w:rFonts w:ascii="Times New Roman" w:eastAsia="Times New Roman" w:hAnsi="Times New Roman" w:cs="Times New Roman"/>
          <w:i/>
          <w:sz w:val="24"/>
          <w:szCs w:val="24"/>
          <w:lang w:eastAsia="pt-BR"/>
          <w:rPrChange w:id="62" w:author="thatiane" w:date="2014-11-28T14:50:00Z">
            <w:rPr>
              <w:rFonts w:ascii="Times New Roman" w:eastAsia="Times New Roman" w:hAnsi="Times New Roman" w:cs="Times New Roman"/>
              <w:sz w:val="24"/>
              <w:szCs w:val="24"/>
              <w:lang w:eastAsia="pt-BR"/>
            </w:rPr>
          </w:rPrChange>
        </w:rPr>
        <w:t>Services</w:t>
      </w:r>
      <w:proofErr w:type="spellEnd"/>
      <w:r w:rsidR="001B0E1D" w:rsidRPr="001B0E1D">
        <w:rPr>
          <w:rFonts w:ascii="Times New Roman" w:eastAsia="Times New Roman" w:hAnsi="Times New Roman" w:cs="Times New Roman"/>
          <w:i/>
          <w:sz w:val="24"/>
          <w:szCs w:val="24"/>
          <w:lang w:eastAsia="pt-BR"/>
          <w:rPrChange w:id="63" w:author="thatiane" w:date="2014-11-28T14:50:00Z">
            <w:rPr>
              <w:rFonts w:ascii="Times New Roman" w:eastAsia="Times New Roman" w:hAnsi="Times New Roman" w:cs="Times New Roman"/>
              <w:sz w:val="24"/>
              <w:szCs w:val="24"/>
              <w:lang w:eastAsia="pt-BR"/>
            </w:rPr>
          </w:rPrChange>
        </w:rPr>
        <w:t xml:space="preserve"> </w:t>
      </w:r>
      <w:proofErr w:type="spellStart"/>
      <w:r w:rsidR="001B0E1D" w:rsidRPr="001B0E1D">
        <w:rPr>
          <w:rFonts w:ascii="Times New Roman" w:eastAsia="Times New Roman" w:hAnsi="Times New Roman" w:cs="Times New Roman"/>
          <w:i/>
          <w:sz w:val="24"/>
          <w:szCs w:val="24"/>
          <w:lang w:eastAsia="pt-BR"/>
          <w:rPrChange w:id="64" w:author="thatiane" w:date="2014-11-28T14:50:00Z">
            <w:rPr>
              <w:rFonts w:ascii="Times New Roman" w:eastAsia="Times New Roman" w:hAnsi="Times New Roman" w:cs="Times New Roman"/>
              <w:sz w:val="24"/>
              <w:szCs w:val="24"/>
              <w:lang w:eastAsia="pt-BR"/>
            </w:rPr>
          </w:rPrChange>
        </w:rPr>
        <w:t>Description</w:t>
      </w:r>
      <w:proofErr w:type="spellEnd"/>
      <w:r w:rsidR="001B0E1D" w:rsidRPr="001B0E1D">
        <w:rPr>
          <w:rFonts w:ascii="Times New Roman" w:eastAsia="Times New Roman" w:hAnsi="Times New Roman" w:cs="Times New Roman"/>
          <w:i/>
          <w:sz w:val="24"/>
          <w:szCs w:val="24"/>
          <w:lang w:eastAsia="pt-BR"/>
          <w:rPrChange w:id="65" w:author="thatiane" w:date="2014-11-28T14:50:00Z">
            <w:rPr>
              <w:rFonts w:ascii="Times New Roman" w:eastAsia="Times New Roman" w:hAnsi="Times New Roman" w:cs="Times New Roman"/>
              <w:sz w:val="24"/>
              <w:szCs w:val="24"/>
              <w:lang w:eastAsia="pt-BR"/>
            </w:rPr>
          </w:rPrChange>
        </w:rPr>
        <w:t xml:space="preserve"> </w:t>
      </w:r>
      <w:proofErr w:type="spellStart"/>
      <w:r w:rsidR="001B0E1D" w:rsidRPr="001B0E1D">
        <w:rPr>
          <w:rFonts w:ascii="Times New Roman" w:eastAsia="Times New Roman" w:hAnsi="Times New Roman" w:cs="Times New Roman"/>
          <w:i/>
          <w:sz w:val="24"/>
          <w:szCs w:val="24"/>
          <w:lang w:eastAsia="pt-BR"/>
          <w:rPrChange w:id="66" w:author="thatiane" w:date="2014-11-28T14:50:00Z">
            <w:rPr>
              <w:rFonts w:ascii="Times New Roman" w:eastAsia="Times New Roman" w:hAnsi="Times New Roman" w:cs="Times New Roman"/>
              <w:sz w:val="24"/>
              <w:szCs w:val="24"/>
              <w:lang w:eastAsia="pt-BR"/>
            </w:rPr>
          </w:rPrChange>
        </w:rPr>
        <w:t>Language</w:t>
      </w:r>
      <w:commentRangeEnd w:id="60"/>
      <w:proofErr w:type="spellEnd"/>
      <w:r w:rsidR="00541998">
        <w:rPr>
          <w:rStyle w:val="Refdecomentrio"/>
        </w:rPr>
        <w:commentReference w:id="60"/>
      </w:r>
      <w:r w:rsidRPr="00C776E2">
        <w:rPr>
          <w:rFonts w:ascii="Times New Roman" w:eastAsia="Times New Roman" w:hAnsi="Times New Roman" w:cs="Times New Roman"/>
          <w:sz w:val="24"/>
          <w:szCs w:val="24"/>
          <w:lang w:eastAsia="pt-BR"/>
        </w:rPr>
        <w:t>), registrado via UDDI</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w:t>
      </w:r>
      <w:r w:rsidR="001B0E1D" w:rsidRPr="001B0E1D">
        <w:rPr>
          <w:rFonts w:ascii="Times New Roman" w:eastAsia="Times New Roman" w:hAnsi="Times New Roman" w:cs="Times New Roman"/>
          <w:i/>
          <w:sz w:val="24"/>
          <w:szCs w:val="24"/>
          <w:lang w:eastAsia="pt-BR"/>
          <w:rPrChange w:id="67" w:author="thatiane" w:date="2014-11-28T14:51:00Z">
            <w:rPr>
              <w:rFonts w:ascii="Times New Roman" w:eastAsia="Times New Roman" w:hAnsi="Times New Roman" w:cs="Times New Roman"/>
              <w:sz w:val="24"/>
              <w:szCs w:val="24"/>
              <w:lang w:eastAsia="pt-BR"/>
            </w:rPr>
          </w:rPrChange>
        </w:rPr>
        <w:t xml:space="preserve">Universal </w:t>
      </w:r>
      <w:proofErr w:type="spellStart"/>
      <w:r w:rsidR="001B0E1D" w:rsidRPr="001B0E1D">
        <w:rPr>
          <w:rFonts w:ascii="Times New Roman" w:eastAsia="Times New Roman" w:hAnsi="Times New Roman" w:cs="Times New Roman"/>
          <w:i/>
          <w:sz w:val="24"/>
          <w:szCs w:val="24"/>
          <w:lang w:eastAsia="pt-BR"/>
          <w:rPrChange w:id="68" w:author="thatiane" w:date="2014-11-28T14:51:00Z">
            <w:rPr>
              <w:rFonts w:ascii="Times New Roman" w:eastAsia="Times New Roman" w:hAnsi="Times New Roman" w:cs="Times New Roman"/>
              <w:sz w:val="24"/>
              <w:szCs w:val="24"/>
              <w:lang w:eastAsia="pt-BR"/>
            </w:rPr>
          </w:rPrChange>
        </w:rPr>
        <w:t>Description</w:t>
      </w:r>
      <w:proofErr w:type="spellEnd"/>
      <w:r w:rsidR="001B0E1D" w:rsidRPr="001B0E1D">
        <w:rPr>
          <w:rFonts w:ascii="Times New Roman" w:eastAsia="Times New Roman" w:hAnsi="Times New Roman" w:cs="Times New Roman"/>
          <w:i/>
          <w:sz w:val="24"/>
          <w:szCs w:val="24"/>
          <w:lang w:eastAsia="pt-BR"/>
          <w:rPrChange w:id="69" w:author="thatiane" w:date="2014-11-28T14:51:00Z">
            <w:rPr>
              <w:rFonts w:ascii="Times New Roman" w:eastAsia="Times New Roman" w:hAnsi="Times New Roman" w:cs="Times New Roman"/>
              <w:sz w:val="24"/>
              <w:szCs w:val="24"/>
              <w:lang w:eastAsia="pt-BR"/>
            </w:rPr>
          </w:rPrChange>
        </w:rPr>
        <w:t xml:space="preserve">, Discovery </w:t>
      </w:r>
      <w:proofErr w:type="spellStart"/>
      <w:r w:rsidR="001B0E1D" w:rsidRPr="001B0E1D">
        <w:rPr>
          <w:rFonts w:ascii="Times New Roman" w:eastAsia="Times New Roman" w:hAnsi="Times New Roman" w:cs="Times New Roman"/>
          <w:i/>
          <w:sz w:val="24"/>
          <w:szCs w:val="24"/>
          <w:lang w:eastAsia="pt-BR"/>
          <w:rPrChange w:id="70" w:author="thatiane" w:date="2014-11-28T14:51:00Z">
            <w:rPr>
              <w:rFonts w:ascii="Times New Roman" w:eastAsia="Times New Roman" w:hAnsi="Times New Roman" w:cs="Times New Roman"/>
              <w:sz w:val="24"/>
              <w:szCs w:val="24"/>
              <w:lang w:eastAsia="pt-BR"/>
            </w:rPr>
          </w:rPrChange>
        </w:rPr>
        <w:t>and</w:t>
      </w:r>
      <w:proofErr w:type="spellEnd"/>
      <w:r w:rsidR="001B0E1D" w:rsidRPr="001B0E1D">
        <w:rPr>
          <w:rFonts w:ascii="Times New Roman" w:eastAsia="Times New Roman" w:hAnsi="Times New Roman" w:cs="Times New Roman"/>
          <w:i/>
          <w:sz w:val="24"/>
          <w:szCs w:val="24"/>
          <w:lang w:eastAsia="pt-BR"/>
          <w:rPrChange w:id="71" w:author="thatiane" w:date="2014-11-28T14:51:00Z">
            <w:rPr>
              <w:rFonts w:ascii="Times New Roman" w:eastAsia="Times New Roman" w:hAnsi="Times New Roman" w:cs="Times New Roman"/>
              <w:sz w:val="24"/>
              <w:szCs w:val="24"/>
              <w:lang w:eastAsia="pt-BR"/>
            </w:rPr>
          </w:rPrChange>
        </w:rPr>
        <w:t xml:space="preserve"> </w:t>
      </w:r>
      <w:proofErr w:type="spellStart"/>
      <w:r w:rsidR="001B0E1D" w:rsidRPr="001B0E1D">
        <w:rPr>
          <w:rFonts w:ascii="Times New Roman" w:eastAsia="Times New Roman" w:hAnsi="Times New Roman" w:cs="Times New Roman"/>
          <w:i/>
          <w:sz w:val="24"/>
          <w:szCs w:val="24"/>
          <w:lang w:eastAsia="pt-BR"/>
          <w:rPrChange w:id="72" w:author="thatiane" w:date="2014-11-28T14:51:00Z">
            <w:rPr>
              <w:rFonts w:ascii="Times New Roman" w:eastAsia="Times New Roman" w:hAnsi="Times New Roman" w:cs="Times New Roman"/>
              <w:sz w:val="24"/>
              <w:szCs w:val="24"/>
              <w:lang w:eastAsia="pt-BR"/>
            </w:rPr>
          </w:rPrChange>
        </w:rPr>
        <w:t>Integration</w:t>
      </w:r>
      <w:proofErr w:type="spellEnd"/>
      <w:r w:rsidRPr="00C776E2">
        <w:rPr>
          <w:rFonts w:ascii="Times New Roman" w:eastAsia="Times New Roman" w:hAnsi="Times New Roman" w:cs="Times New Roman"/>
          <w:sz w:val="24"/>
          <w:szCs w:val="24"/>
          <w:lang w:eastAsia="pt-BR"/>
        </w:rPr>
        <w:t>), acessado</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utilizando SOAP</w:t>
      </w:r>
      <w:r>
        <w:rPr>
          <w:rFonts w:ascii="Times New Roman" w:eastAsia="Times New Roman" w:hAnsi="Times New Roman" w:cs="Times New Roman"/>
          <w:sz w:val="24"/>
          <w:szCs w:val="24"/>
          <w:lang w:eastAsia="pt-BR"/>
        </w:rPr>
        <w:t xml:space="preserve"> (</w:t>
      </w:r>
      <w:proofErr w:type="spellStart"/>
      <w:r w:rsidR="001B0E1D" w:rsidRPr="001B0E1D">
        <w:rPr>
          <w:rFonts w:ascii="Times New Roman" w:eastAsia="Times New Roman" w:hAnsi="Times New Roman" w:cs="Times New Roman"/>
          <w:i/>
          <w:sz w:val="24"/>
          <w:szCs w:val="24"/>
          <w:lang w:eastAsia="pt-BR"/>
          <w:rPrChange w:id="73" w:author="thatiane" w:date="2014-11-28T14:51:00Z">
            <w:rPr>
              <w:rFonts w:ascii="Times New Roman" w:eastAsia="Times New Roman" w:hAnsi="Times New Roman" w:cs="Times New Roman"/>
              <w:sz w:val="24"/>
              <w:szCs w:val="24"/>
              <w:lang w:eastAsia="pt-BR"/>
            </w:rPr>
          </w:rPrChange>
        </w:rPr>
        <w:t>Simple</w:t>
      </w:r>
      <w:proofErr w:type="spellEnd"/>
      <w:r w:rsidR="001B0E1D" w:rsidRPr="001B0E1D">
        <w:rPr>
          <w:rFonts w:ascii="Times New Roman" w:eastAsia="Times New Roman" w:hAnsi="Times New Roman" w:cs="Times New Roman"/>
          <w:i/>
          <w:sz w:val="24"/>
          <w:szCs w:val="24"/>
          <w:lang w:eastAsia="pt-BR"/>
          <w:rPrChange w:id="74" w:author="thatiane" w:date="2014-11-28T14:51:00Z">
            <w:rPr>
              <w:rFonts w:ascii="Times New Roman" w:eastAsia="Times New Roman" w:hAnsi="Times New Roman" w:cs="Times New Roman"/>
              <w:sz w:val="24"/>
              <w:szCs w:val="24"/>
              <w:lang w:eastAsia="pt-BR"/>
            </w:rPr>
          </w:rPrChange>
        </w:rPr>
        <w:t xml:space="preserve"> </w:t>
      </w:r>
      <w:proofErr w:type="spellStart"/>
      <w:r w:rsidR="001B0E1D" w:rsidRPr="001B0E1D">
        <w:rPr>
          <w:rFonts w:ascii="Times New Roman" w:eastAsia="Times New Roman" w:hAnsi="Times New Roman" w:cs="Times New Roman"/>
          <w:i/>
          <w:sz w:val="24"/>
          <w:szCs w:val="24"/>
          <w:lang w:eastAsia="pt-BR"/>
          <w:rPrChange w:id="75" w:author="thatiane" w:date="2014-11-28T14:51:00Z">
            <w:rPr>
              <w:rFonts w:ascii="Times New Roman" w:eastAsia="Times New Roman" w:hAnsi="Times New Roman" w:cs="Times New Roman"/>
              <w:sz w:val="24"/>
              <w:szCs w:val="24"/>
              <w:lang w:eastAsia="pt-BR"/>
            </w:rPr>
          </w:rPrChange>
        </w:rPr>
        <w:t>Object</w:t>
      </w:r>
      <w:proofErr w:type="spellEnd"/>
      <w:r w:rsidR="001B0E1D" w:rsidRPr="001B0E1D">
        <w:rPr>
          <w:rFonts w:ascii="Times New Roman" w:eastAsia="Times New Roman" w:hAnsi="Times New Roman" w:cs="Times New Roman"/>
          <w:i/>
          <w:sz w:val="24"/>
          <w:szCs w:val="24"/>
          <w:lang w:eastAsia="pt-BR"/>
          <w:rPrChange w:id="76" w:author="thatiane" w:date="2014-11-28T14:51:00Z">
            <w:rPr>
              <w:rFonts w:ascii="Times New Roman" w:eastAsia="Times New Roman" w:hAnsi="Times New Roman" w:cs="Times New Roman"/>
              <w:sz w:val="24"/>
              <w:szCs w:val="24"/>
              <w:lang w:eastAsia="pt-BR"/>
            </w:rPr>
          </w:rPrChange>
        </w:rPr>
        <w:t xml:space="preserve"> Access </w:t>
      </w:r>
      <w:proofErr w:type="spellStart"/>
      <w:r w:rsidR="001B0E1D" w:rsidRPr="001B0E1D">
        <w:rPr>
          <w:rFonts w:ascii="Times New Roman" w:eastAsia="Times New Roman" w:hAnsi="Times New Roman" w:cs="Times New Roman"/>
          <w:i/>
          <w:sz w:val="24"/>
          <w:szCs w:val="24"/>
          <w:lang w:eastAsia="pt-BR"/>
          <w:rPrChange w:id="77" w:author="thatiane" w:date="2014-11-28T14:51:00Z">
            <w:rPr>
              <w:rFonts w:ascii="Times New Roman" w:eastAsia="Times New Roman" w:hAnsi="Times New Roman" w:cs="Times New Roman"/>
              <w:sz w:val="24"/>
              <w:szCs w:val="24"/>
              <w:lang w:eastAsia="pt-BR"/>
            </w:rPr>
          </w:rPrChange>
        </w:rPr>
        <w:t>Protocol</w:t>
      </w:r>
      <w:proofErr w:type="spellEnd"/>
      <w:r>
        <w:rPr>
          <w:rFonts w:ascii="Times New Roman" w:eastAsia="Times New Roman" w:hAnsi="Times New Roman" w:cs="Times New Roman"/>
          <w:sz w:val="24"/>
          <w:szCs w:val="24"/>
          <w:lang w:eastAsia="pt-BR"/>
        </w:rPr>
        <w:t>)</w:t>
      </w:r>
      <w:r w:rsidRPr="00C776E2">
        <w:rPr>
          <w:rFonts w:ascii="Times New Roman" w:eastAsia="Times New Roman" w:hAnsi="Times New Roman" w:cs="Times New Roman"/>
          <w:sz w:val="24"/>
          <w:szCs w:val="24"/>
          <w:lang w:eastAsia="pt-BR"/>
        </w:rPr>
        <w:t xml:space="preserve"> e com os dados transmitidos sendo representados em XML</w:t>
      </w:r>
      <w:r w:rsidR="00B63B6F">
        <w:rPr>
          <w:rFonts w:ascii="Times New Roman" w:eastAsia="Times New Roman" w:hAnsi="Times New Roman" w:cs="Times New Roman"/>
          <w:sz w:val="24"/>
          <w:szCs w:val="24"/>
          <w:lang w:eastAsia="pt-BR"/>
        </w:rPr>
        <w:t xml:space="preserve"> (</w:t>
      </w:r>
      <w:proofErr w:type="spellStart"/>
      <w:r w:rsidR="001B0E1D" w:rsidRPr="001B0E1D">
        <w:rPr>
          <w:rFonts w:ascii="Times New Roman" w:eastAsia="Times New Roman" w:hAnsi="Times New Roman" w:cs="Times New Roman"/>
          <w:i/>
          <w:sz w:val="24"/>
          <w:szCs w:val="24"/>
          <w:lang w:eastAsia="pt-BR"/>
          <w:rPrChange w:id="78" w:author="thatiane" w:date="2014-11-28T14:51:00Z">
            <w:rPr>
              <w:rFonts w:ascii="Times New Roman" w:eastAsia="Times New Roman" w:hAnsi="Times New Roman" w:cs="Times New Roman"/>
              <w:sz w:val="24"/>
              <w:szCs w:val="24"/>
              <w:lang w:eastAsia="pt-BR"/>
            </w:rPr>
          </w:rPrChange>
        </w:rPr>
        <w:t>eXtensible</w:t>
      </w:r>
      <w:proofErr w:type="spellEnd"/>
      <w:r w:rsidR="001B0E1D" w:rsidRPr="001B0E1D">
        <w:rPr>
          <w:rFonts w:ascii="Times New Roman" w:eastAsia="Times New Roman" w:hAnsi="Times New Roman" w:cs="Times New Roman"/>
          <w:i/>
          <w:sz w:val="24"/>
          <w:szCs w:val="24"/>
          <w:lang w:eastAsia="pt-BR"/>
          <w:rPrChange w:id="79" w:author="thatiane" w:date="2014-11-28T14:51:00Z">
            <w:rPr>
              <w:rFonts w:ascii="Times New Roman" w:eastAsia="Times New Roman" w:hAnsi="Times New Roman" w:cs="Times New Roman"/>
              <w:sz w:val="24"/>
              <w:szCs w:val="24"/>
              <w:lang w:eastAsia="pt-BR"/>
            </w:rPr>
          </w:rPrChange>
        </w:rPr>
        <w:t xml:space="preserve"> Markup </w:t>
      </w:r>
      <w:proofErr w:type="spellStart"/>
      <w:r w:rsidR="001B0E1D" w:rsidRPr="001B0E1D">
        <w:rPr>
          <w:rFonts w:ascii="Times New Roman" w:eastAsia="Times New Roman" w:hAnsi="Times New Roman" w:cs="Times New Roman"/>
          <w:i/>
          <w:sz w:val="24"/>
          <w:szCs w:val="24"/>
          <w:lang w:eastAsia="pt-BR"/>
          <w:rPrChange w:id="80" w:author="thatiane" w:date="2014-11-28T14:51:00Z">
            <w:rPr>
              <w:rFonts w:ascii="Times New Roman" w:eastAsia="Times New Roman" w:hAnsi="Times New Roman" w:cs="Times New Roman"/>
              <w:sz w:val="24"/>
              <w:szCs w:val="24"/>
              <w:lang w:eastAsia="pt-BR"/>
            </w:rPr>
          </w:rPrChange>
        </w:rPr>
        <w:t>Language</w:t>
      </w:r>
      <w:proofErr w:type="spellEnd"/>
      <w:r w:rsidR="00B63B6F">
        <w:rPr>
          <w:rFonts w:ascii="Times New Roman" w:eastAsia="Times New Roman" w:hAnsi="Times New Roman" w:cs="Times New Roman"/>
          <w:sz w:val="24"/>
          <w:szCs w:val="24"/>
          <w:lang w:eastAsia="pt-BR"/>
        </w:rPr>
        <w:t>)</w:t>
      </w:r>
      <w:r w:rsidRPr="00C776E2">
        <w:rPr>
          <w:rFonts w:ascii="Times New Roman" w:eastAsia="Times New Roman" w:hAnsi="Times New Roman" w:cs="Times New Roman"/>
          <w:sz w:val="24"/>
          <w:szCs w:val="24"/>
          <w:lang w:eastAsia="pt-BR"/>
        </w:rPr>
        <w:t>. A</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seguir, encontra-se uma breve explicação de algumas tecnologias citadas na</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definição anterior:</w:t>
      </w:r>
    </w:p>
    <w:p w:rsidR="00541998" w:rsidRPr="00107446" w:rsidRDefault="00541998" w:rsidP="00541998">
      <w:pPr>
        <w:spacing w:line="360" w:lineRule="auto"/>
        <w:ind w:firstLine="709"/>
        <w:jc w:val="both"/>
        <w:rPr>
          <w:ins w:id="81" w:author="thatiane" w:date="2014-11-28T14:51:00Z"/>
          <w:rFonts w:ascii="Times New Roman" w:hAnsi="Times New Roman" w:cs="Times New Roman"/>
          <w:sz w:val="24"/>
          <w:szCs w:val="24"/>
        </w:rPr>
      </w:pPr>
      <w:ins w:id="82" w:author="thatiane" w:date="2014-11-28T14:51:00Z">
        <w:r>
          <w:rPr>
            <w:rFonts w:ascii="Times New Roman" w:hAnsi="Times New Roman" w:cs="Times New Roman"/>
            <w:sz w:val="24"/>
            <w:szCs w:val="24"/>
          </w:rPr>
          <w:t>Criar um parágrafo que conclua o assunto dessa seção e introduza o assunto da próxima.</w:t>
        </w:r>
      </w:ins>
    </w:p>
    <w:p w:rsidR="00541998" w:rsidRDefault="00541998" w:rsidP="00C776E2">
      <w:pPr>
        <w:spacing w:line="360" w:lineRule="auto"/>
        <w:ind w:firstLine="709"/>
        <w:jc w:val="both"/>
        <w:rPr>
          <w:rFonts w:ascii="Times New Roman" w:eastAsia="Times New Roman" w:hAnsi="Times New Roman" w:cs="Times New Roman"/>
          <w:sz w:val="24"/>
          <w:szCs w:val="24"/>
          <w:lang w:eastAsia="pt-BR"/>
        </w:rPr>
      </w:pPr>
    </w:p>
    <w:p w:rsidR="006913A2" w:rsidRPr="006913A2" w:rsidRDefault="006913A2" w:rsidP="000D607A">
      <w:pPr>
        <w:pStyle w:val="Ttulo1"/>
        <w:numPr>
          <w:ilvl w:val="2"/>
          <w:numId w:val="35"/>
        </w:numPr>
        <w:spacing w:before="100" w:beforeAutospacing="1" w:after="100" w:afterAutospacing="1" w:line="360" w:lineRule="auto"/>
        <w:ind w:left="284" w:hanging="284"/>
        <w:rPr>
          <w:rFonts w:ascii="Times New Roman" w:hAnsi="Times New Roman" w:cs="Times New Roman"/>
          <w:b w:val="0"/>
          <w:caps/>
          <w:color w:val="auto"/>
        </w:rPr>
      </w:pPr>
      <w:bookmarkStart w:id="83" w:name="_Toc404667086"/>
      <w:r w:rsidRPr="006913A2">
        <w:rPr>
          <w:rFonts w:ascii="Times New Roman" w:hAnsi="Times New Roman" w:cs="Times New Roman"/>
          <w:b w:val="0"/>
          <w:caps/>
          <w:color w:val="auto"/>
        </w:rPr>
        <w:t>SOAP</w:t>
      </w:r>
      <w:bookmarkEnd w:id="83"/>
    </w:p>
    <w:p w:rsidR="00C776E2" w:rsidRDefault="00DC7B2E" w:rsidP="00C776E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Segundo </w:t>
      </w:r>
      <w:del w:id="84" w:author="thatiane" w:date="2014-11-28T14:51:00Z">
        <w:r w:rsidRPr="001A1813" w:rsidDel="00541998">
          <w:rPr>
            <w:rFonts w:ascii="Times New Roman" w:hAnsi="Times New Roman" w:cs="Times New Roman"/>
            <w:sz w:val="24"/>
            <w:szCs w:val="24"/>
          </w:rPr>
          <w:delText>(</w:delText>
        </w:r>
      </w:del>
      <w:proofErr w:type="spellStart"/>
      <w:r w:rsidR="00541998" w:rsidRPr="001A1813">
        <w:rPr>
          <w:rFonts w:ascii="Times New Roman" w:hAnsi="Times New Roman" w:cs="Times New Roman"/>
          <w:sz w:val="24"/>
          <w:szCs w:val="24"/>
        </w:rPr>
        <w:t>Marzullo</w:t>
      </w:r>
      <w:proofErr w:type="spellEnd"/>
      <w:del w:id="85" w:author="thatiane" w:date="2014-11-28T14:51:00Z">
        <w:r w:rsidRPr="001A1813" w:rsidDel="00541998">
          <w:rPr>
            <w:rFonts w:ascii="Times New Roman" w:hAnsi="Times New Roman" w:cs="Times New Roman"/>
            <w:sz w:val="24"/>
            <w:szCs w:val="24"/>
          </w:rPr>
          <w:delText xml:space="preserve">, </w:delText>
        </w:r>
      </w:del>
      <w:ins w:id="86" w:author="thatiane" w:date="2014-11-28T14:51:00Z">
        <w:r w:rsidR="00541998">
          <w:rPr>
            <w:rFonts w:ascii="Times New Roman" w:hAnsi="Times New Roman" w:cs="Times New Roman"/>
            <w:sz w:val="24"/>
            <w:szCs w:val="24"/>
          </w:rPr>
          <w:t xml:space="preserve"> (</w:t>
        </w:r>
      </w:ins>
      <w:r w:rsidRPr="001A1813">
        <w:rPr>
          <w:rFonts w:ascii="Times New Roman" w:hAnsi="Times New Roman" w:cs="Times New Roman"/>
          <w:sz w:val="24"/>
          <w:szCs w:val="24"/>
        </w:rPr>
        <w:t>2009)</w:t>
      </w:r>
      <w:r>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SOAP é um protocolo para troca de</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informações em ambiente distribuí</w:t>
      </w:r>
      <w:r w:rsidR="00C93B1B">
        <w:rPr>
          <w:rFonts w:ascii="Times New Roman" w:eastAsia="Times New Roman" w:hAnsi="Times New Roman" w:cs="Times New Roman"/>
          <w:sz w:val="24"/>
          <w:szCs w:val="24"/>
          <w:lang w:eastAsia="pt-BR"/>
        </w:rPr>
        <w:t>do. É baseado em definições XML</w:t>
      </w:r>
      <w:r w:rsidR="00C776E2" w:rsidRPr="00C776E2">
        <w:rPr>
          <w:rFonts w:ascii="Times New Roman" w:eastAsia="Times New Roman" w:hAnsi="Times New Roman" w:cs="Times New Roman"/>
          <w:sz w:val="24"/>
          <w:szCs w:val="24"/>
          <w:lang w:eastAsia="pt-BR"/>
        </w:rPr>
        <w:t>. Esse protocolo encapsula as chamadas e retornos aos</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 xml:space="preserve">métodos dos </w:t>
      </w:r>
      <w:r w:rsidR="00C776E2" w:rsidRPr="00C53049">
        <w:rPr>
          <w:rFonts w:ascii="Times New Roman" w:eastAsia="Times New Roman" w:hAnsi="Times New Roman" w:cs="Times New Roman"/>
          <w:i/>
          <w:sz w:val="24"/>
          <w:szCs w:val="24"/>
          <w:lang w:eastAsia="pt-BR"/>
        </w:rPr>
        <w:t xml:space="preserve">web </w:t>
      </w:r>
      <w:proofErr w:type="spellStart"/>
      <w:r w:rsidR="00C776E2" w:rsidRPr="00C53049">
        <w:rPr>
          <w:rFonts w:ascii="Times New Roman" w:eastAsia="Times New Roman" w:hAnsi="Times New Roman" w:cs="Times New Roman"/>
          <w:i/>
          <w:sz w:val="24"/>
          <w:szCs w:val="24"/>
          <w:lang w:eastAsia="pt-BR"/>
        </w:rPr>
        <w:t>services</w:t>
      </w:r>
      <w:proofErr w:type="spellEnd"/>
      <w:r w:rsidR="00C776E2" w:rsidRPr="00C776E2">
        <w:rPr>
          <w:rFonts w:ascii="Times New Roman" w:eastAsia="Times New Roman" w:hAnsi="Times New Roman" w:cs="Times New Roman"/>
          <w:sz w:val="24"/>
          <w:szCs w:val="24"/>
          <w:lang w:eastAsia="pt-BR"/>
        </w:rPr>
        <w:t>, sendo utilizado, principalmente, sobre HTTP</w:t>
      </w:r>
      <w:r w:rsidR="0019308D">
        <w:rPr>
          <w:rFonts w:ascii="Times New Roman" w:eastAsia="Times New Roman" w:hAnsi="Times New Roman" w:cs="Times New Roman"/>
          <w:sz w:val="24"/>
          <w:szCs w:val="24"/>
          <w:lang w:eastAsia="pt-BR"/>
        </w:rPr>
        <w:t xml:space="preserve"> (</w:t>
      </w:r>
      <w:r w:rsidR="00FB1024">
        <w:rPr>
          <w:rFonts w:ascii="Times New Roman" w:eastAsia="Times New Roman" w:hAnsi="Times New Roman" w:cs="Times New Roman"/>
          <w:sz w:val="24"/>
          <w:szCs w:val="24"/>
          <w:lang w:eastAsia="pt-BR"/>
        </w:rPr>
        <w:t xml:space="preserve">Hypertext </w:t>
      </w:r>
      <w:proofErr w:type="spellStart"/>
      <w:r w:rsidR="00FB1024">
        <w:rPr>
          <w:rFonts w:ascii="Times New Roman" w:eastAsia="Times New Roman" w:hAnsi="Times New Roman" w:cs="Times New Roman"/>
          <w:sz w:val="24"/>
          <w:szCs w:val="24"/>
          <w:lang w:eastAsia="pt-BR"/>
        </w:rPr>
        <w:t>Transfer</w:t>
      </w:r>
      <w:proofErr w:type="spellEnd"/>
      <w:r w:rsidR="00FB1024">
        <w:rPr>
          <w:rFonts w:ascii="Times New Roman" w:eastAsia="Times New Roman" w:hAnsi="Times New Roman" w:cs="Times New Roman"/>
          <w:sz w:val="24"/>
          <w:szCs w:val="24"/>
          <w:lang w:eastAsia="pt-BR"/>
        </w:rPr>
        <w:t xml:space="preserve"> </w:t>
      </w:r>
      <w:proofErr w:type="spellStart"/>
      <w:r w:rsidR="00FB1024">
        <w:rPr>
          <w:rFonts w:ascii="Times New Roman" w:eastAsia="Times New Roman" w:hAnsi="Times New Roman" w:cs="Times New Roman"/>
          <w:sz w:val="24"/>
          <w:szCs w:val="24"/>
          <w:lang w:eastAsia="pt-BR"/>
        </w:rPr>
        <w:t>Protocol</w:t>
      </w:r>
      <w:proofErr w:type="spellEnd"/>
      <w:r w:rsidR="0019308D">
        <w:rPr>
          <w:rFonts w:ascii="Times New Roman" w:eastAsia="Times New Roman" w:hAnsi="Times New Roman" w:cs="Times New Roman"/>
          <w:sz w:val="24"/>
          <w:szCs w:val="24"/>
          <w:lang w:eastAsia="pt-BR"/>
        </w:rPr>
        <w:t>)</w:t>
      </w:r>
      <w:r w:rsidR="00C776E2" w:rsidRPr="00C776E2">
        <w:rPr>
          <w:rFonts w:ascii="Times New Roman" w:eastAsia="Times New Roman" w:hAnsi="Times New Roman" w:cs="Times New Roman"/>
          <w:sz w:val="24"/>
          <w:szCs w:val="24"/>
          <w:lang w:eastAsia="pt-BR"/>
        </w:rPr>
        <w:t>.</w:t>
      </w:r>
      <w:r w:rsidR="00434208">
        <w:rPr>
          <w:rFonts w:ascii="Times New Roman" w:eastAsia="Times New Roman" w:hAnsi="Times New Roman" w:cs="Times New Roman"/>
          <w:sz w:val="24"/>
          <w:szCs w:val="24"/>
          <w:lang w:eastAsia="pt-BR"/>
        </w:rPr>
        <w:t xml:space="preserve"> </w:t>
      </w:r>
      <w:r w:rsidR="00C93B1B">
        <w:rPr>
          <w:rFonts w:ascii="Times New Roman" w:eastAsia="Times New Roman" w:hAnsi="Times New Roman" w:cs="Times New Roman"/>
          <w:sz w:val="24"/>
          <w:szCs w:val="24"/>
          <w:lang w:eastAsia="pt-BR"/>
        </w:rPr>
        <w:t xml:space="preserve">A </w:t>
      </w:r>
      <w:r w:rsidR="00063D38">
        <w:rPr>
          <w:rFonts w:ascii="Times New Roman" w:eastAsia="Times New Roman" w:hAnsi="Times New Roman" w:cs="Times New Roman"/>
          <w:sz w:val="24"/>
          <w:szCs w:val="24"/>
          <w:lang w:eastAsia="pt-BR"/>
        </w:rPr>
        <w:t>F</w:t>
      </w:r>
      <w:r w:rsidR="00C93B1B">
        <w:rPr>
          <w:rFonts w:ascii="Times New Roman" w:eastAsia="Times New Roman" w:hAnsi="Times New Roman" w:cs="Times New Roman"/>
          <w:sz w:val="24"/>
          <w:szCs w:val="24"/>
          <w:lang w:eastAsia="pt-BR"/>
        </w:rPr>
        <w:t xml:space="preserve">igura </w:t>
      </w:r>
      <w:r w:rsidR="00B83EC5">
        <w:rPr>
          <w:rFonts w:ascii="Times New Roman" w:eastAsia="Times New Roman" w:hAnsi="Times New Roman" w:cs="Times New Roman"/>
          <w:b/>
          <w:sz w:val="24"/>
          <w:szCs w:val="24"/>
          <w:lang w:eastAsia="pt-BR"/>
        </w:rPr>
        <w:t>5</w:t>
      </w:r>
      <w:r w:rsidR="00C93B1B">
        <w:rPr>
          <w:rFonts w:ascii="Times New Roman" w:eastAsia="Times New Roman" w:hAnsi="Times New Roman" w:cs="Times New Roman"/>
          <w:sz w:val="24"/>
          <w:szCs w:val="24"/>
          <w:lang w:eastAsia="pt-BR"/>
        </w:rPr>
        <w:t xml:space="preserve"> ilustra a estrut</w:t>
      </w:r>
      <w:r w:rsidR="001647C4">
        <w:rPr>
          <w:rFonts w:ascii="Times New Roman" w:eastAsia="Times New Roman" w:hAnsi="Times New Roman" w:cs="Times New Roman"/>
          <w:sz w:val="24"/>
          <w:szCs w:val="24"/>
          <w:lang w:eastAsia="pt-BR"/>
        </w:rPr>
        <w:t>u</w:t>
      </w:r>
      <w:r w:rsidR="00C93B1B">
        <w:rPr>
          <w:rFonts w:ascii="Times New Roman" w:eastAsia="Times New Roman" w:hAnsi="Times New Roman" w:cs="Times New Roman"/>
          <w:sz w:val="24"/>
          <w:szCs w:val="24"/>
          <w:lang w:eastAsia="pt-BR"/>
        </w:rPr>
        <w:t>ra do protocolo SOAP.</w:t>
      </w:r>
    </w:p>
    <w:p w:rsidR="00DA38E9" w:rsidRPr="00E52279" w:rsidRDefault="007E45EB" w:rsidP="00434208">
      <w:pPr>
        <w:spacing w:line="360" w:lineRule="auto"/>
        <w:ind w:firstLine="709"/>
        <w:jc w:val="center"/>
        <w:rPr>
          <w:rFonts w:ascii="Times New Roman" w:eastAsia="Times New Roman" w:hAnsi="Times New Roman" w:cs="Times New Roman"/>
          <w:sz w:val="24"/>
          <w:szCs w:val="24"/>
          <w:lang w:eastAsia="pt-BR"/>
        </w:rPr>
      </w:pPr>
      <w:r w:rsidRPr="00E52279">
        <w:rPr>
          <w:rFonts w:ascii="Times New Roman" w:eastAsia="Times New Roman" w:hAnsi="Times New Roman" w:cs="Times New Roman"/>
          <w:noProof/>
          <w:sz w:val="24"/>
          <w:szCs w:val="24"/>
          <w:lang w:eastAsia="pt-BR"/>
        </w:rPr>
        <w:lastRenderedPageBreak/>
        <w:drawing>
          <wp:anchor distT="0" distB="0" distL="114300" distR="114300" simplePos="0" relativeHeight="251650048" behindDoc="0" locked="0" layoutInCell="1" allowOverlap="1">
            <wp:simplePos x="0" y="0"/>
            <wp:positionH relativeFrom="column">
              <wp:posOffset>872490</wp:posOffset>
            </wp:positionH>
            <wp:positionV relativeFrom="paragraph">
              <wp:posOffset>103505</wp:posOffset>
            </wp:positionV>
            <wp:extent cx="4114800" cy="2657475"/>
            <wp:effectExtent l="0" t="0" r="0" b="0"/>
            <wp:wrapSquare wrapText="bothSides"/>
            <wp:docPr id="6" name="Imagem 6" descr="C:\Users\Wesley-pc\Desktop\SOAP_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SOAP_message.JPG"/>
                    <pic:cNvPicPr>
                      <a:picLocks noChangeAspect="1" noChangeArrowheads="1"/>
                    </pic:cNvPicPr>
                  </pic:nvPicPr>
                  <pic:blipFill rotWithShape="1">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26245" b="5680"/>
                    <a:stretch/>
                  </pic:blipFill>
                  <pic:spPr bwMode="auto">
                    <a:xfrm>
                      <a:off x="0" y="0"/>
                      <a:ext cx="4114800" cy="26574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1B0E1D" w:rsidRPr="001B0E1D">
        <w:rPr>
          <w:noProof/>
        </w:rPr>
        <w:pict>
          <v:shape id="_x0000_s1030" type="#_x0000_t202" style="position:absolute;left:0;text-align:left;margin-left:68.7pt;margin-top:221.9pt;width:324pt;height:.05pt;z-index:251664896;mso-position-horizontal-relative:text;mso-position-vertical-relative:text" stroked="f">
            <v:textbox style="mso-next-textbox:#_x0000_s1030;mso-fit-shape-to-text:t" inset="0,0,0,0">
              <w:txbxContent>
                <w:p w:rsidR="008759E6" w:rsidRPr="007E45EB" w:rsidRDefault="008759E6" w:rsidP="007E45EB">
                  <w:pPr>
                    <w:pStyle w:val="Legenda"/>
                    <w:jc w:val="center"/>
                    <w:rPr>
                      <w:rFonts w:ascii="Times New Roman" w:eastAsia="Times New Roman" w:hAnsi="Times New Roman" w:cs="Times New Roman"/>
                      <w:b w:val="0"/>
                      <w:bCs w:val="0"/>
                      <w:color w:val="auto"/>
                      <w:sz w:val="22"/>
                      <w:szCs w:val="24"/>
                      <w:lang w:eastAsia="pt-BR"/>
                    </w:rPr>
                  </w:pPr>
                  <w:bookmarkStart w:id="87" w:name="_Toc404667045"/>
                  <w:r w:rsidRPr="007E45EB">
                    <w:rPr>
                      <w:rFonts w:ascii="Times New Roman" w:eastAsia="Times New Roman" w:hAnsi="Times New Roman" w:cs="Times New Roman"/>
                      <w:b w:val="0"/>
                      <w:bCs w:val="0"/>
                      <w:color w:val="auto"/>
                      <w:sz w:val="22"/>
                      <w:szCs w:val="24"/>
                      <w:lang w:eastAsia="pt-BR"/>
                    </w:rPr>
                    <w:t xml:space="preserve">Figura </w:t>
                  </w:r>
                  <w:r w:rsidR="001B0E1D" w:rsidRPr="007E45EB">
                    <w:rPr>
                      <w:rFonts w:ascii="Times New Roman" w:eastAsia="Times New Roman" w:hAnsi="Times New Roman" w:cs="Times New Roman"/>
                      <w:b w:val="0"/>
                      <w:bCs w:val="0"/>
                      <w:color w:val="auto"/>
                      <w:sz w:val="22"/>
                      <w:szCs w:val="24"/>
                      <w:lang w:eastAsia="pt-BR"/>
                    </w:rPr>
                    <w:fldChar w:fldCharType="begin"/>
                  </w:r>
                  <w:r w:rsidRPr="007E45EB">
                    <w:rPr>
                      <w:rFonts w:ascii="Times New Roman" w:eastAsia="Times New Roman" w:hAnsi="Times New Roman" w:cs="Times New Roman"/>
                      <w:b w:val="0"/>
                      <w:bCs w:val="0"/>
                      <w:color w:val="auto"/>
                      <w:sz w:val="22"/>
                      <w:szCs w:val="24"/>
                      <w:lang w:eastAsia="pt-BR"/>
                    </w:rPr>
                    <w:instrText xml:space="preserve"> SEQ Figura \* ARABIC </w:instrText>
                  </w:r>
                  <w:r w:rsidR="001B0E1D" w:rsidRPr="007E45EB">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5</w:t>
                  </w:r>
                  <w:r w:rsidR="001B0E1D" w:rsidRPr="007E45EB">
                    <w:rPr>
                      <w:rFonts w:ascii="Times New Roman" w:eastAsia="Times New Roman" w:hAnsi="Times New Roman" w:cs="Times New Roman"/>
                      <w:b w:val="0"/>
                      <w:bCs w:val="0"/>
                      <w:color w:val="auto"/>
                      <w:sz w:val="22"/>
                      <w:szCs w:val="24"/>
                      <w:lang w:eastAsia="pt-BR"/>
                    </w:rPr>
                    <w:fldChar w:fldCharType="end"/>
                  </w:r>
                  <w:r w:rsidRPr="007E45EB">
                    <w:rPr>
                      <w:rFonts w:ascii="Times New Roman" w:eastAsia="Times New Roman" w:hAnsi="Times New Roman" w:cs="Times New Roman"/>
                      <w:b w:val="0"/>
                      <w:bCs w:val="0"/>
                      <w:color w:val="auto"/>
                      <w:sz w:val="22"/>
                      <w:szCs w:val="24"/>
                      <w:lang w:eastAsia="pt-BR"/>
                    </w:rPr>
                    <w:t>. Estrutura de um Envelope SOAP (MARZULLO, 2009).</w:t>
                  </w:r>
                  <w:bookmarkEnd w:id="87"/>
                </w:p>
              </w:txbxContent>
            </v:textbox>
            <w10:wrap type="square"/>
          </v:shape>
        </w:pict>
      </w: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C531E2" w:rsidRDefault="00C531E2" w:rsidP="00DA38E9">
      <w:pPr>
        <w:spacing w:after="0"/>
        <w:ind w:firstLine="709"/>
        <w:jc w:val="center"/>
        <w:rPr>
          <w:rFonts w:ascii="Times New Roman" w:eastAsia="Times New Roman" w:hAnsi="Times New Roman" w:cs="Times New Roman"/>
          <w:szCs w:val="24"/>
          <w:lang w:eastAsia="pt-BR"/>
        </w:rPr>
      </w:pPr>
    </w:p>
    <w:p w:rsidR="00541998" w:rsidRDefault="00541998" w:rsidP="005E734E">
      <w:pPr>
        <w:spacing w:line="360" w:lineRule="auto"/>
        <w:ind w:firstLine="709"/>
        <w:jc w:val="both"/>
        <w:rPr>
          <w:ins w:id="88" w:author="thatiane" w:date="2014-11-28T14:51:00Z"/>
          <w:rFonts w:ascii="Times New Roman" w:eastAsia="Times New Roman" w:hAnsi="Times New Roman" w:cs="Times New Roman"/>
          <w:sz w:val="24"/>
          <w:szCs w:val="24"/>
          <w:lang w:eastAsia="pt-BR"/>
        </w:rPr>
      </w:pPr>
    </w:p>
    <w:p w:rsidR="00434208" w:rsidRDefault="00434208" w:rsidP="005E734E">
      <w:pPr>
        <w:spacing w:line="360" w:lineRule="auto"/>
        <w:ind w:firstLine="709"/>
        <w:jc w:val="both"/>
        <w:rPr>
          <w:ins w:id="89" w:author="thatiane" w:date="2014-11-28T14:51:00Z"/>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Como mostra</w:t>
      </w:r>
      <w:r w:rsidR="00425738">
        <w:rPr>
          <w:rFonts w:ascii="Times New Roman" w:eastAsia="Times New Roman" w:hAnsi="Times New Roman" w:cs="Times New Roman"/>
          <w:sz w:val="24"/>
          <w:szCs w:val="24"/>
          <w:lang w:eastAsia="pt-BR"/>
        </w:rPr>
        <w:t>do</w:t>
      </w:r>
      <w:r>
        <w:rPr>
          <w:rFonts w:ascii="Times New Roman" w:eastAsia="Times New Roman" w:hAnsi="Times New Roman" w:cs="Times New Roman"/>
          <w:sz w:val="24"/>
          <w:szCs w:val="24"/>
          <w:lang w:eastAsia="pt-BR"/>
        </w:rPr>
        <w:t xml:space="preserve"> na Figura </w:t>
      </w:r>
      <w:r w:rsidR="00B83EC5">
        <w:rPr>
          <w:rFonts w:ascii="Times New Roman" w:eastAsia="Times New Roman" w:hAnsi="Times New Roman" w:cs="Times New Roman"/>
          <w:b/>
          <w:sz w:val="24"/>
          <w:szCs w:val="24"/>
          <w:lang w:eastAsia="pt-BR"/>
        </w:rPr>
        <w:t>5</w:t>
      </w:r>
      <w:r>
        <w:rPr>
          <w:rFonts w:ascii="Times New Roman" w:eastAsia="Times New Roman" w:hAnsi="Times New Roman" w:cs="Times New Roman"/>
          <w:sz w:val="24"/>
          <w:szCs w:val="24"/>
          <w:lang w:eastAsia="pt-BR"/>
        </w:rPr>
        <w:t xml:space="preserve">, o elemento envelope é obrigatório, </w:t>
      </w:r>
      <w:r w:rsidR="00CF474F">
        <w:rPr>
          <w:rFonts w:ascii="Times New Roman" w:eastAsia="Times New Roman" w:hAnsi="Times New Roman" w:cs="Times New Roman"/>
          <w:sz w:val="24"/>
          <w:szCs w:val="24"/>
          <w:lang w:eastAsia="pt-BR"/>
        </w:rPr>
        <w:t>ele</w:t>
      </w:r>
      <w:r>
        <w:rPr>
          <w:rFonts w:ascii="Times New Roman" w:eastAsia="Times New Roman" w:hAnsi="Times New Roman" w:cs="Times New Roman"/>
          <w:sz w:val="24"/>
          <w:szCs w:val="24"/>
          <w:lang w:eastAsia="pt-BR"/>
        </w:rPr>
        <w:t xml:space="preserve"> define a raiz da mensagem e determina como o documento XML é transportado em uma mensagem</w:t>
      </w:r>
      <w:r w:rsidR="00425738">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SOAP e como deve ser traduzida pelo </w:t>
      </w:r>
      <w:r>
        <w:rPr>
          <w:rFonts w:ascii="Times New Roman" w:eastAsia="Times New Roman" w:hAnsi="Times New Roman" w:cs="Times New Roman"/>
          <w:i/>
          <w:sz w:val="24"/>
          <w:szCs w:val="24"/>
          <w:lang w:eastAsia="pt-BR"/>
        </w:rPr>
        <w:t xml:space="preserve">web </w:t>
      </w:r>
      <w:proofErr w:type="spellStart"/>
      <w:r>
        <w:rPr>
          <w:rFonts w:ascii="Times New Roman" w:eastAsia="Times New Roman" w:hAnsi="Times New Roman" w:cs="Times New Roman"/>
          <w:i/>
          <w:sz w:val="24"/>
          <w:szCs w:val="24"/>
          <w:lang w:eastAsia="pt-BR"/>
        </w:rPr>
        <w:t>service</w:t>
      </w:r>
      <w:proofErr w:type="spellEnd"/>
      <w:r>
        <w:rPr>
          <w:rFonts w:ascii="Times New Roman" w:eastAsia="Times New Roman" w:hAnsi="Times New Roman" w:cs="Times New Roman"/>
          <w:sz w:val="24"/>
          <w:szCs w:val="24"/>
          <w:lang w:eastAsia="pt-BR"/>
        </w:rPr>
        <w:t xml:space="preserve"> no serviço real</w:t>
      </w:r>
      <w:r w:rsidR="00425738">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O conceito de </w:t>
      </w:r>
      <w:r w:rsidR="005E734E" w:rsidRPr="005E734E">
        <w:rPr>
          <w:rFonts w:ascii="Times New Roman" w:eastAsia="Times New Roman" w:hAnsi="Times New Roman" w:cs="Times New Roman"/>
          <w:i/>
          <w:sz w:val="24"/>
          <w:szCs w:val="24"/>
          <w:lang w:eastAsia="pt-BR"/>
        </w:rPr>
        <w:t>Header</w:t>
      </w:r>
      <w:r w:rsidR="005E734E" w:rsidRPr="005E734E">
        <w:rPr>
          <w:rFonts w:ascii="Times New Roman" w:eastAsia="Times New Roman" w:hAnsi="Times New Roman" w:cs="Times New Roman"/>
          <w:sz w:val="24"/>
          <w:szCs w:val="24"/>
          <w:lang w:eastAsia="pt-BR"/>
        </w:rPr>
        <w:t xml:space="preserve"> é definido como um</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cabeçalho opcional. Ele transporta informações adicionais, por exemplo, se a</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mensagem deve ser processada por um determinado nó intermediário. Quando</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utilizado, o </w:t>
      </w:r>
      <w:r w:rsidR="005E734E" w:rsidRPr="005E734E">
        <w:rPr>
          <w:rFonts w:ascii="Times New Roman" w:eastAsia="Times New Roman" w:hAnsi="Times New Roman" w:cs="Times New Roman"/>
          <w:i/>
          <w:sz w:val="24"/>
          <w:szCs w:val="24"/>
          <w:lang w:eastAsia="pt-BR"/>
        </w:rPr>
        <w:t>Header</w:t>
      </w:r>
      <w:r w:rsidR="005E734E" w:rsidRPr="005E734E">
        <w:rPr>
          <w:rFonts w:ascii="Times New Roman" w:eastAsia="Times New Roman" w:hAnsi="Times New Roman" w:cs="Times New Roman"/>
          <w:sz w:val="24"/>
          <w:szCs w:val="24"/>
          <w:lang w:eastAsia="pt-BR"/>
        </w:rPr>
        <w:t xml:space="preserve"> deve ser o primeiro elemento do Envelope. Por fim, o </w:t>
      </w:r>
      <w:proofErr w:type="spellStart"/>
      <w:r w:rsidR="005E734E" w:rsidRPr="005E734E">
        <w:rPr>
          <w:rFonts w:ascii="Times New Roman" w:eastAsia="Times New Roman" w:hAnsi="Times New Roman" w:cs="Times New Roman"/>
          <w:i/>
          <w:sz w:val="24"/>
          <w:szCs w:val="24"/>
          <w:lang w:eastAsia="pt-BR"/>
        </w:rPr>
        <w:t>Body</w:t>
      </w:r>
      <w:proofErr w:type="spellEnd"/>
      <w:r w:rsidR="00425738">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é um</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elemento obrigatório </w:t>
      </w:r>
      <w:r w:rsidR="005E734E">
        <w:rPr>
          <w:rFonts w:ascii="Times New Roman" w:eastAsia="Times New Roman" w:hAnsi="Times New Roman" w:cs="Times New Roman"/>
          <w:sz w:val="24"/>
          <w:szCs w:val="24"/>
          <w:lang w:eastAsia="pt-BR"/>
        </w:rPr>
        <w:t>que irá armazenar o documento a ser transmitido</w:t>
      </w:r>
      <w:r w:rsidR="005E734E" w:rsidRPr="005E734E">
        <w:rPr>
          <w:rFonts w:ascii="Times New Roman" w:eastAsia="Times New Roman" w:hAnsi="Times New Roman" w:cs="Times New Roman"/>
          <w:sz w:val="24"/>
          <w:szCs w:val="24"/>
          <w:lang w:eastAsia="pt-BR"/>
        </w:rPr>
        <w:t>.</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O elemento </w:t>
      </w:r>
      <w:proofErr w:type="spellStart"/>
      <w:r w:rsidR="005E734E" w:rsidRPr="005E734E">
        <w:rPr>
          <w:rFonts w:ascii="Times New Roman" w:eastAsia="Times New Roman" w:hAnsi="Times New Roman" w:cs="Times New Roman"/>
          <w:i/>
          <w:sz w:val="24"/>
          <w:szCs w:val="24"/>
          <w:lang w:eastAsia="pt-BR"/>
        </w:rPr>
        <w:t>Body</w:t>
      </w:r>
      <w:proofErr w:type="spellEnd"/>
      <w:r w:rsidR="005E734E" w:rsidRPr="005E734E">
        <w:rPr>
          <w:rFonts w:ascii="Times New Roman" w:eastAsia="Times New Roman" w:hAnsi="Times New Roman" w:cs="Times New Roman"/>
          <w:sz w:val="24"/>
          <w:szCs w:val="24"/>
          <w:lang w:eastAsia="pt-BR"/>
        </w:rPr>
        <w:t xml:space="preserve"> pode conter um elemento opcional </w:t>
      </w:r>
      <w:proofErr w:type="spellStart"/>
      <w:r w:rsidR="005E734E" w:rsidRPr="005E734E">
        <w:rPr>
          <w:rFonts w:ascii="Times New Roman" w:eastAsia="Times New Roman" w:hAnsi="Times New Roman" w:cs="Times New Roman"/>
          <w:sz w:val="24"/>
          <w:szCs w:val="24"/>
          <w:lang w:eastAsia="pt-BR"/>
        </w:rPr>
        <w:t>Fault</w:t>
      </w:r>
      <w:proofErr w:type="spellEnd"/>
      <w:r w:rsidR="005E734E" w:rsidRPr="005E734E">
        <w:rPr>
          <w:rFonts w:ascii="Times New Roman" w:eastAsia="Times New Roman" w:hAnsi="Times New Roman" w:cs="Times New Roman"/>
          <w:sz w:val="24"/>
          <w:szCs w:val="24"/>
          <w:lang w:eastAsia="pt-BR"/>
        </w:rPr>
        <w:t xml:space="preserve">, usado para </w:t>
      </w:r>
      <w:r w:rsidR="002373E9">
        <w:rPr>
          <w:rFonts w:ascii="Times New Roman" w:eastAsia="Times New Roman" w:hAnsi="Times New Roman" w:cs="Times New Roman"/>
          <w:sz w:val="24"/>
          <w:szCs w:val="24"/>
          <w:lang w:eastAsia="pt-BR"/>
        </w:rPr>
        <w:t>indicar códigos e mensagens de erro que podem ocorrer</w:t>
      </w:r>
      <w:r w:rsidR="005E734E" w:rsidRPr="005E734E">
        <w:rPr>
          <w:rFonts w:ascii="Times New Roman" w:eastAsia="Times New Roman" w:hAnsi="Times New Roman" w:cs="Times New Roman"/>
          <w:sz w:val="24"/>
          <w:szCs w:val="24"/>
          <w:lang w:eastAsia="pt-BR"/>
        </w:rPr>
        <w:t>.</w:t>
      </w:r>
    </w:p>
    <w:p w:rsidR="00541998" w:rsidRPr="00107446" w:rsidRDefault="00541998" w:rsidP="00541998">
      <w:pPr>
        <w:spacing w:line="360" w:lineRule="auto"/>
        <w:ind w:firstLine="709"/>
        <w:jc w:val="both"/>
        <w:rPr>
          <w:ins w:id="90" w:author="thatiane" w:date="2014-11-28T14:51:00Z"/>
          <w:rFonts w:ascii="Times New Roman" w:hAnsi="Times New Roman" w:cs="Times New Roman"/>
          <w:sz w:val="24"/>
          <w:szCs w:val="24"/>
        </w:rPr>
      </w:pPr>
      <w:ins w:id="91" w:author="thatiane" w:date="2014-11-28T14:51:00Z">
        <w:r>
          <w:rPr>
            <w:rFonts w:ascii="Times New Roman" w:hAnsi="Times New Roman" w:cs="Times New Roman"/>
            <w:sz w:val="24"/>
            <w:szCs w:val="24"/>
          </w:rPr>
          <w:t>Criar um parágrafo que conclua o assunto dessa seção e introduza o assunto da próxima.</w:t>
        </w:r>
      </w:ins>
    </w:p>
    <w:p w:rsidR="00541998" w:rsidRPr="00434208" w:rsidRDefault="00541998" w:rsidP="005E734E">
      <w:pPr>
        <w:spacing w:line="360" w:lineRule="auto"/>
        <w:ind w:firstLine="709"/>
        <w:jc w:val="both"/>
        <w:rPr>
          <w:rFonts w:ascii="Times New Roman" w:eastAsia="Times New Roman" w:hAnsi="Times New Roman" w:cs="Times New Roman"/>
          <w:sz w:val="24"/>
          <w:szCs w:val="24"/>
          <w:lang w:eastAsia="pt-BR"/>
        </w:rPr>
      </w:pPr>
    </w:p>
    <w:p w:rsidR="006913A2" w:rsidRPr="006913A2" w:rsidRDefault="006913A2" w:rsidP="000D607A">
      <w:pPr>
        <w:pStyle w:val="Ttulo1"/>
        <w:numPr>
          <w:ilvl w:val="2"/>
          <w:numId w:val="35"/>
        </w:numPr>
        <w:spacing w:before="100" w:beforeAutospacing="1" w:after="100" w:afterAutospacing="1" w:line="360" w:lineRule="auto"/>
        <w:ind w:left="284" w:hanging="284"/>
        <w:rPr>
          <w:rFonts w:ascii="Times New Roman" w:hAnsi="Times New Roman" w:cs="Times New Roman"/>
          <w:b w:val="0"/>
          <w:caps/>
          <w:color w:val="auto"/>
        </w:rPr>
      </w:pPr>
      <w:bookmarkStart w:id="92" w:name="_Toc404667087"/>
      <w:r w:rsidRPr="006913A2">
        <w:rPr>
          <w:rFonts w:ascii="Times New Roman" w:hAnsi="Times New Roman" w:cs="Times New Roman"/>
          <w:b w:val="0"/>
          <w:caps/>
          <w:color w:val="auto"/>
        </w:rPr>
        <w:t>WSDL</w:t>
      </w:r>
      <w:bookmarkEnd w:id="92"/>
    </w:p>
    <w:p w:rsidR="00C776E2" w:rsidRDefault="007A6DE6" w:rsidP="004559E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Segundo </w:t>
      </w:r>
      <w:del w:id="93" w:author="thatiane" w:date="2014-11-28T14:52:00Z">
        <w:r w:rsidRPr="007A6DE6" w:rsidDel="00541998">
          <w:rPr>
            <w:rFonts w:ascii="Times New Roman" w:eastAsia="Times New Roman" w:hAnsi="Times New Roman" w:cs="Times New Roman"/>
            <w:sz w:val="24"/>
            <w:szCs w:val="24"/>
            <w:lang w:eastAsia="pt-BR"/>
          </w:rPr>
          <w:delText>(</w:delText>
        </w:r>
      </w:del>
      <w:proofErr w:type="spellStart"/>
      <w:r w:rsidRPr="007A6DE6">
        <w:rPr>
          <w:rFonts w:ascii="Times New Roman" w:eastAsia="Times New Roman" w:hAnsi="Times New Roman" w:cs="Times New Roman"/>
          <w:sz w:val="24"/>
          <w:szCs w:val="24"/>
          <w:lang w:eastAsia="pt-BR"/>
        </w:rPr>
        <w:t>S</w:t>
      </w:r>
      <w:r w:rsidR="00541998" w:rsidRPr="007A6DE6">
        <w:rPr>
          <w:rFonts w:ascii="Times New Roman" w:eastAsia="Times New Roman" w:hAnsi="Times New Roman" w:cs="Times New Roman"/>
          <w:sz w:val="24"/>
          <w:szCs w:val="24"/>
          <w:lang w:eastAsia="pt-BR"/>
        </w:rPr>
        <w:t>audate</w:t>
      </w:r>
      <w:proofErr w:type="spellEnd"/>
      <w:del w:id="94" w:author="thatiane" w:date="2014-11-28T14:52:00Z">
        <w:r w:rsidRPr="007A6DE6" w:rsidDel="00541998">
          <w:rPr>
            <w:rFonts w:ascii="Times New Roman" w:eastAsia="Times New Roman" w:hAnsi="Times New Roman" w:cs="Times New Roman"/>
            <w:sz w:val="24"/>
            <w:szCs w:val="24"/>
            <w:lang w:eastAsia="pt-BR"/>
          </w:rPr>
          <w:delText>,</w:delText>
        </w:r>
        <w:r w:rsidDel="00541998">
          <w:rPr>
            <w:rFonts w:ascii="Times New Roman" w:eastAsia="Times New Roman" w:hAnsi="Times New Roman" w:cs="Times New Roman"/>
            <w:sz w:val="24"/>
            <w:szCs w:val="24"/>
            <w:lang w:eastAsia="pt-BR"/>
          </w:rPr>
          <w:delText xml:space="preserve"> </w:delText>
        </w:r>
      </w:del>
      <w:ins w:id="95" w:author="thatiane" w:date="2014-11-28T14:52:00Z">
        <w:r w:rsidR="00541998">
          <w:rPr>
            <w:rFonts w:ascii="Times New Roman" w:eastAsia="Times New Roman" w:hAnsi="Times New Roman" w:cs="Times New Roman"/>
            <w:sz w:val="24"/>
            <w:szCs w:val="24"/>
            <w:lang w:eastAsia="pt-BR"/>
          </w:rPr>
          <w:t xml:space="preserve"> (</w:t>
        </w:r>
      </w:ins>
      <w:r w:rsidR="00674E15">
        <w:rPr>
          <w:rFonts w:ascii="Times New Roman" w:eastAsia="Times New Roman" w:hAnsi="Times New Roman" w:cs="Times New Roman"/>
          <w:sz w:val="24"/>
          <w:szCs w:val="24"/>
          <w:lang w:eastAsia="pt-BR"/>
        </w:rPr>
        <w:t>2013),</w:t>
      </w:r>
      <w:r w:rsidRPr="007A6DE6">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 xml:space="preserve">WSDL </w:t>
      </w:r>
      <w:r w:rsidR="004559E9" w:rsidRPr="004559E9">
        <w:rPr>
          <w:rFonts w:ascii="Times New Roman" w:eastAsia="Times New Roman" w:hAnsi="Times New Roman" w:cs="Times New Roman"/>
          <w:sz w:val="24"/>
          <w:szCs w:val="24"/>
          <w:lang w:eastAsia="pt-BR"/>
        </w:rPr>
        <w:t>descreve a interface do serviço de forma estruturada e padronizada usando XML</w:t>
      </w:r>
      <w:r w:rsidR="00C776E2" w:rsidRPr="00C776E2">
        <w:rPr>
          <w:rFonts w:ascii="Times New Roman" w:eastAsia="Times New Roman" w:hAnsi="Times New Roman" w:cs="Times New Roman"/>
          <w:sz w:val="24"/>
          <w:szCs w:val="24"/>
          <w:lang w:eastAsia="pt-BR"/>
        </w:rPr>
        <w:t>. Ela permite, através da definição de um</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vocabulário em XML, a possibilidade de descrever serviços e a troca de</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mensagens. Mais especificamente é responsável por prover as informações</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 xml:space="preserve">necessárias para a invocação do </w:t>
      </w:r>
      <w:r w:rsidR="00C776E2" w:rsidRPr="00C53049">
        <w:rPr>
          <w:rFonts w:ascii="Times New Roman" w:eastAsia="Times New Roman" w:hAnsi="Times New Roman" w:cs="Times New Roman"/>
          <w:i/>
          <w:sz w:val="24"/>
          <w:szCs w:val="24"/>
          <w:lang w:eastAsia="pt-BR"/>
        </w:rPr>
        <w:lastRenderedPageBreak/>
        <w:t xml:space="preserve">web </w:t>
      </w:r>
      <w:proofErr w:type="spellStart"/>
      <w:r w:rsidR="00C776E2" w:rsidRPr="00C53049">
        <w:rPr>
          <w:rFonts w:ascii="Times New Roman" w:eastAsia="Times New Roman" w:hAnsi="Times New Roman" w:cs="Times New Roman"/>
          <w:i/>
          <w:sz w:val="24"/>
          <w:szCs w:val="24"/>
          <w:lang w:eastAsia="pt-BR"/>
        </w:rPr>
        <w:t>service</w:t>
      </w:r>
      <w:proofErr w:type="spellEnd"/>
      <w:r w:rsidR="00C776E2" w:rsidRPr="00C776E2">
        <w:rPr>
          <w:rFonts w:ascii="Times New Roman" w:eastAsia="Times New Roman" w:hAnsi="Times New Roman" w:cs="Times New Roman"/>
          <w:sz w:val="24"/>
          <w:szCs w:val="24"/>
          <w:lang w:eastAsia="pt-BR"/>
        </w:rPr>
        <w:t>, como sua localização, operações</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disponíveis e suas assinaturas.</w:t>
      </w:r>
      <w:r w:rsidR="00674E15">
        <w:rPr>
          <w:rFonts w:ascii="Times New Roman" w:eastAsia="Times New Roman" w:hAnsi="Times New Roman" w:cs="Times New Roman"/>
          <w:sz w:val="24"/>
          <w:szCs w:val="24"/>
          <w:lang w:eastAsia="pt-BR"/>
        </w:rPr>
        <w:t xml:space="preserve"> Na </w:t>
      </w:r>
      <w:r w:rsidR="002E60D1">
        <w:rPr>
          <w:rFonts w:ascii="Times New Roman" w:eastAsia="Times New Roman" w:hAnsi="Times New Roman" w:cs="Times New Roman"/>
          <w:sz w:val="24"/>
          <w:szCs w:val="24"/>
          <w:lang w:eastAsia="pt-BR"/>
        </w:rPr>
        <w:t>F</w:t>
      </w:r>
      <w:r w:rsidR="00674E15">
        <w:rPr>
          <w:rFonts w:ascii="Times New Roman" w:eastAsia="Times New Roman" w:hAnsi="Times New Roman" w:cs="Times New Roman"/>
          <w:sz w:val="24"/>
          <w:szCs w:val="24"/>
          <w:lang w:eastAsia="pt-BR"/>
        </w:rPr>
        <w:t xml:space="preserve">igura </w:t>
      </w:r>
      <w:r w:rsidR="003E61F9" w:rsidRPr="003E61F9">
        <w:rPr>
          <w:rFonts w:ascii="Times New Roman" w:eastAsia="Times New Roman" w:hAnsi="Times New Roman" w:cs="Times New Roman"/>
          <w:b/>
          <w:sz w:val="24"/>
          <w:szCs w:val="24"/>
          <w:lang w:eastAsia="pt-BR"/>
        </w:rPr>
        <w:t>5</w:t>
      </w:r>
      <w:r w:rsidR="00674E15">
        <w:rPr>
          <w:rFonts w:ascii="Times New Roman" w:eastAsia="Times New Roman" w:hAnsi="Times New Roman" w:cs="Times New Roman"/>
          <w:sz w:val="24"/>
          <w:szCs w:val="24"/>
          <w:lang w:eastAsia="pt-BR"/>
        </w:rPr>
        <w:t xml:space="preserve"> é demostrada a estrutura de um WSDL.</w:t>
      </w:r>
    </w:p>
    <w:p w:rsidR="00674E15" w:rsidRDefault="00D011D5" w:rsidP="007A6DE6">
      <w:pPr>
        <w:spacing w:line="360" w:lineRule="auto"/>
        <w:ind w:firstLine="709"/>
        <w:jc w:val="both"/>
        <w:rPr>
          <w:rFonts w:ascii="Times New Roman" w:eastAsia="Times New Roman" w:hAnsi="Times New Roman" w:cs="Times New Roman"/>
          <w:sz w:val="24"/>
          <w:szCs w:val="24"/>
          <w:lang w:eastAsia="pt-BR"/>
        </w:rPr>
      </w:pPr>
      <w:r w:rsidRPr="00D011D5">
        <w:rPr>
          <w:rFonts w:ascii="Times New Roman" w:eastAsia="Times New Roman" w:hAnsi="Times New Roman" w:cs="Times New Roman"/>
          <w:noProof/>
          <w:sz w:val="24"/>
          <w:szCs w:val="24"/>
          <w:lang w:eastAsia="pt-BR"/>
        </w:rPr>
        <w:drawing>
          <wp:anchor distT="0" distB="0" distL="114300" distR="114300" simplePos="0" relativeHeight="251653120" behindDoc="0" locked="0" layoutInCell="1" allowOverlap="1">
            <wp:simplePos x="0" y="0"/>
            <wp:positionH relativeFrom="column">
              <wp:posOffset>1910715</wp:posOffset>
            </wp:positionH>
            <wp:positionV relativeFrom="paragraph">
              <wp:posOffset>93345</wp:posOffset>
            </wp:positionV>
            <wp:extent cx="2047875" cy="3162300"/>
            <wp:effectExtent l="0" t="0" r="0" b="0"/>
            <wp:wrapSquare wrapText="bothSides"/>
            <wp:docPr id="7" name="Imagem 7" descr="C:\Users\Wesley-pc\Desktop\wsd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wsdl3.jp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47875" cy="3162300"/>
                    </a:xfrm>
                    <a:prstGeom prst="rect">
                      <a:avLst/>
                    </a:prstGeom>
                    <a:noFill/>
                    <a:ln>
                      <a:noFill/>
                    </a:ln>
                  </pic:spPr>
                </pic:pic>
              </a:graphicData>
            </a:graphic>
          </wp:anchor>
        </w:drawing>
      </w: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Pr="00B25A19" w:rsidRDefault="001B0E1D" w:rsidP="007A6DE6">
      <w:pPr>
        <w:spacing w:line="360" w:lineRule="auto"/>
        <w:ind w:firstLine="709"/>
        <w:jc w:val="both"/>
        <w:rPr>
          <w:rFonts w:ascii="Times New Roman" w:eastAsia="Times New Roman" w:hAnsi="Times New Roman" w:cs="Times New Roman"/>
          <w:szCs w:val="24"/>
          <w:lang w:eastAsia="pt-BR"/>
        </w:rPr>
      </w:pPr>
      <w:r w:rsidRPr="001B0E1D">
        <w:rPr>
          <w:noProof/>
        </w:rPr>
        <w:pict>
          <v:shape id="_x0000_s1031" type="#_x0000_t202" style="position:absolute;left:0;text-align:left;margin-left:121.95pt;margin-top:15.25pt;width:213pt;height:35.3pt;z-index:251665920" stroked="f">
            <v:textbox style="mso-next-textbox:#_x0000_s1031;mso-fit-shape-to-text:t" inset="0,0,0,0">
              <w:txbxContent>
                <w:p w:rsidR="008759E6" w:rsidRDefault="008759E6" w:rsidP="00B25A19">
                  <w:pPr>
                    <w:pStyle w:val="Legenda"/>
                    <w:rPr>
                      <w:rFonts w:ascii="Times New Roman" w:eastAsia="Times New Roman" w:hAnsi="Times New Roman" w:cs="Times New Roman"/>
                      <w:b w:val="0"/>
                      <w:bCs w:val="0"/>
                      <w:color w:val="auto"/>
                      <w:sz w:val="22"/>
                      <w:szCs w:val="24"/>
                      <w:lang w:eastAsia="pt-BR"/>
                    </w:rPr>
                  </w:pPr>
                </w:p>
                <w:p w:rsidR="008759E6" w:rsidRPr="00B25A19" w:rsidRDefault="008759E6" w:rsidP="00770B60">
                  <w:pPr>
                    <w:pStyle w:val="Legenda"/>
                    <w:jc w:val="center"/>
                    <w:rPr>
                      <w:rFonts w:ascii="Times New Roman" w:eastAsia="Times New Roman" w:hAnsi="Times New Roman" w:cs="Times New Roman"/>
                      <w:b w:val="0"/>
                      <w:bCs w:val="0"/>
                      <w:color w:val="auto"/>
                      <w:sz w:val="22"/>
                      <w:szCs w:val="24"/>
                      <w:lang w:eastAsia="pt-BR"/>
                    </w:rPr>
                  </w:pPr>
                  <w:bookmarkStart w:id="96" w:name="_Toc404667046"/>
                  <w:r w:rsidRPr="00B25A19">
                    <w:rPr>
                      <w:rFonts w:ascii="Times New Roman" w:eastAsia="Times New Roman" w:hAnsi="Times New Roman" w:cs="Times New Roman"/>
                      <w:b w:val="0"/>
                      <w:bCs w:val="0"/>
                      <w:color w:val="auto"/>
                      <w:sz w:val="22"/>
                      <w:szCs w:val="24"/>
                      <w:lang w:eastAsia="pt-BR"/>
                    </w:rPr>
                    <w:t xml:space="preserve">Figura </w:t>
                  </w:r>
                  <w:r w:rsidR="001B0E1D" w:rsidRPr="00B25A19">
                    <w:rPr>
                      <w:rFonts w:ascii="Times New Roman" w:eastAsia="Times New Roman" w:hAnsi="Times New Roman" w:cs="Times New Roman"/>
                      <w:b w:val="0"/>
                      <w:bCs w:val="0"/>
                      <w:color w:val="auto"/>
                      <w:sz w:val="22"/>
                      <w:szCs w:val="24"/>
                      <w:lang w:eastAsia="pt-BR"/>
                    </w:rPr>
                    <w:fldChar w:fldCharType="begin"/>
                  </w:r>
                  <w:r w:rsidRPr="00B25A19">
                    <w:rPr>
                      <w:rFonts w:ascii="Times New Roman" w:eastAsia="Times New Roman" w:hAnsi="Times New Roman" w:cs="Times New Roman"/>
                      <w:b w:val="0"/>
                      <w:bCs w:val="0"/>
                      <w:color w:val="auto"/>
                      <w:sz w:val="22"/>
                      <w:szCs w:val="24"/>
                      <w:lang w:eastAsia="pt-BR"/>
                    </w:rPr>
                    <w:instrText xml:space="preserve"> SEQ Figura \* ARABIC </w:instrText>
                  </w:r>
                  <w:r w:rsidR="001B0E1D" w:rsidRPr="00B25A19">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6</w:t>
                  </w:r>
                  <w:r w:rsidR="001B0E1D" w:rsidRPr="00B25A19">
                    <w:rPr>
                      <w:rFonts w:ascii="Times New Roman" w:eastAsia="Times New Roman" w:hAnsi="Times New Roman" w:cs="Times New Roman"/>
                      <w:b w:val="0"/>
                      <w:bCs w:val="0"/>
                      <w:color w:val="auto"/>
                      <w:sz w:val="22"/>
                      <w:szCs w:val="24"/>
                      <w:lang w:eastAsia="pt-BR"/>
                    </w:rPr>
                    <w:fldChar w:fldCharType="end"/>
                  </w:r>
                  <w:r w:rsidRPr="00B25A19">
                    <w:rPr>
                      <w:rFonts w:ascii="Times New Roman" w:eastAsia="Times New Roman" w:hAnsi="Times New Roman" w:cs="Times New Roman"/>
                      <w:b w:val="0"/>
                      <w:bCs w:val="0"/>
                      <w:color w:val="auto"/>
                      <w:sz w:val="22"/>
                      <w:szCs w:val="24"/>
                      <w:lang w:eastAsia="pt-BR"/>
                    </w:rPr>
                    <w:t>. Estrutura de um WSDL (ERL, 2011).</w:t>
                  </w:r>
                  <w:bookmarkEnd w:id="96"/>
                </w:p>
              </w:txbxContent>
            </v:textbox>
            <w10:wrap type="square"/>
          </v:shape>
        </w:pict>
      </w:r>
    </w:p>
    <w:p w:rsidR="00B25A19" w:rsidRDefault="00B25A19" w:rsidP="00D011D5">
      <w:pPr>
        <w:spacing w:after="0"/>
        <w:ind w:firstLine="709"/>
        <w:jc w:val="center"/>
        <w:rPr>
          <w:rFonts w:ascii="Times New Roman" w:eastAsia="Times New Roman" w:hAnsi="Times New Roman" w:cs="Times New Roman"/>
          <w:szCs w:val="24"/>
          <w:lang w:eastAsia="pt-BR"/>
        </w:rPr>
      </w:pPr>
    </w:p>
    <w:p w:rsidR="007219AC" w:rsidRPr="007219AC" w:rsidRDefault="007219AC" w:rsidP="007219AC">
      <w:pPr>
        <w:pStyle w:val="PargrafodaLista"/>
        <w:spacing w:after="0" w:line="360" w:lineRule="auto"/>
        <w:ind w:left="1429"/>
        <w:jc w:val="both"/>
        <w:rPr>
          <w:rFonts w:ascii="Times New Roman" w:eastAsia="Times New Roman" w:hAnsi="Times New Roman" w:cs="Times New Roman"/>
          <w:sz w:val="24"/>
          <w:szCs w:val="24"/>
          <w:lang w:eastAsia="pt-BR"/>
        </w:rPr>
      </w:pPr>
    </w:p>
    <w:p w:rsidR="001E3910" w:rsidRPr="00E56C9A" w:rsidRDefault="00E56C9A"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sidRPr="00E56C9A">
        <w:rPr>
          <w:rFonts w:ascii="Times New Roman" w:eastAsia="Times New Roman" w:hAnsi="Times New Roman" w:cs="Times New Roman"/>
          <w:i/>
          <w:sz w:val="24"/>
          <w:szCs w:val="24"/>
          <w:lang w:eastAsia="pt-BR"/>
        </w:rPr>
        <w:t>Types</w:t>
      </w:r>
      <w:proofErr w:type="spellEnd"/>
      <w:r w:rsidRPr="00E56C9A">
        <w:rPr>
          <w:rFonts w:ascii="Times New Roman" w:eastAsia="Times New Roman" w:hAnsi="Times New Roman" w:cs="Times New Roman"/>
          <w:sz w:val="24"/>
          <w:szCs w:val="24"/>
          <w:lang w:eastAsia="pt-BR"/>
        </w:rPr>
        <w:t xml:space="preserve">: Age como um container para definir os tipos de dados usados dentro da mensagem. Permite usar XML </w:t>
      </w:r>
      <w:proofErr w:type="spellStart"/>
      <w:r w:rsidRPr="00E56C9A">
        <w:rPr>
          <w:rFonts w:ascii="Times New Roman" w:eastAsia="Times New Roman" w:hAnsi="Times New Roman" w:cs="Times New Roman"/>
          <w:i/>
          <w:sz w:val="24"/>
          <w:szCs w:val="24"/>
          <w:lang w:eastAsia="pt-BR"/>
        </w:rPr>
        <w:t>Schema</w:t>
      </w:r>
      <w:proofErr w:type="spellEnd"/>
      <w:r w:rsidRPr="00E56C9A">
        <w:rPr>
          <w:rFonts w:ascii="Times New Roman" w:eastAsia="Times New Roman" w:hAnsi="Times New Roman" w:cs="Times New Roman"/>
          <w:sz w:val="24"/>
          <w:szCs w:val="24"/>
          <w:lang w:eastAsia="pt-BR"/>
        </w:rPr>
        <w:t xml:space="preserve"> para definir as estruturas de dados.</w:t>
      </w:r>
    </w:p>
    <w:p w:rsidR="00E56C9A" w:rsidRDefault="00E56C9A"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sidRPr="00E56C9A">
        <w:rPr>
          <w:rFonts w:ascii="Times New Roman" w:eastAsia="Times New Roman" w:hAnsi="Times New Roman" w:cs="Times New Roman"/>
          <w:i/>
          <w:sz w:val="24"/>
          <w:szCs w:val="24"/>
          <w:lang w:eastAsia="pt-BR"/>
        </w:rPr>
        <w:t>Message</w:t>
      </w:r>
      <w:proofErr w:type="spellEnd"/>
      <w:r w:rsidRPr="00E56C9A">
        <w:rPr>
          <w:rFonts w:ascii="Times New Roman" w:eastAsia="Times New Roman" w:hAnsi="Times New Roman" w:cs="Times New Roman"/>
          <w:sz w:val="24"/>
          <w:szCs w:val="24"/>
          <w:lang w:eastAsia="pt-BR"/>
        </w:rPr>
        <w:t>: permite descrever as mensagens que são trocadas entre o serviço e o consumidor do serviço. Uma mensagem pode possuir várias partes, sendo que cada parte possui um nome e um tipo de dados.</w:t>
      </w:r>
    </w:p>
    <w:p w:rsidR="00B35CC9" w:rsidRDefault="00B35CC9"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Pr>
          <w:rFonts w:ascii="Times New Roman" w:eastAsia="Times New Roman" w:hAnsi="Times New Roman" w:cs="Times New Roman"/>
          <w:i/>
          <w:sz w:val="24"/>
          <w:szCs w:val="24"/>
          <w:lang w:eastAsia="pt-BR"/>
        </w:rPr>
        <w:t>PortType</w:t>
      </w:r>
      <w:proofErr w:type="spellEnd"/>
      <w:r w:rsidRPr="00B35CC9">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define o local em que está hospedado o </w:t>
      </w:r>
      <w:r>
        <w:rPr>
          <w:rFonts w:ascii="Times New Roman" w:eastAsia="Times New Roman" w:hAnsi="Times New Roman" w:cs="Times New Roman"/>
          <w:i/>
          <w:sz w:val="24"/>
          <w:szCs w:val="24"/>
          <w:lang w:eastAsia="pt-BR"/>
        </w:rPr>
        <w:t xml:space="preserve">web </w:t>
      </w:r>
      <w:proofErr w:type="spellStart"/>
      <w:r>
        <w:rPr>
          <w:rFonts w:ascii="Times New Roman" w:eastAsia="Times New Roman" w:hAnsi="Times New Roman" w:cs="Times New Roman"/>
          <w:i/>
          <w:sz w:val="24"/>
          <w:szCs w:val="24"/>
          <w:lang w:eastAsia="pt-BR"/>
        </w:rPr>
        <w:t>service</w:t>
      </w:r>
      <w:proofErr w:type="spellEnd"/>
      <w:r>
        <w:rPr>
          <w:rFonts w:ascii="Times New Roman" w:eastAsia="Times New Roman" w:hAnsi="Times New Roman" w:cs="Times New Roman"/>
          <w:sz w:val="24"/>
          <w:szCs w:val="24"/>
          <w:lang w:eastAsia="pt-BR"/>
        </w:rPr>
        <w:t xml:space="preserve">, identifica o </w:t>
      </w:r>
      <w:proofErr w:type="spellStart"/>
      <w:r>
        <w:rPr>
          <w:rFonts w:ascii="Times New Roman" w:eastAsia="Times New Roman" w:hAnsi="Times New Roman" w:cs="Times New Roman"/>
          <w:sz w:val="24"/>
          <w:szCs w:val="24"/>
          <w:lang w:eastAsia="pt-BR"/>
        </w:rPr>
        <w:t>gurpo</w:t>
      </w:r>
      <w:proofErr w:type="spellEnd"/>
      <w:r>
        <w:rPr>
          <w:rFonts w:ascii="Times New Roman" w:eastAsia="Times New Roman" w:hAnsi="Times New Roman" w:cs="Times New Roman"/>
          <w:sz w:val="24"/>
          <w:szCs w:val="24"/>
          <w:lang w:eastAsia="pt-BR"/>
        </w:rPr>
        <w:t xml:space="preserve"> de ações que podem ser executadas num único ponto de acesso e utiliza o elemento </w:t>
      </w:r>
      <w:proofErr w:type="spellStart"/>
      <w:r>
        <w:rPr>
          <w:rFonts w:ascii="Times New Roman" w:eastAsia="Times New Roman" w:hAnsi="Times New Roman" w:cs="Times New Roman"/>
          <w:i/>
          <w:sz w:val="24"/>
          <w:szCs w:val="24"/>
          <w:lang w:eastAsia="pt-BR"/>
        </w:rPr>
        <w:t>operation</w:t>
      </w:r>
      <w:proofErr w:type="spellEnd"/>
      <w:r>
        <w:rPr>
          <w:rFonts w:ascii="Times New Roman" w:eastAsia="Times New Roman" w:hAnsi="Times New Roman" w:cs="Times New Roman"/>
          <w:i/>
          <w:sz w:val="24"/>
          <w:szCs w:val="24"/>
          <w:lang w:eastAsia="pt-BR"/>
        </w:rPr>
        <w:t xml:space="preserve"> </w:t>
      </w:r>
      <w:r>
        <w:rPr>
          <w:rFonts w:ascii="Times New Roman" w:eastAsia="Times New Roman" w:hAnsi="Times New Roman" w:cs="Times New Roman"/>
          <w:sz w:val="24"/>
          <w:szCs w:val="24"/>
          <w:lang w:eastAsia="pt-BR"/>
        </w:rPr>
        <w:t>para representar uma operação dentro desse ponto de acesso.</w:t>
      </w:r>
    </w:p>
    <w:p w:rsidR="00B35CC9" w:rsidRDefault="00B35CC9"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Pr>
          <w:rFonts w:ascii="Times New Roman" w:eastAsia="Times New Roman" w:hAnsi="Times New Roman" w:cs="Times New Roman"/>
          <w:i/>
          <w:sz w:val="24"/>
          <w:szCs w:val="24"/>
          <w:lang w:eastAsia="pt-BR"/>
        </w:rPr>
        <w:t>Binding</w:t>
      </w:r>
      <w:proofErr w:type="spellEnd"/>
      <w:r w:rsidRPr="00B35CC9">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define o formato da mensagem e o protocolo de comunicação do elemento </w:t>
      </w:r>
      <w:proofErr w:type="spellStart"/>
      <w:r>
        <w:rPr>
          <w:rFonts w:ascii="Times New Roman" w:eastAsia="Times New Roman" w:hAnsi="Times New Roman" w:cs="Times New Roman"/>
          <w:i/>
          <w:sz w:val="24"/>
          <w:szCs w:val="24"/>
          <w:lang w:eastAsia="pt-BR"/>
        </w:rPr>
        <w:t>Types</w:t>
      </w:r>
      <w:proofErr w:type="spellEnd"/>
      <w:r>
        <w:rPr>
          <w:rFonts w:ascii="Times New Roman" w:eastAsia="Times New Roman" w:hAnsi="Times New Roman" w:cs="Times New Roman"/>
          <w:sz w:val="24"/>
          <w:szCs w:val="24"/>
          <w:lang w:eastAsia="pt-BR"/>
        </w:rPr>
        <w:t>.</w:t>
      </w:r>
    </w:p>
    <w:p w:rsidR="00971434" w:rsidRDefault="00971434"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sidRPr="004A4B6D">
        <w:rPr>
          <w:rFonts w:ascii="Times New Roman" w:eastAsia="Times New Roman" w:hAnsi="Times New Roman" w:cs="Times New Roman"/>
          <w:i/>
          <w:sz w:val="24"/>
          <w:szCs w:val="24"/>
          <w:lang w:eastAsia="pt-BR"/>
        </w:rPr>
        <w:t>Service</w:t>
      </w:r>
      <w:proofErr w:type="spellEnd"/>
      <w:r w:rsidR="004A4B6D" w:rsidRPr="004A4B6D">
        <w:rPr>
          <w:rFonts w:ascii="Times New Roman" w:eastAsia="Times New Roman" w:hAnsi="Times New Roman" w:cs="Times New Roman"/>
          <w:i/>
          <w:sz w:val="24"/>
          <w:szCs w:val="24"/>
          <w:lang w:eastAsia="pt-BR"/>
        </w:rPr>
        <w:t xml:space="preserve"> e </w:t>
      </w:r>
      <w:proofErr w:type="spellStart"/>
      <w:r w:rsidR="004A4B6D" w:rsidRPr="004A4B6D">
        <w:rPr>
          <w:rFonts w:ascii="Times New Roman" w:eastAsia="Times New Roman" w:hAnsi="Times New Roman" w:cs="Times New Roman"/>
          <w:i/>
          <w:sz w:val="24"/>
          <w:szCs w:val="24"/>
          <w:lang w:eastAsia="pt-BR"/>
        </w:rPr>
        <w:t>Ports</w:t>
      </w:r>
      <w:proofErr w:type="spellEnd"/>
      <w:r w:rsidRPr="004A4B6D">
        <w:rPr>
          <w:rFonts w:ascii="Times New Roman" w:eastAsia="Times New Roman" w:hAnsi="Times New Roman" w:cs="Times New Roman"/>
          <w:sz w:val="24"/>
          <w:szCs w:val="24"/>
          <w:lang w:eastAsia="pt-BR"/>
        </w:rPr>
        <w:t xml:space="preserve">: Aparece no final do arquivo WSDL e identifica o serviço que </w:t>
      </w:r>
      <w:r w:rsidR="004A4B6D" w:rsidRPr="004A4B6D">
        <w:rPr>
          <w:rFonts w:ascii="Times New Roman" w:eastAsia="Times New Roman" w:hAnsi="Times New Roman" w:cs="Times New Roman"/>
          <w:sz w:val="24"/>
          <w:szCs w:val="24"/>
          <w:lang w:eastAsia="pt-BR"/>
        </w:rPr>
        <w:t>é composto.</w:t>
      </w:r>
    </w:p>
    <w:p w:rsidR="00541998" w:rsidRPr="00107446" w:rsidRDefault="00541998" w:rsidP="00541998">
      <w:pPr>
        <w:spacing w:line="360" w:lineRule="auto"/>
        <w:ind w:firstLine="709"/>
        <w:jc w:val="both"/>
        <w:rPr>
          <w:ins w:id="97" w:author="thatiane" w:date="2014-11-28T14:52:00Z"/>
          <w:rFonts w:ascii="Times New Roman" w:hAnsi="Times New Roman" w:cs="Times New Roman"/>
          <w:sz w:val="24"/>
          <w:szCs w:val="24"/>
        </w:rPr>
      </w:pPr>
      <w:ins w:id="98" w:author="thatiane" w:date="2014-11-28T14:52:00Z">
        <w:r>
          <w:rPr>
            <w:rFonts w:ascii="Times New Roman" w:hAnsi="Times New Roman" w:cs="Times New Roman"/>
            <w:sz w:val="24"/>
            <w:szCs w:val="24"/>
          </w:rPr>
          <w:t>Criar um parágrafo que conclua o assunto dessa seção e introduza o assunto da próxima.</w:t>
        </w:r>
      </w:ins>
    </w:p>
    <w:p w:rsidR="00541998" w:rsidRPr="00541998" w:rsidRDefault="00541998" w:rsidP="00541998">
      <w:pPr>
        <w:spacing w:line="360" w:lineRule="auto"/>
        <w:ind w:left="360"/>
        <w:jc w:val="both"/>
        <w:rPr>
          <w:rFonts w:ascii="Times New Roman" w:eastAsia="Times New Roman" w:hAnsi="Times New Roman" w:cs="Times New Roman"/>
          <w:sz w:val="24"/>
          <w:szCs w:val="24"/>
          <w:lang w:eastAsia="pt-BR"/>
        </w:rPr>
      </w:pPr>
    </w:p>
    <w:p w:rsidR="006913A2" w:rsidRPr="006913A2" w:rsidRDefault="006913A2" w:rsidP="00DB79B7">
      <w:pPr>
        <w:pStyle w:val="Ttulo1"/>
        <w:numPr>
          <w:ilvl w:val="2"/>
          <w:numId w:val="35"/>
        </w:numPr>
        <w:spacing w:before="100" w:beforeAutospacing="1" w:after="100" w:afterAutospacing="1" w:line="360" w:lineRule="auto"/>
        <w:ind w:left="284" w:hanging="284"/>
        <w:rPr>
          <w:rFonts w:ascii="Times New Roman" w:hAnsi="Times New Roman" w:cs="Times New Roman"/>
          <w:b w:val="0"/>
          <w:caps/>
          <w:color w:val="auto"/>
        </w:rPr>
      </w:pPr>
      <w:bookmarkStart w:id="99" w:name="_Toc404667088"/>
      <w:r w:rsidRPr="006913A2">
        <w:rPr>
          <w:rFonts w:ascii="Times New Roman" w:hAnsi="Times New Roman" w:cs="Times New Roman"/>
          <w:b w:val="0"/>
          <w:caps/>
          <w:color w:val="auto"/>
        </w:rPr>
        <w:t>UDDI</w:t>
      </w:r>
      <w:bookmarkEnd w:id="99"/>
    </w:p>
    <w:p w:rsidR="00C776E2" w:rsidRDefault="00C776E2" w:rsidP="00C776E2">
      <w:pPr>
        <w:spacing w:line="360" w:lineRule="auto"/>
        <w:ind w:firstLine="709"/>
        <w:jc w:val="both"/>
        <w:rPr>
          <w:rFonts w:ascii="Times New Roman" w:eastAsia="Times New Roman" w:hAnsi="Times New Roman" w:cs="Times New Roman"/>
          <w:sz w:val="24"/>
          <w:szCs w:val="24"/>
          <w:lang w:eastAsia="pt-BR"/>
        </w:rPr>
      </w:pPr>
      <w:r w:rsidRPr="00C776E2">
        <w:rPr>
          <w:rFonts w:ascii="Times New Roman" w:eastAsia="Times New Roman" w:hAnsi="Times New Roman" w:cs="Times New Roman"/>
          <w:sz w:val="24"/>
          <w:szCs w:val="24"/>
          <w:lang w:eastAsia="pt-BR"/>
        </w:rPr>
        <w:t>Um UDDI contém informações categorizadas</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sobre os serviços e as funcionalidades que eles oferecem, e permite a associação</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desses serviços com suas informações técnicas, geralmente definidas usando</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WSDL. Como dito anteriormente, o arquivo de descrição em WSDL descreve as</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funcionalidades do </w:t>
      </w:r>
      <w:r w:rsidRPr="00C53049">
        <w:rPr>
          <w:rFonts w:ascii="Times New Roman" w:eastAsia="Times New Roman" w:hAnsi="Times New Roman" w:cs="Times New Roman"/>
          <w:i/>
          <w:sz w:val="24"/>
          <w:szCs w:val="24"/>
          <w:lang w:eastAsia="pt-BR"/>
        </w:rPr>
        <w:t xml:space="preserve">web </w:t>
      </w:r>
      <w:proofErr w:type="spellStart"/>
      <w:r w:rsidRPr="00C53049">
        <w:rPr>
          <w:rFonts w:ascii="Times New Roman" w:eastAsia="Times New Roman" w:hAnsi="Times New Roman" w:cs="Times New Roman"/>
          <w:i/>
          <w:sz w:val="24"/>
          <w:szCs w:val="24"/>
          <w:lang w:eastAsia="pt-BR"/>
        </w:rPr>
        <w:t>service</w:t>
      </w:r>
      <w:proofErr w:type="spellEnd"/>
      <w:r w:rsidRPr="00C776E2">
        <w:rPr>
          <w:rFonts w:ascii="Times New Roman" w:eastAsia="Times New Roman" w:hAnsi="Times New Roman" w:cs="Times New Roman"/>
          <w:sz w:val="24"/>
          <w:szCs w:val="24"/>
          <w:lang w:eastAsia="pt-BR"/>
        </w:rPr>
        <w:t xml:space="preserve">, a forma de comunicação e sua </w:t>
      </w:r>
      <w:r w:rsidR="00C53049">
        <w:rPr>
          <w:rFonts w:ascii="Times New Roman" w:eastAsia="Times New Roman" w:hAnsi="Times New Roman" w:cs="Times New Roman"/>
          <w:sz w:val="24"/>
          <w:szCs w:val="24"/>
          <w:lang w:eastAsia="pt-BR"/>
        </w:rPr>
        <w:t>l</w:t>
      </w:r>
      <w:r w:rsidRPr="00C776E2">
        <w:rPr>
          <w:rFonts w:ascii="Times New Roman" w:eastAsia="Times New Roman" w:hAnsi="Times New Roman" w:cs="Times New Roman"/>
          <w:sz w:val="24"/>
          <w:szCs w:val="24"/>
          <w:lang w:eastAsia="pt-BR"/>
        </w:rPr>
        <w:t>ocalização.</w:t>
      </w:r>
      <w:r w:rsidR="00533D92">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A especificação UDDI define uma API </w:t>
      </w:r>
      <w:r w:rsidR="00735A5D">
        <w:rPr>
          <w:rFonts w:ascii="Times New Roman" w:eastAsia="Times New Roman" w:hAnsi="Times New Roman" w:cs="Times New Roman"/>
          <w:sz w:val="24"/>
          <w:szCs w:val="24"/>
          <w:lang w:eastAsia="pt-BR"/>
        </w:rPr>
        <w:t>(</w:t>
      </w:r>
      <w:r w:rsidR="001B0E1D" w:rsidRPr="001B0E1D">
        <w:rPr>
          <w:rFonts w:ascii="Times New Roman" w:eastAsia="Times New Roman" w:hAnsi="Times New Roman" w:cs="Times New Roman"/>
          <w:i/>
          <w:sz w:val="24"/>
          <w:szCs w:val="24"/>
          <w:lang w:eastAsia="pt-BR"/>
          <w:rPrChange w:id="100" w:author="thatiane" w:date="2014-11-28T14:53:00Z">
            <w:rPr>
              <w:rFonts w:ascii="Times New Roman" w:eastAsia="Times New Roman" w:hAnsi="Times New Roman" w:cs="Times New Roman"/>
              <w:sz w:val="24"/>
              <w:szCs w:val="24"/>
              <w:lang w:eastAsia="pt-BR"/>
            </w:rPr>
          </w:rPrChange>
        </w:rPr>
        <w:t>Application Programming Interface</w:t>
      </w:r>
      <w:r w:rsidR="00735A5D">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baseada em mensagens</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SOAP, com uma descrição em WSDL do próprio </w:t>
      </w:r>
      <w:r w:rsidRPr="00735A5D">
        <w:rPr>
          <w:rFonts w:ascii="Times New Roman" w:eastAsia="Times New Roman" w:hAnsi="Times New Roman" w:cs="Times New Roman"/>
          <w:i/>
          <w:sz w:val="24"/>
          <w:szCs w:val="24"/>
          <w:lang w:eastAsia="pt-BR"/>
        </w:rPr>
        <w:t xml:space="preserve">web </w:t>
      </w:r>
      <w:proofErr w:type="spellStart"/>
      <w:r w:rsidRPr="00735A5D">
        <w:rPr>
          <w:rFonts w:ascii="Times New Roman" w:eastAsia="Times New Roman" w:hAnsi="Times New Roman" w:cs="Times New Roman"/>
          <w:i/>
          <w:sz w:val="24"/>
          <w:szCs w:val="24"/>
          <w:lang w:eastAsia="pt-BR"/>
        </w:rPr>
        <w:t>service</w:t>
      </w:r>
      <w:proofErr w:type="spellEnd"/>
      <w:r w:rsidRPr="00C776E2">
        <w:rPr>
          <w:rFonts w:ascii="Times New Roman" w:eastAsia="Times New Roman" w:hAnsi="Times New Roman" w:cs="Times New Roman"/>
          <w:sz w:val="24"/>
          <w:szCs w:val="24"/>
          <w:lang w:eastAsia="pt-BR"/>
        </w:rPr>
        <w:t xml:space="preserve"> do servidor de</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registro. A maioria dos servidores de registro UDDI também provê uma interface</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de navegação por browser.</w:t>
      </w:r>
      <w:r w:rsidR="0031535B">
        <w:rPr>
          <w:rFonts w:ascii="Times New Roman" w:eastAsia="Times New Roman" w:hAnsi="Times New Roman" w:cs="Times New Roman"/>
          <w:sz w:val="24"/>
          <w:szCs w:val="24"/>
          <w:lang w:eastAsia="pt-BR"/>
        </w:rPr>
        <w:t xml:space="preserve"> </w:t>
      </w:r>
      <w:r w:rsidR="00C743E6">
        <w:rPr>
          <w:rFonts w:ascii="Times New Roman" w:eastAsia="Times New Roman" w:hAnsi="Times New Roman" w:cs="Times New Roman"/>
          <w:sz w:val="24"/>
          <w:szCs w:val="24"/>
          <w:lang w:eastAsia="pt-BR"/>
        </w:rPr>
        <w:t xml:space="preserve">De acordo com </w:t>
      </w:r>
      <w:del w:id="101" w:author="thatiane" w:date="2014-11-28T14:53:00Z">
        <w:r w:rsidR="002C4C3B" w:rsidDel="00541998">
          <w:rPr>
            <w:rFonts w:ascii="Times New Roman" w:eastAsia="Times New Roman" w:hAnsi="Times New Roman" w:cs="Times New Roman"/>
            <w:sz w:val="24"/>
            <w:szCs w:val="24"/>
            <w:lang w:eastAsia="pt-BR"/>
          </w:rPr>
          <w:delText>(</w:delText>
        </w:r>
      </w:del>
      <w:proofErr w:type="spellStart"/>
      <w:r w:rsidR="00541998" w:rsidRPr="00C743E6">
        <w:rPr>
          <w:rFonts w:ascii="Times New Roman" w:eastAsia="Times New Roman" w:hAnsi="Times New Roman" w:cs="Times New Roman"/>
          <w:sz w:val="24"/>
          <w:szCs w:val="24"/>
          <w:lang w:eastAsia="pt-BR"/>
        </w:rPr>
        <w:t>Caliendo</w:t>
      </w:r>
      <w:proofErr w:type="spellEnd"/>
      <w:del w:id="102" w:author="thatiane" w:date="2014-11-28T14:53:00Z">
        <w:r w:rsidR="002C4C3B" w:rsidDel="00541998">
          <w:rPr>
            <w:rFonts w:ascii="Times New Roman" w:eastAsia="Times New Roman" w:hAnsi="Times New Roman" w:cs="Times New Roman"/>
            <w:sz w:val="24"/>
            <w:szCs w:val="24"/>
            <w:lang w:eastAsia="pt-BR"/>
          </w:rPr>
          <w:delText xml:space="preserve">, </w:delText>
        </w:r>
      </w:del>
      <w:ins w:id="103" w:author="thatiane" w:date="2014-11-28T14:53:00Z">
        <w:r w:rsidR="00541998">
          <w:rPr>
            <w:rFonts w:ascii="Times New Roman" w:eastAsia="Times New Roman" w:hAnsi="Times New Roman" w:cs="Times New Roman"/>
            <w:sz w:val="24"/>
            <w:szCs w:val="24"/>
            <w:lang w:eastAsia="pt-BR"/>
          </w:rPr>
          <w:t xml:space="preserve"> (</w:t>
        </w:r>
      </w:ins>
      <w:r w:rsidR="00C743E6" w:rsidRPr="00C743E6">
        <w:rPr>
          <w:rFonts w:ascii="Times New Roman" w:eastAsia="Times New Roman" w:hAnsi="Times New Roman" w:cs="Times New Roman"/>
          <w:sz w:val="24"/>
          <w:szCs w:val="24"/>
          <w:lang w:eastAsia="pt-BR"/>
        </w:rPr>
        <w:t>2010),</w:t>
      </w:r>
      <w:r w:rsidR="00C743E6" w:rsidRPr="0031535B">
        <w:rPr>
          <w:rFonts w:ascii="Times New Roman" w:hAnsi="Times New Roman" w:cs="Times New Roman"/>
          <w:sz w:val="24"/>
          <w:szCs w:val="24"/>
        </w:rPr>
        <w:t xml:space="preserve"> </w:t>
      </w:r>
      <w:r w:rsidR="00C743E6">
        <w:rPr>
          <w:rFonts w:ascii="Times New Roman" w:eastAsia="Times New Roman" w:hAnsi="Times New Roman" w:cs="Times New Roman"/>
          <w:sz w:val="24"/>
          <w:szCs w:val="24"/>
          <w:lang w:eastAsia="pt-BR"/>
        </w:rPr>
        <w:t>o</w:t>
      </w:r>
      <w:r w:rsidR="0031535B">
        <w:rPr>
          <w:rFonts w:ascii="Times New Roman" w:eastAsia="Times New Roman" w:hAnsi="Times New Roman" w:cs="Times New Roman"/>
          <w:sz w:val="24"/>
          <w:szCs w:val="24"/>
          <w:lang w:eastAsia="pt-BR"/>
        </w:rPr>
        <w:t xml:space="preserve"> UDDI é</w:t>
      </w:r>
      <w:r w:rsidR="00C743E6">
        <w:rPr>
          <w:rFonts w:ascii="Times New Roman" w:eastAsia="Times New Roman" w:hAnsi="Times New Roman" w:cs="Times New Roman"/>
          <w:sz w:val="24"/>
          <w:szCs w:val="24"/>
          <w:lang w:eastAsia="pt-BR"/>
        </w:rPr>
        <w:t xml:space="preserve"> similar a um motor de busca</w:t>
      </w:r>
      <w:r w:rsidR="0031535B">
        <w:rPr>
          <w:rFonts w:ascii="Times New Roman" w:eastAsia="Times New Roman" w:hAnsi="Times New Roman" w:cs="Times New Roman"/>
          <w:sz w:val="24"/>
          <w:szCs w:val="24"/>
          <w:lang w:eastAsia="pt-BR"/>
        </w:rPr>
        <w:t xml:space="preserve"> </w:t>
      </w:r>
      <w:r w:rsidR="00C743E6">
        <w:rPr>
          <w:rFonts w:ascii="Times New Roman" w:eastAsia="Times New Roman" w:hAnsi="Times New Roman" w:cs="Times New Roman"/>
          <w:sz w:val="24"/>
          <w:szCs w:val="24"/>
          <w:lang w:eastAsia="pt-BR"/>
        </w:rPr>
        <w:t>(como o Google)</w:t>
      </w:r>
      <w:r w:rsidR="00CD16D6">
        <w:rPr>
          <w:rFonts w:ascii="Times New Roman" w:eastAsia="Times New Roman" w:hAnsi="Times New Roman" w:cs="Times New Roman"/>
          <w:sz w:val="24"/>
          <w:szCs w:val="24"/>
          <w:lang w:eastAsia="pt-BR"/>
        </w:rPr>
        <w:t>, t</w:t>
      </w:r>
      <w:r w:rsidR="002C4C3B" w:rsidRPr="002C4C3B">
        <w:rPr>
          <w:rFonts w:ascii="Times New Roman" w:eastAsia="Times New Roman" w:hAnsi="Times New Roman" w:cs="Times New Roman"/>
          <w:sz w:val="24"/>
          <w:szCs w:val="24"/>
          <w:lang w:eastAsia="pt-BR"/>
        </w:rPr>
        <w:t>em como objetivo ser um mediador do serviço, permitindo que os clientes requisitantes encontrem um fornecedor</w:t>
      </w:r>
      <w:r w:rsidR="00533D92">
        <w:rPr>
          <w:rFonts w:ascii="Times New Roman" w:eastAsia="Times New Roman" w:hAnsi="Times New Roman" w:cs="Times New Roman"/>
          <w:sz w:val="24"/>
          <w:szCs w:val="24"/>
          <w:lang w:eastAsia="pt-BR"/>
        </w:rPr>
        <w:t xml:space="preserve"> que melhor atenda suas necessidades.</w:t>
      </w:r>
    </w:p>
    <w:p w:rsidR="00ED4874" w:rsidRDefault="00ED4874" w:rsidP="00ED4874">
      <w:pPr>
        <w:spacing w:line="360" w:lineRule="auto"/>
        <w:ind w:firstLine="709"/>
        <w:jc w:val="both"/>
        <w:rPr>
          <w:ins w:id="104" w:author="thatiane" w:date="2014-11-28T14:53:00Z"/>
          <w:rFonts w:ascii="Times New Roman" w:eastAsia="Times New Roman" w:hAnsi="Times New Roman" w:cs="Times New Roman"/>
          <w:sz w:val="24"/>
          <w:szCs w:val="24"/>
          <w:lang w:eastAsia="pt-BR"/>
        </w:rPr>
      </w:pPr>
      <w:r w:rsidRPr="00ED4874">
        <w:rPr>
          <w:rFonts w:ascii="Times New Roman" w:eastAsia="Times New Roman" w:hAnsi="Times New Roman" w:cs="Times New Roman"/>
          <w:sz w:val="24"/>
          <w:szCs w:val="24"/>
          <w:lang w:eastAsia="pt-BR"/>
        </w:rPr>
        <w:t>Desta forma, o UDDI é uma interface web, que determina serviços concedendo a</w:t>
      </w:r>
      <w:r>
        <w:rPr>
          <w:rFonts w:ascii="Times New Roman" w:eastAsia="Times New Roman" w:hAnsi="Times New Roman" w:cs="Times New Roman"/>
          <w:sz w:val="24"/>
          <w:szCs w:val="24"/>
          <w:lang w:eastAsia="pt-BR"/>
        </w:rPr>
        <w:t xml:space="preserve"> </w:t>
      </w:r>
      <w:r w:rsidRPr="00ED4874">
        <w:rPr>
          <w:rFonts w:ascii="Times New Roman" w:eastAsia="Times New Roman" w:hAnsi="Times New Roman" w:cs="Times New Roman"/>
          <w:sz w:val="24"/>
          <w:szCs w:val="24"/>
          <w:lang w:eastAsia="pt-BR"/>
        </w:rPr>
        <w:t>descrição e descoberta de negócios, sendo disponibilizado o acesso e o</w:t>
      </w:r>
      <w:r>
        <w:rPr>
          <w:rFonts w:ascii="Times New Roman" w:eastAsia="Times New Roman" w:hAnsi="Times New Roman" w:cs="Times New Roman"/>
          <w:sz w:val="24"/>
          <w:szCs w:val="24"/>
          <w:lang w:eastAsia="pt-BR"/>
        </w:rPr>
        <w:t xml:space="preserve"> </w:t>
      </w:r>
      <w:r w:rsidRPr="00ED4874">
        <w:rPr>
          <w:rFonts w:ascii="Times New Roman" w:eastAsia="Times New Roman" w:hAnsi="Times New Roman" w:cs="Times New Roman"/>
          <w:sz w:val="24"/>
          <w:szCs w:val="24"/>
          <w:lang w:eastAsia="pt-BR"/>
        </w:rPr>
        <w:t>gerenciamento destes serviços.</w:t>
      </w:r>
    </w:p>
    <w:p w:rsidR="00541998" w:rsidRPr="00107446" w:rsidRDefault="00541998" w:rsidP="00541998">
      <w:pPr>
        <w:spacing w:line="360" w:lineRule="auto"/>
        <w:ind w:firstLine="709"/>
        <w:jc w:val="both"/>
        <w:rPr>
          <w:ins w:id="105" w:author="thatiane" w:date="2014-11-28T14:53:00Z"/>
          <w:rFonts w:ascii="Times New Roman" w:hAnsi="Times New Roman" w:cs="Times New Roman"/>
          <w:sz w:val="24"/>
          <w:szCs w:val="24"/>
        </w:rPr>
      </w:pPr>
      <w:ins w:id="106" w:author="thatiane" w:date="2014-11-28T14:53:00Z">
        <w:r>
          <w:rPr>
            <w:rFonts w:ascii="Times New Roman" w:hAnsi="Times New Roman" w:cs="Times New Roman"/>
            <w:sz w:val="24"/>
            <w:szCs w:val="24"/>
          </w:rPr>
          <w:t>Criar um parágrafo que conclua o assunto dessa seção e introduza o assunto da próxima.</w:t>
        </w:r>
      </w:ins>
    </w:p>
    <w:p w:rsidR="00541998" w:rsidRDefault="00541998" w:rsidP="00ED4874">
      <w:pPr>
        <w:spacing w:line="360" w:lineRule="auto"/>
        <w:ind w:firstLine="709"/>
        <w:jc w:val="both"/>
        <w:rPr>
          <w:rFonts w:ascii="Times New Roman" w:eastAsia="Times New Roman" w:hAnsi="Times New Roman" w:cs="Times New Roman"/>
          <w:sz w:val="24"/>
          <w:szCs w:val="24"/>
          <w:lang w:eastAsia="pt-BR"/>
        </w:rPr>
      </w:pPr>
    </w:p>
    <w:p w:rsidR="00BB65B7" w:rsidRDefault="00FE476C" w:rsidP="00DB79B7">
      <w:pPr>
        <w:pStyle w:val="Ttulo1"/>
        <w:numPr>
          <w:ilvl w:val="1"/>
          <w:numId w:val="35"/>
        </w:numPr>
        <w:spacing w:before="100" w:beforeAutospacing="1" w:after="100" w:afterAutospacing="1" w:line="360" w:lineRule="auto"/>
        <w:ind w:left="284" w:hanging="284"/>
        <w:rPr>
          <w:rFonts w:ascii="Times New Roman" w:hAnsi="Times New Roman" w:cs="Times New Roman"/>
          <w:b w:val="0"/>
          <w:caps/>
          <w:color w:val="auto"/>
        </w:rPr>
      </w:pPr>
      <w:bookmarkStart w:id="107" w:name="_Toc404667089"/>
      <w:r>
        <w:rPr>
          <w:rFonts w:ascii="Times New Roman" w:hAnsi="Times New Roman" w:cs="Times New Roman"/>
          <w:b w:val="0"/>
          <w:color w:val="auto"/>
        </w:rPr>
        <w:t>TERCEIRIZAÇÃO DE SERVIÇOS NO TOCANTINS</w:t>
      </w:r>
      <w:bookmarkEnd w:id="107"/>
    </w:p>
    <w:p w:rsidR="00541998" w:rsidRDefault="00541998" w:rsidP="00735A5D">
      <w:pPr>
        <w:spacing w:line="360" w:lineRule="auto"/>
        <w:ind w:firstLine="709"/>
        <w:jc w:val="both"/>
        <w:rPr>
          <w:ins w:id="108" w:author="thatiane" w:date="2014-11-28T14:53:00Z"/>
          <w:rFonts w:ascii="Times New Roman" w:eastAsia="Times New Roman" w:hAnsi="Times New Roman" w:cs="Times New Roman"/>
          <w:sz w:val="24"/>
          <w:szCs w:val="24"/>
          <w:lang w:eastAsia="pt-BR"/>
        </w:rPr>
      </w:pPr>
    </w:p>
    <w:p w:rsidR="00BB65B7" w:rsidRDefault="00BB65B7" w:rsidP="00735A5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Processo de i</w:t>
      </w:r>
      <w:r w:rsidRPr="00BB65B7">
        <w:rPr>
          <w:rFonts w:ascii="Times New Roman" w:eastAsia="Times New Roman" w:hAnsi="Times New Roman" w:cs="Times New Roman"/>
          <w:sz w:val="24"/>
          <w:szCs w:val="24"/>
          <w:lang w:eastAsia="pt-BR"/>
        </w:rPr>
        <w:t xml:space="preserve">nformalidade </w:t>
      </w:r>
      <w:r w:rsidR="00735A5D">
        <w:rPr>
          <w:rFonts w:ascii="Times New Roman" w:eastAsia="Times New Roman" w:hAnsi="Times New Roman" w:cs="Times New Roman"/>
          <w:sz w:val="24"/>
          <w:szCs w:val="24"/>
          <w:lang w:eastAsia="pt-BR"/>
        </w:rPr>
        <w:t xml:space="preserve">dos trabalhadores por conta própria </w:t>
      </w:r>
      <w:r w:rsidRPr="00BB65B7">
        <w:rPr>
          <w:rFonts w:ascii="Times New Roman" w:eastAsia="Times New Roman" w:hAnsi="Times New Roman" w:cs="Times New Roman"/>
          <w:sz w:val="24"/>
          <w:szCs w:val="24"/>
          <w:lang w:eastAsia="pt-BR"/>
        </w:rPr>
        <w:t>pode ser representado como microempresários, desejamos apontar que eles estão criando uma</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ocupação no mercado de bens, principalmente na prestação de serviços, com o</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 xml:space="preserve">objetivo de se </w:t>
      </w:r>
      <w:proofErr w:type="spellStart"/>
      <w:r w:rsidRPr="00BB65B7">
        <w:rPr>
          <w:rFonts w:ascii="Times New Roman" w:eastAsia="Times New Roman" w:hAnsi="Times New Roman" w:cs="Times New Roman"/>
          <w:sz w:val="24"/>
          <w:szCs w:val="24"/>
          <w:lang w:eastAsia="pt-BR"/>
        </w:rPr>
        <w:t>auto-empregar</w:t>
      </w:r>
      <w:proofErr w:type="spellEnd"/>
      <w:r w:rsidRPr="00BB65B7">
        <w:rPr>
          <w:rFonts w:ascii="Times New Roman" w:eastAsia="Times New Roman" w:hAnsi="Times New Roman" w:cs="Times New Roman"/>
          <w:sz w:val="24"/>
          <w:szCs w:val="24"/>
          <w:lang w:eastAsia="pt-BR"/>
        </w:rPr>
        <w:t>. O que caracteriza esse grupo, especialmente aqueles</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que operam com baixo nível de produtividade com relação às empresas</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capitalistas, é que compreende indivíduos com pouco nível de capital físico ou</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 xml:space="preserve">humano, que são simultaneamente patrões e empregados de si mesmos. </w:t>
      </w:r>
    </w:p>
    <w:p w:rsidR="003C582F" w:rsidRPr="00576E71" w:rsidRDefault="003E61F9" w:rsidP="00735A5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anchor distT="0" distB="0" distL="114300" distR="114300" simplePos="0" relativeHeight="251658240" behindDoc="0" locked="0" layoutInCell="1" allowOverlap="1">
            <wp:simplePos x="0" y="0"/>
            <wp:positionH relativeFrom="column">
              <wp:posOffset>624840</wp:posOffset>
            </wp:positionH>
            <wp:positionV relativeFrom="paragraph">
              <wp:posOffset>30480</wp:posOffset>
            </wp:positionV>
            <wp:extent cx="4076700" cy="2676525"/>
            <wp:effectExtent l="19050" t="19050" r="0" b="9525"/>
            <wp:wrapSquare wrapText="bothSides"/>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4076700" cy="2676525"/>
                    </a:xfrm>
                    <a:prstGeom prst="rect">
                      <a:avLst/>
                    </a:prstGeom>
                    <a:noFill/>
                    <a:ln w="9525">
                      <a:solidFill>
                        <a:schemeClr val="tx1"/>
                      </a:solidFill>
                      <a:miter lim="800000"/>
                      <a:headEnd/>
                      <a:tailEnd/>
                    </a:ln>
                  </pic:spPr>
                </pic:pic>
              </a:graphicData>
            </a:graphic>
          </wp:anchor>
        </w:drawing>
      </w: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Default="00AE0676" w:rsidP="003C582F">
      <w:pPr>
        <w:spacing w:line="360" w:lineRule="auto"/>
        <w:ind w:firstLine="709"/>
        <w:jc w:val="both"/>
        <w:rPr>
          <w:rFonts w:ascii="Times New Roman" w:eastAsia="Times New Roman" w:hAnsi="Times New Roman" w:cs="Times New Roman"/>
          <w:sz w:val="24"/>
          <w:szCs w:val="24"/>
          <w:lang w:eastAsia="pt-BR"/>
        </w:rPr>
      </w:pPr>
    </w:p>
    <w:p w:rsidR="000B5129" w:rsidRDefault="001B0E1D" w:rsidP="003C582F">
      <w:pPr>
        <w:spacing w:line="360" w:lineRule="auto"/>
        <w:ind w:firstLine="709"/>
        <w:jc w:val="both"/>
        <w:rPr>
          <w:rFonts w:ascii="Times New Roman" w:eastAsia="Times New Roman" w:hAnsi="Times New Roman" w:cs="Times New Roman"/>
          <w:sz w:val="24"/>
          <w:szCs w:val="24"/>
          <w:lang w:eastAsia="pt-BR"/>
        </w:rPr>
      </w:pPr>
      <w:r w:rsidRPr="001B0E1D">
        <w:rPr>
          <w:noProof/>
        </w:rPr>
        <w:pict>
          <v:shape id="_x0000_s1048" type="#_x0000_t202" style="position:absolute;left:0;text-align:left;margin-left:49.2pt;margin-top:24.5pt;width:321pt;height:22.65pt;z-index:251671040" stroked="f">
            <v:textbox style="mso-fit-shape-to-text:t" inset="0,0,0,0">
              <w:txbxContent>
                <w:p w:rsidR="008759E6" w:rsidRPr="00E067D1" w:rsidRDefault="008759E6" w:rsidP="00E067D1">
                  <w:pPr>
                    <w:pStyle w:val="Legenda"/>
                    <w:jc w:val="center"/>
                    <w:rPr>
                      <w:rFonts w:ascii="Times New Roman" w:eastAsia="Times New Roman" w:hAnsi="Times New Roman" w:cs="Times New Roman"/>
                      <w:b w:val="0"/>
                      <w:bCs w:val="0"/>
                      <w:color w:val="auto"/>
                      <w:sz w:val="22"/>
                      <w:szCs w:val="24"/>
                      <w:lang w:eastAsia="pt-BR"/>
                    </w:rPr>
                  </w:pPr>
                  <w:bookmarkStart w:id="109" w:name="_Toc404667047"/>
                  <w:r w:rsidRPr="00E067D1">
                    <w:rPr>
                      <w:rFonts w:ascii="Times New Roman" w:eastAsia="Times New Roman" w:hAnsi="Times New Roman" w:cs="Times New Roman"/>
                      <w:b w:val="0"/>
                      <w:bCs w:val="0"/>
                      <w:color w:val="auto"/>
                      <w:sz w:val="22"/>
                      <w:szCs w:val="24"/>
                      <w:lang w:eastAsia="pt-BR"/>
                    </w:rPr>
                    <w:t xml:space="preserve">Figura </w:t>
                  </w:r>
                  <w:r w:rsidR="001B0E1D"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001B0E1D" w:rsidRPr="00E067D1">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7</w:t>
                  </w:r>
                  <w:r w:rsidR="001B0E1D"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Utilização de Serviços Terceirizados (FIETO</w:t>
                  </w:r>
                  <w:ins w:id="110" w:author="thatiane" w:date="2014-11-28T14:54:00Z">
                    <w:r w:rsidR="00541998">
                      <w:rPr>
                        <w:rFonts w:ascii="Times New Roman" w:eastAsia="Times New Roman" w:hAnsi="Times New Roman" w:cs="Times New Roman"/>
                        <w:b w:val="0"/>
                        <w:bCs w:val="0"/>
                        <w:color w:val="auto"/>
                        <w:sz w:val="22"/>
                        <w:szCs w:val="24"/>
                        <w:lang w:eastAsia="pt-BR"/>
                      </w:rPr>
                      <w:t>, ano</w:t>
                    </w:r>
                  </w:ins>
                  <w:r w:rsidRPr="00E067D1">
                    <w:rPr>
                      <w:rFonts w:ascii="Times New Roman" w:eastAsia="Times New Roman" w:hAnsi="Times New Roman" w:cs="Times New Roman"/>
                      <w:b w:val="0"/>
                      <w:bCs w:val="0"/>
                      <w:color w:val="auto"/>
                      <w:sz w:val="22"/>
                      <w:szCs w:val="24"/>
                      <w:lang w:eastAsia="pt-BR"/>
                    </w:rPr>
                    <w:t>).</w:t>
                  </w:r>
                  <w:bookmarkEnd w:id="109"/>
                </w:p>
              </w:txbxContent>
            </v:textbox>
            <w10:wrap type="square"/>
          </v:shape>
        </w:pict>
      </w:r>
    </w:p>
    <w:p w:rsidR="0055290C" w:rsidRDefault="0055290C" w:rsidP="009A0FB1">
      <w:pPr>
        <w:spacing w:line="360" w:lineRule="auto"/>
        <w:ind w:firstLine="709"/>
        <w:jc w:val="both"/>
        <w:rPr>
          <w:rFonts w:ascii="Times New Roman" w:eastAsia="Times New Roman" w:hAnsi="Times New Roman" w:cs="Times New Roman"/>
          <w:sz w:val="24"/>
          <w:szCs w:val="24"/>
          <w:lang w:eastAsia="pt-BR"/>
        </w:rPr>
      </w:pPr>
    </w:p>
    <w:p w:rsidR="009A0FB1" w:rsidRDefault="000B5129" w:rsidP="009A0FB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a Figura </w:t>
      </w:r>
      <w:r w:rsidR="0055290C">
        <w:rPr>
          <w:rFonts w:ascii="Times New Roman" w:eastAsia="Times New Roman" w:hAnsi="Times New Roman" w:cs="Times New Roman"/>
          <w:b/>
          <w:sz w:val="24"/>
          <w:szCs w:val="24"/>
          <w:lang w:eastAsia="pt-BR"/>
        </w:rPr>
        <w:t>7</w:t>
      </w:r>
      <w:r w:rsidRPr="00E067D1">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é apresentando o resultado de</w:t>
      </w:r>
      <w:r w:rsidR="00837F04">
        <w:rPr>
          <w:rFonts w:ascii="Times New Roman" w:eastAsia="Times New Roman" w:hAnsi="Times New Roman" w:cs="Times New Roman"/>
          <w:sz w:val="24"/>
          <w:szCs w:val="24"/>
          <w:lang w:eastAsia="pt-BR"/>
        </w:rPr>
        <w:t xml:space="preserve"> uma pesquisa elabora pela </w:t>
      </w:r>
      <w:r w:rsidR="00837F04" w:rsidRPr="00374A85">
        <w:rPr>
          <w:rFonts w:ascii="Times New Roman" w:eastAsia="Times New Roman" w:hAnsi="Times New Roman" w:cs="Times New Roman"/>
          <w:sz w:val="24"/>
          <w:szCs w:val="24"/>
          <w:lang w:eastAsia="pt-BR"/>
        </w:rPr>
        <w:t>Federação das Indústrias do Estado do Tocantins</w:t>
      </w:r>
      <w:r>
        <w:rPr>
          <w:rFonts w:ascii="Times New Roman" w:eastAsia="Times New Roman" w:hAnsi="Times New Roman" w:cs="Times New Roman"/>
          <w:sz w:val="24"/>
          <w:szCs w:val="24"/>
          <w:lang w:eastAsia="pt-BR"/>
        </w:rPr>
        <w:t xml:space="preserve"> (</w:t>
      </w:r>
      <w:r w:rsidR="00837F04">
        <w:rPr>
          <w:rFonts w:ascii="Times New Roman" w:eastAsia="Times New Roman" w:hAnsi="Times New Roman" w:cs="Times New Roman"/>
          <w:sz w:val="24"/>
          <w:szCs w:val="24"/>
          <w:lang w:eastAsia="pt-BR"/>
        </w:rPr>
        <w:t>FIETO</w:t>
      </w:r>
      <w:r>
        <w:rPr>
          <w:rFonts w:ascii="Times New Roman" w:eastAsia="Times New Roman" w:hAnsi="Times New Roman" w:cs="Times New Roman"/>
          <w:sz w:val="24"/>
          <w:szCs w:val="24"/>
          <w:lang w:eastAsia="pt-BR"/>
        </w:rPr>
        <w:t>)</w:t>
      </w:r>
      <w:r w:rsidR="00837F04">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onde </w:t>
      </w:r>
      <w:r w:rsidR="00837F04">
        <w:rPr>
          <w:rFonts w:ascii="Times New Roman" w:eastAsia="Times New Roman" w:hAnsi="Times New Roman" w:cs="Times New Roman"/>
          <w:sz w:val="24"/>
          <w:szCs w:val="24"/>
          <w:lang w:eastAsia="pt-BR"/>
        </w:rPr>
        <w:t>n</w:t>
      </w:r>
      <w:r w:rsidR="00837F04" w:rsidRPr="00837F04">
        <w:rPr>
          <w:rFonts w:ascii="Times New Roman" w:eastAsia="Times New Roman" w:hAnsi="Times New Roman" w:cs="Times New Roman"/>
          <w:sz w:val="24"/>
          <w:szCs w:val="24"/>
          <w:lang w:eastAsia="pt-BR"/>
        </w:rPr>
        <w:t>a ind</w:t>
      </w:r>
      <w:r w:rsidR="00837F04" w:rsidRPr="00837F04">
        <w:rPr>
          <w:rFonts w:ascii="Times New Roman" w:eastAsia="Times New Roman" w:hAnsi="Times New Roman" w:cs="Times New Roman" w:hint="eastAsia"/>
          <w:sz w:val="24"/>
          <w:szCs w:val="24"/>
          <w:lang w:eastAsia="pt-BR"/>
        </w:rPr>
        <w:t>ú</w:t>
      </w:r>
      <w:r w:rsidR="00837F04" w:rsidRPr="00837F04">
        <w:rPr>
          <w:rFonts w:ascii="Times New Roman" w:eastAsia="Times New Roman" w:hAnsi="Times New Roman" w:cs="Times New Roman"/>
          <w:sz w:val="24"/>
          <w:szCs w:val="24"/>
          <w:lang w:eastAsia="pt-BR"/>
        </w:rPr>
        <w:t>stria tocantinense observou-se que um grande percentual de empresas industriais (72%) utiliza e/ou utilizou servi</w:t>
      </w:r>
      <w:r w:rsidR="00837F04" w:rsidRPr="00837F04">
        <w:rPr>
          <w:rFonts w:ascii="Times New Roman" w:eastAsia="Times New Roman" w:hAnsi="Times New Roman" w:cs="Times New Roman" w:hint="eastAsia"/>
          <w:sz w:val="24"/>
          <w:szCs w:val="24"/>
          <w:lang w:eastAsia="pt-BR"/>
        </w:rPr>
        <w:t>ç</w:t>
      </w:r>
      <w:r w:rsidR="00837F04" w:rsidRPr="00837F04">
        <w:rPr>
          <w:rFonts w:ascii="Times New Roman" w:eastAsia="Times New Roman" w:hAnsi="Times New Roman" w:cs="Times New Roman"/>
          <w:sz w:val="24"/>
          <w:szCs w:val="24"/>
          <w:lang w:eastAsia="pt-BR"/>
        </w:rPr>
        <w:t>os terceirizados em suas atividades nos</w:t>
      </w:r>
      <w:r w:rsidR="00837F04">
        <w:rPr>
          <w:rFonts w:ascii="Times New Roman" w:eastAsia="Times New Roman" w:hAnsi="Times New Roman" w:cs="Times New Roman"/>
          <w:sz w:val="24"/>
          <w:szCs w:val="24"/>
          <w:lang w:eastAsia="pt-BR"/>
        </w:rPr>
        <w:t xml:space="preserve"> </w:t>
      </w:r>
      <w:r w:rsidR="00837F04" w:rsidRPr="00837F04">
        <w:rPr>
          <w:rFonts w:ascii="Times New Roman" w:eastAsia="Times New Roman" w:hAnsi="Times New Roman" w:cs="Times New Roman" w:hint="eastAsia"/>
          <w:sz w:val="24"/>
          <w:szCs w:val="24"/>
          <w:lang w:eastAsia="pt-BR"/>
        </w:rPr>
        <w:t>ú</w:t>
      </w:r>
      <w:r w:rsidR="00837F04" w:rsidRPr="00837F04">
        <w:rPr>
          <w:rFonts w:ascii="Times New Roman" w:eastAsia="Times New Roman" w:hAnsi="Times New Roman" w:cs="Times New Roman"/>
          <w:sz w:val="24"/>
          <w:szCs w:val="24"/>
          <w:lang w:eastAsia="pt-BR"/>
        </w:rPr>
        <w:t>ltimos tr</w:t>
      </w:r>
      <w:r w:rsidR="00837F04" w:rsidRPr="00837F04">
        <w:rPr>
          <w:rFonts w:ascii="Times New Roman" w:eastAsia="Times New Roman" w:hAnsi="Times New Roman" w:cs="Times New Roman" w:hint="eastAsia"/>
          <w:sz w:val="24"/>
          <w:szCs w:val="24"/>
          <w:lang w:eastAsia="pt-BR"/>
        </w:rPr>
        <w:t>ê</w:t>
      </w:r>
      <w:r w:rsidR="00837F04" w:rsidRPr="00837F04">
        <w:rPr>
          <w:rFonts w:ascii="Times New Roman" w:eastAsia="Times New Roman" w:hAnsi="Times New Roman" w:cs="Times New Roman"/>
          <w:sz w:val="24"/>
          <w:szCs w:val="24"/>
          <w:lang w:eastAsia="pt-BR"/>
        </w:rPr>
        <w:t xml:space="preserve">s anos. </w:t>
      </w:r>
      <w:r w:rsidR="00837F04" w:rsidRPr="00837F04">
        <w:rPr>
          <w:rFonts w:ascii="Times New Roman" w:eastAsia="Times New Roman" w:hAnsi="Times New Roman" w:cs="Times New Roman" w:hint="eastAsia"/>
          <w:sz w:val="24"/>
          <w:szCs w:val="24"/>
          <w:lang w:eastAsia="pt-BR"/>
        </w:rPr>
        <w:t>É</w:t>
      </w:r>
      <w:r w:rsidR="00837F04" w:rsidRPr="00837F04">
        <w:rPr>
          <w:rFonts w:ascii="Times New Roman" w:eastAsia="Times New Roman" w:hAnsi="Times New Roman" w:cs="Times New Roman"/>
          <w:sz w:val="24"/>
          <w:szCs w:val="24"/>
          <w:lang w:eastAsia="pt-BR"/>
        </w:rPr>
        <w:t xml:space="preserve"> importante ressaltar que esse </w:t>
      </w:r>
      <w:r w:rsidR="00837F04" w:rsidRPr="00837F04">
        <w:rPr>
          <w:rFonts w:ascii="Times New Roman" w:eastAsia="Times New Roman" w:hAnsi="Times New Roman" w:cs="Times New Roman" w:hint="eastAsia"/>
          <w:sz w:val="24"/>
          <w:szCs w:val="24"/>
          <w:lang w:eastAsia="pt-BR"/>
        </w:rPr>
        <w:t>é</w:t>
      </w:r>
      <w:r w:rsidR="00837F04" w:rsidRPr="00837F04">
        <w:rPr>
          <w:rFonts w:ascii="Times New Roman" w:eastAsia="Times New Roman" w:hAnsi="Times New Roman" w:cs="Times New Roman"/>
          <w:sz w:val="24"/>
          <w:szCs w:val="24"/>
          <w:lang w:eastAsia="pt-BR"/>
        </w:rPr>
        <w:t xml:space="preserve"> um quadro comum nas empresas indus</w:t>
      </w:r>
      <w:r w:rsidR="00E161A5">
        <w:rPr>
          <w:rFonts w:ascii="Times New Roman" w:eastAsia="Times New Roman" w:hAnsi="Times New Roman" w:cs="Times New Roman"/>
          <w:sz w:val="24"/>
          <w:szCs w:val="24"/>
          <w:lang w:eastAsia="pt-BR"/>
        </w:rPr>
        <w:t>triais brasileiras como um todo</w:t>
      </w:r>
      <w:r>
        <w:rPr>
          <w:rFonts w:ascii="Times New Roman" w:eastAsia="Times New Roman" w:hAnsi="Times New Roman" w:cs="Times New Roman"/>
          <w:sz w:val="24"/>
          <w:szCs w:val="24"/>
          <w:lang w:eastAsia="pt-BR"/>
        </w:rPr>
        <w:t>.</w:t>
      </w:r>
      <w:r w:rsidR="009A0FB1">
        <w:rPr>
          <w:rFonts w:ascii="Times New Roman" w:eastAsia="Times New Roman" w:hAnsi="Times New Roman" w:cs="Times New Roman"/>
          <w:sz w:val="24"/>
          <w:szCs w:val="24"/>
          <w:lang w:eastAsia="pt-BR"/>
        </w:rPr>
        <w:t xml:space="preserve"> </w:t>
      </w:r>
      <w:r w:rsidR="009A0FB1" w:rsidRPr="009A0FB1">
        <w:rPr>
          <w:rFonts w:ascii="Times New Roman" w:eastAsia="Times New Roman" w:hAnsi="Times New Roman" w:cs="Times New Roman"/>
          <w:sz w:val="24"/>
          <w:szCs w:val="24"/>
          <w:lang w:eastAsia="pt-BR"/>
        </w:rPr>
        <w:t xml:space="preserve">Diante disto, tem-se dado de forma crescente à demanda por contratos com </w:t>
      </w:r>
      <w:r w:rsidR="00E161A5">
        <w:rPr>
          <w:rFonts w:ascii="Times New Roman" w:eastAsia="Times New Roman" w:hAnsi="Times New Roman" w:cs="Times New Roman"/>
          <w:sz w:val="24"/>
          <w:szCs w:val="24"/>
          <w:lang w:eastAsia="pt-BR"/>
        </w:rPr>
        <w:t>prestadores de serviços</w:t>
      </w:r>
      <w:r w:rsidR="009A0FB1" w:rsidRPr="009A0FB1">
        <w:rPr>
          <w:rFonts w:ascii="Times New Roman" w:eastAsia="Times New Roman" w:hAnsi="Times New Roman" w:cs="Times New Roman"/>
          <w:sz w:val="24"/>
          <w:szCs w:val="24"/>
          <w:lang w:eastAsia="pt-BR"/>
        </w:rPr>
        <w:t xml:space="preserve"> terceirizad</w:t>
      </w:r>
      <w:r w:rsidR="00E161A5">
        <w:rPr>
          <w:rFonts w:ascii="Times New Roman" w:eastAsia="Times New Roman" w:hAnsi="Times New Roman" w:cs="Times New Roman"/>
          <w:sz w:val="24"/>
          <w:szCs w:val="24"/>
          <w:lang w:eastAsia="pt-BR"/>
        </w:rPr>
        <w:t>o</w:t>
      </w:r>
      <w:r w:rsidR="009A0FB1" w:rsidRPr="009A0FB1">
        <w:rPr>
          <w:rFonts w:ascii="Times New Roman" w:eastAsia="Times New Roman" w:hAnsi="Times New Roman" w:cs="Times New Roman"/>
          <w:sz w:val="24"/>
          <w:szCs w:val="24"/>
          <w:lang w:eastAsia="pt-BR"/>
        </w:rPr>
        <w:t xml:space="preserve">s nos </w:t>
      </w:r>
      <w:r w:rsidR="009A0FB1" w:rsidRPr="009A0FB1">
        <w:rPr>
          <w:rFonts w:ascii="Times New Roman" w:eastAsia="Times New Roman" w:hAnsi="Times New Roman" w:cs="Times New Roman" w:hint="eastAsia"/>
          <w:sz w:val="24"/>
          <w:szCs w:val="24"/>
          <w:lang w:eastAsia="pt-BR"/>
        </w:rPr>
        <w:t>ú</w:t>
      </w:r>
      <w:r w:rsidR="009A0FB1" w:rsidRPr="009A0FB1">
        <w:rPr>
          <w:rFonts w:ascii="Times New Roman" w:eastAsia="Times New Roman" w:hAnsi="Times New Roman" w:cs="Times New Roman"/>
          <w:sz w:val="24"/>
          <w:szCs w:val="24"/>
          <w:lang w:eastAsia="pt-BR"/>
        </w:rPr>
        <w:t xml:space="preserve">ltimos anos, visando </w:t>
      </w:r>
      <w:r w:rsidR="00E161A5" w:rsidRPr="009A0FB1">
        <w:rPr>
          <w:rFonts w:ascii="Times New Roman" w:eastAsia="Times New Roman" w:hAnsi="Times New Roman" w:cs="Times New Roman"/>
          <w:sz w:val="24"/>
          <w:szCs w:val="24"/>
          <w:lang w:eastAsia="pt-BR"/>
        </w:rPr>
        <w:t>à</w:t>
      </w:r>
      <w:r w:rsidR="009A0FB1" w:rsidRPr="009A0FB1">
        <w:rPr>
          <w:rFonts w:ascii="Times New Roman" w:eastAsia="Times New Roman" w:hAnsi="Times New Roman" w:cs="Times New Roman"/>
          <w:sz w:val="24"/>
          <w:szCs w:val="24"/>
          <w:lang w:eastAsia="pt-BR"/>
        </w:rPr>
        <w:t xml:space="preserve"> redu</w:t>
      </w:r>
      <w:r w:rsidR="009A0FB1" w:rsidRPr="009A0FB1">
        <w:rPr>
          <w:rFonts w:ascii="Times New Roman" w:eastAsia="Times New Roman" w:hAnsi="Times New Roman" w:cs="Times New Roman" w:hint="eastAsia"/>
          <w:sz w:val="24"/>
          <w:szCs w:val="24"/>
          <w:lang w:eastAsia="pt-BR"/>
        </w:rPr>
        <w:t>çã</w:t>
      </w:r>
      <w:r w:rsidR="009A0FB1" w:rsidRPr="009A0FB1">
        <w:rPr>
          <w:rFonts w:ascii="Times New Roman" w:eastAsia="Times New Roman" w:hAnsi="Times New Roman" w:cs="Times New Roman"/>
          <w:sz w:val="24"/>
          <w:szCs w:val="24"/>
          <w:lang w:eastAsia="pt-BR"/>
        </w:rPr>
        <w:t>o de custos e/ou melhoria na qualidade do produto</w:t>
      </w:r>
      <w:r w:rsidR="00E161A5">
        <w:rPr>
          <w:rFonts w:ascii="Times New Roman" w:eastAsia="Times New Roman" w:hAnsi="Times New Roman" w:cs="Times New Roman"/>
          <w:sz w:val="24"/>
          <w:szCs w:val="24"/>
          <w:lang w:eastAsia="pt-BR"/>
        </w:rPr>
        <w:t>.</w:t>
      </w:r>
    </w:p>
    <w:p w:rsidR="00502217" w:rsidRDefault="00FE476C" w:rsidP="00FE476C">
      <w:pPr>
        <w:spacing w:line="360" w:lineRule="auto"/>
        <w:ind w:firstLine="709"/>
        <w:jc w:val="both"/>
        <w:rPr>
          <w:rFonts w:ascii="Times New Roman" w:eastAsia="Times New Roman" w:hAnsi="Times New Roman" w:cs="Times New Roman"/>
          <w:sz w:val="24"/>
          <w:szCs w:val="24"/>
          <w:lang w:eastAsia="pt-BR"/>
        </w:rPr>
      </w:pPr>
      <w:r w:rsidRPr="00FE476C">
        <w:rPr>
          <w:rFonts w:ascii="Times New Roman" w:eastAsia="Times New Roman" w:hAnsi="Times New Roman" w:cs="Times New Roman"/>
          <w:sz w:val="24"/>
          <w:szCs w:val="24"/>
          <w:lang w:eastAsia="pt-BR"/>
        </w:rPr>
        <w:t>Em se tratando da regi</w:t>
      </w:r>
      <w:r w:rsidRPr="00FE476C">
        <w:rPr>
          <w:rFonts w:ascii="Times New Roman" w:eastAsia="Times New Roman" w:hAnsi="Times New Roman" w:cs="Times New Roman" w:hint="eastAsia"/>
          <w:sz w:val="24"/>
          <w:szCs w:val="24"/>
          <w:lang w:eastAsia="pt-BR"/>
        </w:rPr>
        <w:t>ã</w:t>
      </w:r>
      <w:r w:rsidRPr="00FE476C">
        <w:rPr>
          <w:rFonts w:ascii="Times New Roman" w:eastAsia="Times New Roman" w:hAnsi="Times New Roman" w:cs="Times New Roman"/>
          <w:sz w:val="24"/>
          <w:szCs w:val="24"/>
          <w:lang w:eastAsia="pt-BR"/>
        </w:rPr>
        <w:t>o Norte, se focando no Estado do Tocantins, observa-se</w:t>
      </w:r>
      <w:r>
        <w:rPr>
          <w:rFonts w:ascii="Times New Roman" w:eastAsia="Times New Roman" w:hAnsi="Times New Roman" w:cs="Times New Roman"/>
          <w:sz w:val="24"/>
          <w:szCs w:val="24"/>
          <w:lang w:eastAsia="pt-BR"/>
        </w:rPr>
        <w:t xml:space="preserve"> </w:t>
      </w:r>
      <w:r w:rsidRPr="00FE476C">
        <w:rPr>
          <w:rFonts w:ascii="Times New Roman" w:eastAsia="Times New Roman" w:hAnsi="Times New Roman" w:cs="Times New Roman"/>
          <w:sz w:val="24"/>
          <w:szCs w:val="24"/>
          <w:lang w:eastAsia="pt-BR"/>
        </w:rPr>
        <w:t>que mais da metade das empresas utilizam servi</w:t>
      </w:r>
      <w:r w:rsidRPr="00FE476C">
        <w:rPr>
          <w:rFonts w:ascii="Times New Roman" w:eastAsia="Times New Roman" w:hAnsi="Times New Roman" w:cs="Times New Roman" w:hint="eastAsia"/>
          <w:sz w:val="24"/>
          <w:szCs w:val="24"/>
          <w:lang w:eastAsia="pt-BR"/>
        </w:rPr>
        <w:t>ç</w:t>
      </w:r>
      <w:r w:rsidRPr="00FE476C">
        <w:rPr>
          <w:rFonts w:ascii="Times New Roman" w:eastAsia="Times New Roman" w:hAnsi="Times New Roman" w:cs="Times New Roman"/>
          <w:sz w:val="24"/>
          <w:szCs w:val="24"/>
          <w:lang w:eastAsia="pt-BR"/>
        </w:rPr>
        <w:t>os terceirizados no estado, como j</w:t>
      </w:r>
      <w:r w:rsidRPr="00FE476C">
        <w:rPr>
          <w:rFonts w:ascii="Times New Roman" w:eastAsia="Times New Roman" w:hAnsi="Times New Roman" w:cs="Times New Roman" w:hint="eastAsia"/>
          <w:sz w:val="24"/>
          <w:szCs w:val="24"/>
          <w:lang w:eastAsia="pt-BR"/>
        </w:rPr>
        <w:t>á</w:t>
      </w:r>
      <w:r w:rsidRPr="00FE476C">
        <w:rPr>
          <w:rFonts w:ascii="Times New Roman" w:eastAsia="Times New Roman" w:hAnsi="Times New Roman" w:cs="Times New Roman"/>
          <w:sz w:val="24"/>
          <w:szCs w:val="24"/>
          <w:lang w:eastAsia="pt-BR"/>
        </w:rPr>
        <w:t xml:space="preserve"> salientado outrora. Neste sentido, </w:t>
      </w:r>
      <w:r>
        <w:rPr>
          <w:rFonts w:ascii="Times New Roman" w:eastAsia="Times New Roman" w:hAnsi="Times New Roman" w:cs="Times New Roman"/>
          <w:sz w:val="24"/>
          <w:szCs w:val="24"/>
          <w:lang w:eastAsia="pt-BR"/>
        </w:rPr>
        <w:t>de acordo com a FIETO, a pesquisa</w:t>
      </w:r>
      <w:r w:rsidRPr="00FE476C">
        <w:rPr>
          <w:rFonts w:ascii="Times New Roman" w:eastAsia="Times New Roman" w:hAnsi="Times New Roman" w:cs="Times New Roman"/>
          <w:sz w:val="24"/>
          <w:szCs w:val="24"/>
          <w:lang w:eastAsia="pt-BR"/>
        </w:rPr>
        <w:t xml:space="preserve"> traz uma abordagem sobre a</w:t>
      </w:r>
      <w:r>
        <w:rPr>
          <w:rFonts w:ascii="Times New Roman" w:eastAsia="Times New Roman" w:hAnsi="Times New Roman" w:cs="Times New Roman"/>
          <w:sz w:val="24"/>
          <w:szCs w:val="24"/>
          <w:lang w:eastAsia="pt-BR"/>
        </w:rPr>
        <w:t xml:space="preserve"> </w:t>
      </w:r>
      <w:r w:rsidRPr="00FE476C">
        <w:rPr>
          <w:rFonts w:ascii="Times New Roman" w:eastAsia="Times New Roman" w:hAnsi="Times New Roman" w:cs="Times New Roman"/>
          <w:sz w:val="24"/>
          <w:szCs w:val="24"/>
          <w:lang w:eastAsia="pt-BR"/>
        </w:rPr>
        <w:t>utiliza</w:t>
      </w:r>
      <w:r w:rsidRPr="00FE476C">
        <w:rPr>
          <w:rFonts w:ascii="Times New Roman" w:eastAsia="Times New Roman" w:hAnsi="Times New Roman" w:cs="Times New Roman" w:hint="eastAsia"/>
          <w:sz w:val="24"/>
          <w:szCs w:val="24"/>
          <w:lang w:eastAsia="pt-BR"/>
        </w:rPr>
        <w:t>çã</w:t>
      </w:r>
      <w:r w:rsidRPr="00FE476C">
        <w:rPr>
          <w:rFonts w:ascii="Times New Roman" w:eastAsia="Times New Roman" w:hAnsi="Times New Roman" w:cs="Times New Roman"/>
          <w:sz w:val="24"/>
          <w:szCs w:val="24"/>
          <w:lang w:eastAsia="pt-BR"/>
        </w:rPr>
        <w:t>o de servi</w:t>
      </w:r>
      <w:r w:rsidRPr="00FE476C">
        <w:rPr>
          <w:rFonts w:ascii="Times New Roman" w:eastAsia="Times New Roman" w:hAnsi="Times New Roman" w:cs="Times New Roman" w:hint="eastAsia"/>
          <w:sz w:val="24"/>
          <w:szCs w:val="24"/>
          <w:lang w:eastAsia="pt-BR"/>
        </w:rPr>
        <w:t>ç</w:t>
      </w:r>
      <w:r w:rsidRPr="00FE476C">
        <w:rPr>
          <w:rFonts w:ascii="Times New Roman" w:eastAsia="Times New Roman" w:hAnsi="Times New Roman" w:cs="Times New Roman"/>
          <w:sz w:val="24"/>
          <w:szCs w:val="24"/>
          <w:lang w:eastAsia="pt-BR"/>
        </w:rPr>
        <w:t>os terceirizados no Tocantins, baseado na an</w:t>
      </w:r>
      <w:r w:rsidRPr="00FE476C">
        <w:rPr>
          <w:rFonts w:ascii="Times New Roman" w:eastAsia="Times New Roman" w:hAnsi="Times New Roman" w:cs="Times New Roman" w:hint="eastAsia"/>
          <w:sz w:val="24"/>
          <w:szCs w:val="24"/>
          <w:lang w:eastAsia="pt-BR"/>
        </w:rPr>
        <w:t>á</w:t>
      </w:r>
      <w:r w:rsidRPr="00FE476C">
        <w:rPr>
          <w:rFonts w:ascii="Times New Roman" w:eastAsia="Times New Roman" w:hAnsi="Times New Roman" w:cs="Times New Roman"/>
          <w:sz w:val="24"/>
          <w:szCs w:val="24"/>
          <w:lang w:eastAsia="pt-BR"/>
        </w:rPr>
        <w:t>lise da percep</w:t>
      </w:r>
      <w:r w:rsidRPr="00FE476C">
        <w:rPr>
          <w:rFonts w:ascii="Times New Roman" w:eastAsia="Times New Roman" w:hAnsi="Times New Roman" w:cs="Times New Roman" w:hint="eastAsia"/>
          <w:sz w:val="24"/>
          <w:szCs w:val="24"/>
          <w:lang w:eastAsia="pt-BR"/>
        </w:rPr>
        <w:t>çã</w:t>
      </w:r>
      <w:r w:rsidRPr="00FE476C">
        <w:rPr>
          <w:rFonts w:ascii="Times New Roman" w:eastAsia="Times New Roman" w:hAnsi="Times New Roman" w:cs="Times New Roman"/>
          <w:sz w:val="24"/>
          <w:szCs w:val="24"/>
          <w:lang w:eastAsia="pt-BR"/>
        </w:rPr>
        <w:t>o do empresariado tocantinense sobre o desenvolvimento desta vari</w:t>
      </w:r>
      <w:r w:rsidRPr="00FE476C">
        <w:rPr>
          <w:rFonts w:ascii="Times New Roman" w:eastAsia="Times New Roman" w:hAnsi="Times New Roman" w:cs="Times New Roman" w:hint="eastAsia"/>
          <w:sz w:val="24"/>
          <w:szCs w:val="24"/>
          <w:lang w:eastAsia="pt-BR"/>
        </w:rPr>
        <w:t>á</w:t>
      </w:r>
      <w:r w:rsidRPr="00FE476C">
        <w:rPr>
          <w:rFonts w:ascii="Times New Roman" w:eastAsia="Times New Roman" w:hAnsi="Times New Roman" w:cs="Times New Roman"/>
          <w:sz w:val="24"/>
          <w:szCs w:val="24"/>
          <w:lang w:eastAsia="pt-BR"/>
        </w:rPr>
        <w:t>vel a contexto estadual, bem como verificar os impactos de fatores como m</w:t>
      </w:r>
      <w:r w:rsidRPr="00FE476C">
        <w:rPr>
          <w:rFonts w:ascii="Times New Roman" w:eastAsia="Times New Roman" w:hAnsi="Times New Roman" w:cs="Times New Roman" w:hint="eastAsia"/>
          <w:sz w:val="24"/>
          <w:szCs w:val="24"/>
          <w:lang w:eastAsia="pt-BR"/>
        </w:rPr>
        <w:t>ã</w:t>
      </w:r>
      <w:r>
        <w:rPr>
          <w:rFonts w:ascii="Times New Roman" w:eastAsia="Times New Roman" w:hAnsi="Times New Roman" w:cs="Times New Roman"/>
          <w:sz w:val="24"/>
          <w:szCs w:val="24"/>
          <w:lang w:eastAsia="pt-BR"/>
        </w:rPr>
        <w:t xml:space="preserve">o </w:t>
      </w:r>
      <w:r w:rsidRPr="00FE476C">
        <w:rPr>
          <w:rFonts w:ascii="Times New Roman" w:eastAsia="Times New Roman" w:hAnsi="Times New Roman" w:cs="Times New Roman"/>
          <w:sz w:val="24"/>
          <w:szCs w:val="24"/>
          <w:lang w:eastAsia="pt-BR"/>
        </w:rPr>
        <w:t>de</w:t>
      </w:r>
      <w:r>
        <w:rPr>
          <w:rFonts w:ascii="Times New Roman" w:eastAsia="Times New Roman" w:hAnsi="Times New Roman" w:cs="Times New Roman"/>
          <w:sz w:val="24"/>
          <w:szCs w:val="24"/>
          <w:lang w:eastAsia="pt-BR"/>
        </w:rPr>
        <w:t xml:space="preserve"> </w:t>
      </w:r>
      <w:r w:rsidRPr="00FE476C">
        <w:rPr>
          <w:rFonts w:ascii="Times New Roman" w:eastAsia="Times New Roman" w:hAnsi="Times New Roman" w:cs="Times New Roman"/>
          <w:sz w:val="24"/>
          <w:szCs w:val="24"/>
          <w:lang w:eastAsia="pt-BR"/>
        </w:rPr>
        <w:t>obra, infraestrutura de transporte e fornecimento de energia na produtividade da ind</w:t>
      </w:r>
      <w:r w:rsidRPr="00FE476C">
        <w:rPr>
          <w:rFonts w:ascii="Times New Roman" w:eastAsia="Times New Roman" w:hAnsi="Times New Roman" w:cs="Times New Roman" w:hint="eastAsia"/>
          <w:sz w:val="24"/>
          <w:szCs w:val="24"/>
          <w:lang w:eastAsia="pt-BR"/>
        </w:rPr>
        <w:t>ú</w:t>
      </w:r>
      <w:r w:rsidRPr="00FE476C">
        <w:rPr>
          <w:rFonts w:ascii="Times New Roman" w:eastAsia="Times New Roman" w:hAnsi="Times New Roman" w:cs="Times New Roman"/>
          <w:sz w:val="24"/>
          <w:szCs w:val="24"/>
          <w:lang w:eastAsia="pt-BR"/>
        </w:rPr>
        <w:t>stria.</w:t>
      </w:r>
    </w:p>
    <w:p w:rsidR="00502217" w:rsidRPr="00837F04" w:rsidRDefault="00FE476C" w:rsidP="009A0FB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anchor distT="0" distB="0" distL="114300" distR="114300" simplePos="0" relativeHeight="251661312" behindDoc="0" locked="0" layoutInCell="1" allowOverlap="1">
            <wp:simplePos x="0" y="0"/>
            <wp:positionH relativeFrom="column">
              <wp:posOffset>758190</wp:posOffset>
            </wp:positionH>
            <wp:positionV relativeFrom="paragraph">
              <wp:posOffset>189865</wp:posOffset>
            </wp:positionV>
            <wp:extent cx="4210050" cy="3468370"/>
            <wp:effectExtent l="19050" t="19050" r="0" b="0"/>
            <wp:wrapSquare wrapText="bothSides"/>
            <wp:docPr id="1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4210050" cy="3468370"/>
                    </a:xfrm>
                    <a:prstGeom prst="rect">
                      <a:avLst/>
                    </a:prstGeom>
                    <a:noFill/>
                    <a:ln w="9525">
                      <a:solidFill>
                        <a:schemeClr val="tx1"/>
                      </a:solidFill>
                      <a:miter lim="800000"/>
                      <a:headEnd/>
                      <a:tailEnd/>
                    </a:ln>
                  </pic:spPr>
                </pic:pic>
              </a:graphicData>
            </a:graphic>
          </wp:anchor>
        </w:drawing>
      </w:r>
    </w:p>
    <w:p w:rsidR="00AE0676" w:rsidRPr="00837F04" w:rsidRDefault="00AE0676" w:rsidP="003C582F">
      <w:pPr>
        <w:spacing w:line="360" w:lineRule="auto"/>
        <w:ind w:firstLine="709"/>
        <w:jc w:val="both"/>
        <w:rPr>
          <w:rFonts w:ascii="Times New Roman" w:eastAsia="Times New Roman" w:hAnsi="Times New Roman" w:cs="Times New Roman"/>
          <w:sz w:val="24"/>
          <w:szCs w:val="24"/>
          <w:lang w:eastAsia="pt-BR"/>
        </w:rPr>
      </w:pPr>
    </w:p>
    <w:p w:rsidR="003C582F" w:rsidRDefault="003C582F" w:rsidP="00735A5D">
      <w:pPr>
        <w:spacing w:line="360" w:lineRule="auto"/>
        <w:ind w:firstLine="709"/>
        <w:jc w:val="both"/>
        <w:rPr>
          <w:rFonts w:ascii="Times New Roman" w:eastAsia="Times New Roman" w:hAnsi="Times New Roman" w:cs="Times New Roman"/>
          <w:sz w:val="24"/>
          <w:szCs w:val="24"/>
          <w:lang w:eastAsia="pt-BR"/>
        </w:rPr>
      </w:pPr>
    </w:p>
    <w:p w:rsidR="003C582F" w:rsidRDefault="003C582F" w:rsidP="00735A5D">
      <w:pPr>
        <w:spacing w:line="360" w:lineRule="auto"/>
        <w:ind w:firstLine="709"/>
        <w:jc w:val="both"/>
        <w:rPr>
          <w:rFonts w:ascii="Times New Roman" w:eastAsia="Times New Roman" w:hAnsi="Times New Roman" w:cs="Times New Roman"/>
          <w:sz w:val="24"/>
          <w:szCs w:val="24"/>
          <w:lang w:eastAsia="pt-BR"/>
        </w:rPr>
      </w:pPr>
    </w:p>
    <w:p w:rsidR="00237C5E" w:rsidRDefault="00237C5E"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FE476C" w:rsidRDefault="00FE476C" w:rsidP="00D800FC">
      <w:pPr>
        <w:pStyle w:val="Legenda"/>
        <w:jc w:val="center"/>
        <w:rPr>
          <w:rFonts w:ascii="Times New Roman" w:eastAsia="Times New Roman" w:hAnsi="Times New Roman" w:cs="Times New Roman"/>
          <w:b w:val="0"/>
          <w:bCs w:val="0"/>
          <w:color w:val="auto"/>
          <w:sz w:val="22"/>
          <w:szCs w:val="24"/>
          <w:lang w:eastAsia="pt-BR"/>
        </w:rPr>
      </w:pPr>
    </w:p>
    <w:p w:rsidR="00E067D1" w:rsidRDefault="001B0E1D" w:rsidP="00FE476C">
      <w:pPr>
        <w:pStyle w:val="Legenda"/>
        <w:jc w:val="center"/>
        <w:rPr>
          <w:rFonts w:ascii="Times New Roman" w:eastAsia="Times New Roman" w:hAnsi="Times New Roman" w:cs="Times New Roman"/>
          <w:b w:val="0"/>
          <w:bCs w:val="0"/>
          <w:color w:val="auto"/>
          <w:sz w:val="22"/>
          <w:szCs w:val="24"/>
          <w:lang w:eastAsia="pt-BR"/>
        </w:rPr>
      </w:pPr>
      <w:r w:rsidRPr="001B0E1D">
        <w:rPr>
          <w:noProof/>
        </w:rPr>
        <w:pict>
          <v:shape id="_x0000_s1049" type="#_x0000_t202" style="position:absolute;left:0;text-align:left;margin-left:59.7pt;margin-top:4.85pt;width:331.5pt;height:22.65pt;z-index:251672064" stroked="f">
            <v:textbox style="mso-fit-shape-to-text:t" inset="0,0,0,0">
              <w:txbxContent>
                <w:p w:rsidR="008759E6" w:rsidRPr="00E067D1" w:rsidRDefault="008759E6" w:rsidP="00E067D1">
                  <w:pPr>
                    <w:pStyle w:val="Legenda"/>
                    <w:jc w:val="center"/>
                    <w:rPr>
                      <w:rFonts w:ascii="Times New Roman" w:eastAsia="Times New Roman" w:hAnsi="Times New Roman" w:cs="Times New Roman"/>
                      <w:b w:val="0"/>
                      <w:bCs w:val="0"/>
                      <w:color w:val="auto"/>
                      <w:sz w:val="22"/>
                      <w:szCs w:val="24"/>
                      <w:lang w:eastAsia="pt-BR"/>
                    </w:rPr>
                  </w:pPr>
                  <w:bookmarkStart w:id="111" w:name="_Toc404667048"/>
                  <w:r w:rsidRPr="00E067D1">
                    <w:rPr>
                      <w:rFonts w:ascii="Times New Roman" w:eastAsia="Times New Roman" w:hAnsi="Times New Roman" w:cs="Times New Roman"/>
                      <w:b w:val="0"/>
                      <w:bCs w:val="0"/>
                      <w:color w:val="auto"/>
                      <w:sz w:val="22"/>
                      <w:szCs w:val="24"/>
                      <w:lang w:eastAsia="pt-BR"/>
                    </w:rPr>
                    <w:t xml:space="preserve">Figura </w:t>
                  </w:r>
                  <w:r w:rsidR="001B0E1D"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001B0E1D" w:rsidRPr="00E067D1">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8</w:t>
                  </w:r>
                  <w:r w:rsidR="001B0E1D"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Tipos de Serviços Terceirizado (FIETO</w:t>
                  </w:r>
                  <w:ins w:id="112" w:author="thatiane" w:date="2014-11-28T14:54:00Z">
                    <w:r w:rsidR="00541998">
                      <w:rPr>
                        <w:rFonts w:ascii="Times New Roman" w:eastAsia="Times New Roman" w:hAnsi="Times New Roman" w:cs="Times New Roman"/>
                        <w:b w:val="0"/>
                        <w:bCs w:val="0"/>
                        <w:color w:val="auto"/>
                        <w:sz w:val="22"/>
                        <w:szCs w:val="24"/>
                        <w:lang w:eastAsia="pt-BR"/>
                      </w:rPr>
                      <w:t>, ano</w:t>
                    </w:r>
                  </w:ins>
                  <w:r w:rsidRPr="00E067D1">
                    <w:rPr>
                      <w:rFonts w:ascii="Times New Roman" w:eastAsia="Times New Roman" w:hAnsi="Times New Roman" w:cs="Times New Roman"/>
                      <w:b w:val="0"/>
                      <w:bCs w:val="0"/>
                      <w:color w:val="auto"/>
                      <w:sz w:val="22"/>
                      <w:szCs w:val="24"/>
                      <w:lang w:eastAsia="pt-BR"/>
                    </w:rPr>
                    <w:t>).</w:t>
                  </w:r>
                  <w:bookmarkEnd w:id="111"/>
                </w:p>
              </w:txbxContent>
            </v:textbox>
            <w10:wrap type="square"/>
          </v:shape>
        </w:pict>
      </w:r>
    </w:p>
    <w:p w:rsidR="00E067D1" w:rsidRDefault="00E067D1" w:rsidP="00FE476C">
      <w:pPr>
        <w:spacing w:line="360" w:lineRule="auto"/>
        <w:ind w:firstLine="709"/>
        <w:jc w:val="both"/>
        <w:rPr>
          <w:rFonts w:ascii="Times New Roman" w:eastAsia="Times New Roman" w:hAnsi="Times New Roman" w:cs="Times New Roman"/>
          <w:sz w:val="24"/>
          <w:szCs w:val="24"/>
          <w:lang w:eastAsia="pt-BR"/>
        </w:rPr>
      </w:pPr>
    </w:p>
    <w:p w:rsidR="00FE476C" w:rsidRDefault="00D800FC" w:rsidP="00FE476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a Figura </w:t>
      </w:r>
      <w:r w:rsidR="0055290C">
        <w:rPr>
          <w:rFonts w:ascii="Times New Roman" w:eastAsia="Times New Roman" w:hAnsi="Times New Roman" w:cs="Times New Roman"/>
          <w:b/>
          <w:sz w:val="24"/>
          <w:szCs w:val="24"/>
          <w:lang w:eastAsia="pt-BR"/>
        </w:rPr>
        <w:t>8</w:t>
      </w:r>
      <w:r w:rsidRPr="00E067D1">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sidR="00E067D1">
        <w:rPr>
          <w:rFonts w:ascii="Times New Roman" w:eastAsia="Times New Roman" w:hAnsi="Times New Roman" w:cs="Times New Roman"/>
          <w:sz w:val="24"/>
          <w:szCs w:val="24"/>
          <w:lang w:eastAsia="pt-BR"/>
        </w:rPr>
        <w:t>em um</w:t>
      </w:r>
      <w:r w:rsidR="00FE476C" w:rsidRPr="00D800FC">
        <w:rPr>
          <w:rFonts w:ascii="Times New Roman" w:eastAsia="Times New Roman" w:hAnsi="Times New Roman" w:cs="Times New Roman"/>
          <w:sz w:val="24"/>
          <w:szCs w:val="24"/>
          <w:lang w:eastAsia="pt-BR"/>
        </w:rPr>
        <w:t xml:space="preserve"> contexto em n</w:t>
      </w:r>
      <w:r w:rsidR="00FE476C" w:rsidRPr="00D800FC">
        <w:rPr>
          <w:rFonts w:ascii="Times New Roman" w:eastAsia="Times New Roman" w:hAnsi="Times New Roman" w:cs="Times New Roman" w:hint="eastAsia"/>
          <w:sz w:val="24"/>
          <w:szCs w:val="24"/>
          <w:lang w:eastAsia="pt-BR"/>
        </w:rPr>
        <w:t>í</w:t>
      </w:r>
      <w:r w:rsidR="00FE476C" w:rsidRPr="00D800FC">
        <w:rPr>
          <w:rFonts w:ascii="Times New Roman" w:eastAsia="Times New Roman" w:hAnsi="Times New Roman" w:cs="Times New Roman"/>
          <w:sz w:val="24"/>
          <w:szCs w:val="24"/>
          <w:lang w:eastAsia="pt-BR"/>
        </w:rPr>
        <w:t xml:space="preserve">vel de estado, observa-se no Tocantins que a grande </w:t>
      </w:r>
      <w:r w:rsidR="00FE476C">
        <w:rPr>
          <w:rFonts w:ascii="Times New Roman" w:eastAsia="Times New Roman" w:hAnsi="Times New Roman" w:cs="Times New Roman"/>
          <w:sz w:val="24"/>
          <w:szCs w:val="24"/>
          <w:lang w:eastAsia="pt-BR"/>
        </w:rPr>
        <w:t>d</w:t>
      </w:r>
      <w:r w:rsidR="00FE476C" w:rsidRPr="00D800FC">
        <w:rPr>
          <w:rFonts w:ascii="Times New Roman" w:eastAsia="Times New Roman" w:hAnsi="Times New Roman" w:cs="Times New Roman"/>
          <w:sz w:val="24"/>
          <w:szCs w:val="24"/>
          <w:lang w:eastAsia="pt-BR"/>
        </w:rPr>
        <w:t>emanda</w:t>
      </w:r>
      <w:r w:rsidR="00FE476C">
        <w:rPr>
          <w:rFonts w:ascii="Times New Roman" w:eastAsia="Times New Roman" w:hAnsi="Times New Roman" w:cs="Times New Roman"/>
          <w:sz w:val="24"/>
          <w:szCs w:val="24"/>
          <w:lang w:eastAsia="pt-BR"/>
        </w:rPr>
        <w:t xml:space="preserve"> </w:t>
      </w:r>
      <w:r w:rsidR="00FE476C" w:rsidRPr="00D800FC">
        <w:rPr>
          <w:rFonts w:ascii="Times New Roman" w:eastAsia="Times New Roman" w:hAnsi="Times New Roman" w:cs="Times New Roman"/>
          <w:sz w:val="24"/>
          <w:szCs w:val="24"/>
          <w:lang w:eastAsia="pt-BR"/>
        </w:rPr>
        <w:t>por servi</w:t>
      </w:r>
      <w:r w:rsidR="00FE476C" w:rsidRPr="00D800FC">
        <w:rPr>
          <w:rFonts w:ascii="Times New Roman" w:eastAsia="Times New Roman" w:hAnsi="Times New Roman" w:cs="Times New Roman" w:hint="eastAsia"/>
          <w:sz w:val="24"/>
          <w:szCs w:val="24"/>
          <w:lang w:eastAsia="pt-BR"/>
        </w:rPr>
        <w:t>ç</w:t>
      </w:r>
      <w:r w:rsidR="00FE476C" w:rsidRPr="00D800FC">
        <w:rPr>
          <w:rFonts w:ascii="Times New Roman" w:eastAsia="Times New Roman" w:hAnsi="Times New Roman" w:cs="Times New Roman"/>
          <w:sz w:val="24"/>
          <w:szCs w:val="24"/>
          <w:lang w:eastAsia="pt-BR"/>
        </w:rPr>
        <w:t xml:space="preserve">os terceirizados contratados pelas empresas nos </w:t>
      </w:r>
      <w:r w:rsidR="00FE476C" w:rsidRPr="00D800FC">
        <w:rPr>
          <w:rFonts w:ascii="Times New Roman" w:eastAsia="Times New Roman" w:hAnsi="Times New Roman" w:cs="Times New Roman" w:hint="eastAsia"/>
          <w:sz w:val="24"/>
          <w:szCs w:val="24"/>
          <w:lang w:eastAsia="pt-BR"/>
        </w:rPr>
        <w:t>ú</w:t>
      </w:r>
      <w:r w:rsidR="00FE476C" w:rsidRPr="00D800FC">
        <w:rPr>
          <w:rFonts w:ascii="Times New Roman" w:eastAsia="Times New Roman" w:hAnsi="Times New Roman" w:cs="Times New Roman"/>
          <w:sz w:val="24"/>
          <w:szCs w:val="24"/>
          <w:lang w:eastAsia="pt-BR"/>
        </w:rPr>
        <w:t>ltimos tr</w:t>
      </w:r>
      <w:r w:rsidR="00FE476C" w:rsidRPr="00D800FC">
        <w:rPr>
          <w:rFonts w:ascii="Times New Roman" w:eastAsia="Times New Roman" w:hAnsi="Times New Roman" w:cs="Times New Roman" w:hint="eastAsia"/>
          <w:sz w:val="24"/>
          <w:szCs w:val="24"/>
          <w:lang w:eastAsia="pt-BR"/>
        </w:rPr>
        <w:t>ê</w:t>
      </w:r>
      <w:r w:rsidR="00FE476C" w:rsidRPr="00D800FC">
        <w:rPr>
          <w:rFonts w:ascii="Times New Roman" w:eastAsia="Times New Roman" w:hAnsi="Times New Roman" w:cs="Times New Roman"/>
          <w:sz w:val="24"/>
          <w:szCs w:val="24"/>
          <w:lang w:eastAsia="pt-BR"/>
        </w:rPr>
        <w:t>s anos situa-se nos servi</w:t>
      </w:r>
      <w:r w:rsidR="00FE476C" w:rsidRPr="00D800FC">
        <w:rPr>
          <w:rFonts w:ascii="Times New Roman" w:eastAsia="Times New Roman" w:hAnsi="Times New Roman" w:cs="Times New Roman" w:hint="eastAsia"/>
          <w:sz w:val="24"/>
          <w:szCs w:val="24"/>
          <w:lang w:eastAsia="pt-BR"/>
        </w:rPr>
        <w:t>ç</w:t>
      </w:r>
      <w:r w:rsidR="00FE476C" w:rsidRPr="00D800FC">
        <w:rPr>
          <w:rFonts w:ascii="Times New Roman" w:eastAsia="Times New Roman" w:hAnsi="Times New Roman" w:cs="Times New Roman"/>
          <w:sz w:val="24"/>
          <w:szCs w:val="24"/>
          <w:lang w:eastAsia="pt-BR"/>
        </w:rPr>
        <w:t>os de montagem e/ou manuten</w:t>
      </w:r>
      <w:r w:rsidR="00FE476C" w:rsidRPr="00D800FC">
        <w:rPr>
          <w:rFonts w:ascii="Times New Roman" w:eastAsia="Times New Roman" w:hAnsi="Times New Roman" w:cs="Times New Roman" w:hint="eastAsia"/>
          <w:sz w:val="24"/>
          <w:szCs w:val="24"/>
          <w:lang w:eastAsia="pt-BR"/>
        </w:rPr>
        <w:t>çã</w:t>
      </w:r>
      <w:r w:rsidR="00FE476C" w:rsidRPr="00D800FC">
        <w:rPr>
          <w:rFonts w:ascii="Times New Roman" w:eastAsia="Times New Roman" w:hAnsi="Times New Roman" w:cs="Times New Roman"/>
          <w:sz w:val="24"/>
          <w:szCs w:val="24"/>
          <w:lang w:eastAsia="pt-BR"/>
        </w:rPr>
        <w:t xml:space="preserve">o de equipamentos, sendo estes recorrentes em 58% das empresas que terceirizam. </w:t>
      </w:r>
      <w:r w:rsidR="00FE476C" w:rsidRPr="00D800FC">
        <w:rPr>
          <w:rFonts w:ascii="Times New Roman" w:eastAsia="Times New Roman" w:hAnsi="Times New Roman" w:cs="Times New Roman" w:hint="eastAsia"/>
          <w:sz w:val="24"/>
          <w:szCs w:val="24"/>
          <w:lang w:eastAsia="pt-BR"/>
        </w:rPr>
        <w:t>É</w:t>
      </w:r>
      <w:r w:rsidR="00FE476C" w:rsidRPr="00D800FC">
        <w:rPr>
          <w:rFonts w:ascii="Times New Roman" w:eastAsia="Times New Roman" w:hAnsi="Times New Roman" w:cs="Times New Roman"/>
          <w:sz w:val="24"/>
          <w:szCs w:val="24"/>
          <w:lang w:eastAsia="pt-BR"/>
        </w:rPr>
        <w:t xml:space="preserve"> importante estabelecer que a terceiriza</w:t>
      </w:r>
      <w:r w:rsidR="00FE476C" w:rsidRPr="00D800FC">
        <w:rPr>
          <w:rFonts w:ascii="Times New Roman" w:eastAsia="Times New Roman" w:hAnsi="Times New Roman" w:cs="Times New Roman" w:hint="eastAsia"/>
          <w:sz w:val="24"/>
          <w:szCs w:val="24"/>
          <w:lang w:eastAsia="pt-BR"/>
        </w:rPr>
        <w:t>çã</w:t>
      </w:r>
      <w:r w:rsidR="00FE476C" w:rsidRPr="00D800FC">
        <w:rPr>
          <w:rFonts w:ascii="Times New Roman" w:eastAsia="Times New Roman" w:hAnsi="Times New Roman" w:cs="Times New Roman"/>
          <w:sz w:val="24"/>
          <w:szCs w:val="24"/>
          <w:lang w:eastAsia="pt-BR"/>
        </w:rPr>
        <w:t>o dos servi</w:t>
      </w:r>
      <w:r w:rsidR="00FE476C" w:rsidRPr="00D800FC">
        <w:rPr>
          <w:rFonts w:ascii="Times New Roman" w:eastAsia="Times New Roman" w:hAnsi="Times New Roman" w:cs="Times New Roman" w:hint="eastAsia"/>
          <w:sz w:val="24"/>
          <w:szCs w:val="24"/>
          <w:lang w:eastAsia="pt-BR"/>
        </w:rPr>
        <w:t>ç</w:t>
      </w:r>
      <w:r w:rsidR="00FE476C" w:rsidRPr="00D800FC">
        <w:rPr>
          <w:rFonts w:ascii="Times New Roman" w:eastAsia="Times New Roman" w:hAnsi="Times New Roman" w:cs="Times New Roman"/>
          <w:sz w:val="24"/>
          <w:szCs w:val="24"/>
          <w:lang w:eastAsia="pt-BR"/>
        </w:rPr>
        <w:t>os de manuten</w:t>
      </w:r>
      <w:r w:rsidR="00FE476C" w:rsidRPr="00D800FC">
        <w:rPr>
          <w:rFonts w:ascii="Times New Roman" w:eastAsia="Times New Roman" w:hAnsi="Times New Roman" w:cs="Times New Roman" w:hint="eastAsia"/>
          <w:sz w:val="24"/>
          <w:szCs w:val="24"/>
          <w:lang w:eastAsia="pt-BR"/>
        </w:rPr>
        <w:t>çã</w:t>
      </w:r>
      <w:r w:rsidR="00FE476C" w:rsidRPr="00D800FC">
        <w:rPr>
          <w:rFonts w:ascii="Times New Roman" w:eastAsia="Times New Roman" w:hAnsi="Times New Roman" w:cs="Times New Roman"/>
          <w:sz w:val="24"/>
          <w:szCs w:val="24"/>
          <w:lang w:eastAsia="pt-BR"/>
        </w:rPr>
        <w:t>o no Bra</w:t>
      </w:r>
      <w:r w:rsidR="00FE476C">
        <w:rPr>
          <w:rFonts w:ascii="Times New Roman" w:eastAsia="Times New Roman" w:hAnsi="Times New Roman" w:cs="Times New Roman"/>
          <w:sz w:val="24"/>
          <w:szCs w:val="24"/>
          <w:lang w:eastAsia="pt-BR"/>
        </w:rPr>
        <w:t>sil</w:t>
      </w:r>
      <w:r w:rsidR="00FE476C" w:rsidRPr="00D800FC">
        <w:rPr>
          <w:rFonts w:ascii="Times New Roman" w:eastAsia="Times New Roman" w:hAnsi="Times New Roman" w:cs="Times New Roman"/>
          <w:sz w:val="24"/>
          <w:szCs w:val="24"/>
          <w:lang w:eastAsia="pt-BR"/>
        </w:rPr>
        <w:t>, mais do que uma tend</w:t>
      </w:r>
      <w:r w:rsidR="00FE476C" w:rsidRPr="00D800FC">
        <w:rPr>
          <w:rFonts w:ascii="Times New Roman" w:eastAsia="Times New Roman" w:hAnsi="Times New Roman" w:cs="Times New Roman" w:hint="eastAsia"/>
          <w:sz w:val="24"/>
          <w:szCs w:val="24"/>
          <w:lang w:eastAsia="pt-BR"/>
        </w:rPr>
        <w:t>ê</w:t>
      </w:r>
      <w:r w:rsidR="00FE476C" w:rsidRPr="00D800FC">
        <w:rPr>
          <w:rFonts w:ascii="Times New Roman" w:eastAsia="Times New Roman" w:hAnsi="Times New Roman" w:cs="Times New Roman"/>
          <w:sz w:val="24"/>
          <w:szCs w:val="24"/>
          <w:lang w:eastAsia="pt-BR"/>
        </w:rPr>
        <w:t xml:space="preserve">ncia </w:t>
      </w:r>
      <w:r w:rsidR="00FE476C" w:rsidRPr="00D800FC">
        <w:rPr>
          <w:rFonts w:ascii="Times New Roman" w:eastAsia="Times New Roman" w:hAnsi="Times New Roman" w:cs="Times New Roman" w:hint="eastAsia"/>
          <w:sz w:val="24"/>
          <w:szCs w:val="24"/>
          <w:lang w:eastAsia="pt-BR"/>
        </w:rPr>
        <w:t>é</w:t>
      </w:r>
      <w:r w:rsidR="00FE476C" w:rsidRPr="00D800FC">
        <w:rPr>
          <w:rFonts w:ascii="Times New Roman" w:eastAsia="Times New Roman" w:hAnsi="Times New Roman" w:cs="Times New Roman"/>
          <w:sz w:val="24"/>
          <w:szCs w:val="24"/>
          <w:lang w:eastAsia="pt-BR"/>
        </w:rPr>
        <w:t xml:space="preserve"> uma realidade em grandes empresas.</w:t>
      </w:r>
    </w:p>
    <w:p w:rsidR="00AD4A91" w:rsidRDefault="00AD4A91" w:rsidP="006C460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Como apresentando na pesquisa da </w:t>
      </w:r>
      <w:r w:rsidR="006C4602">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FIETO</w:t>
      </w:r>
      <w:r w:rsidR="006C4602">
        <w:rPr>
          <w:rFonts w:ascii="Times New Roman" w:eastAsia="Times New Roman" w:hAnsi="Times New Roman" w:cs="Times New Roman"/>
          <w:sz w:val="24"/>
          <w:szCs w:val="24"/>
          <w:lang w:eastAsia="pt-BR"/>
        </w:rPr>
        <w:t>), n</w:t>
      </w:r>
      <w:r w:rsidR="006C4602" w:rsidRPr="006C4602">
        <w:rPr>
          <w:rFonts w:ascii="Times New Roman" w:eastAsia="Times New Roman" w:hAnsi="Times New Roman" w:cs="Times New Roman"/>
          <w:sz w:val="24"/>
          <w:szCs w:val="24"/>
          <w:lang w:eastAsia="pt-BR"/>
        </w:rPr>
        <w:t>o que se referem às perspectivas de</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utilização da terceirização para os próximos</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anos, observa-se grande interesse das empresas</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para tal uso, uma vez que mais da metade</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(54%) apontou que pretende manter o mesmo</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nível, seguido de 29% que pretende aumentar a</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utilização. Ao passo que apenas 14% pretende</w:t>
      </w:r>
      <w:r w:rsidR="00DE6DF8">
        <w:rPr>
          <w:rFonts w:ascii="Times New Roman" w:eastAsia="Times New Roman" w:hAnsi="Times New Roman" w:cs="Times New Roman"/>
          <w:sz w:val="24"/>
          <w:szCs w:val="24"/>
          <w:lang w:eastAsia="pt-BR"/>
        </w:rPr>
        <w:t>m</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reduzir e somente 3% não fará uso. Com isso, é</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possível inferir que os serviços de terceirização</w:t>
      </w:r>
      <w:r w:rsidR="006C4602">
        <w:rPr>
          <w:rFonts w:ascii="Times New Roman" w:eastAsia="Times New Roman" w:hAnsi="Times New Roman" w:cs="Times New Roman"/>
          <w:sz w:val="24"/>
          <w:szCs w:val="24"/>
          <w:lang w:eastAsia="pt-BR"/>
        </w:rPr>
        <w:t xml:space="preserve"> </w:t>
      </w:r>
      <w:r w:rsidR="005B5194">
        <w:rPr>
          <w:rFonts w:ascii="Times New Roman" w:eastAsia="Times New Roman" w:hAnsi="Times New Roman" w:cs="Times New Roman"/>
          <w:sz w:val="24"/>
          <w:szCs w:val="24"/>
          <w:lang w:eastAsia="pt-BR"/>
        </w:rPr>
        <w:t>tê</w:t>
      </w:r>
      <w:r w:rsidR="006C4602" w:rsidRPr="006C4602">
        <w:rPr>
          <w:rFonts w:ascii="Times New Roman" w:eastAsia="Times New Roman" w:hAnsi="Times New Roman" w:cs="Times New Roman"/>
          <w:sz w:val="24"/>
          <w:szCs w:val="24"/>
          <w:lang w:eastAsia="pt-BR"/>
        </w:rPr>
        <w:t>m se mostrado eficiente e eficaz no desempenho</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das atividades das empresas industriais</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tocantinenses, daí justifica-se esta demanda.</w:t>
      </w:r>
    </w:p>
    <w:p w:rsidR="00DE6DF8" w:rsidDel="00541998" w:rsidRDefault="001B0E1D" w:rsidP="006C4602">
      <w:pPr>
        <w:spacing w:line="360" w:lineRule="auto"/>
        <w:ind w:firstLine="709"/>
        <w:jc w:val="both"/>
        <w:rPr>
          <w:del w:id="113" w:author="thatiane" w:date="2014-11-28T14:54:00Z"/>
          <w:rFonts w:ascii="Times New Roman" w:eastAsia="Times New Roman" w:hAnsi="Times New Roman" w:cs="Times New Roman"/>
          <w:sz w:val="24"/>
          <w:szCs w:val="24"/>
          <w:lang w:eastAsia="pt-BR"/>
        </w:rPr>
      </w:pPr>
      <w:r w:rsidRPr="001B0E1D">
        <w:rPr>
          <w:noProof/>
        </w:rPr>
        <w:lastRenderedPageBreak/>
        <w:pict>
          <v:shape id="_x0000_s1077" type="#_x0000_t202" style="position:absolute;left:0;text-align:left;margin-left:1.85pt;margin-top:312.45pt;width:439.35pt;height:22.65pt;z-index:251687424" stroked="f">
            <v:textbox style="mso-next-textbox:#_x0000_s1077;mso-fit-shape-to-text:t" inset="0,0,0,0">
              <w:txbxContent>
                <w:p w:rsidR="008759E6" w:rsidRPr="00DE6DF8" w:rsidRDefault="008759E6" w:rsidP="00DE6DF8">
                  <w:pPr>
                    <w:pStyle w:val="Legenda"/>
                    <w:jc w:val="center"/>
                    <w:rPr>
                      <w:rFonts w:ascii="Times New Roman" w:eastAsia="Times New Roman" w:hAnsi="Times New Roman" w:cs="Times New Roman"/>
                      <w:b w:val="0"/>
                      <w:bCs w:val="0"/>
                      <w:color w:val="auto"/>
                      <w:sz w:val="22"/>
                      <w:szCs w:val="24"/>
                      <w:lang w:eastAsia="pt-BR"/>
                    </w:rPr>
                  </w:pPr>
                  <w:bookmarkStart w:id="114" w:name="_Toc404667049"/>
                  <w:r w:rsidRPr="00DE6DF8">
                    <w:rPr>
                      <w:rFonts w:ascii="Times New Roman" w:eastAsia="Times New Roman" w:hAnsi="Times New Roman" w:cs="Times New Roman"/>
                      <w:b w:val="0"/>
                      <w:bCs w:val="0"/>
                      <w:color w:val="auto"/>
                      <w:sz w:val="22"/>
                      <w:szCs w:val="24"/>
                      <w:lang w:eastAsia="pt-BR"/>
                    </w:rPr>
                    <w:t xml:space="preserve">Figura </w:t>
                  </w:r>
                  <w:r w:rsidR="001B0E1D" w:rsidRPr="00DE6DF8">
                    <w:rPr>
                      <w:rFonts w:ascii="Times New Roman" w:eastAsia="Times New Roman" w:hAnsi="Times New Roman" w:cs="Times New Roman"/>
                      <w:b w:val="0"/>
                      <w:bCs w:val="0"/>
                      <w:color w:val="auto"/>
                      <w:sz w:val="22"/>
                      <w:szCs w:val="24"/>
                      <w:lang w:eastAsia="pt-BR"/>
                    </w:rPr>
                    <w:fldChar w:fldCharType="begin"/>
                  </w:r>
                  <w:r w:rsidRPr="00DE6DF8">
                    <w:rPr>
                      <w:rFonts w:ascii="Times New Roman" w:eastAsia="Times New Roman" w:hAnsi="Times New Roman" w:cs="Times New Roman"/>
                      <w:b w:val="0"/>
                      <w:bCs w:val="0"/>
                      <w:color w:val="auto"/>
                      <w:sz w:val="22"/>
                      <w:szCs w:val="24"/>
                      <w:lang w:eastAsia="pt-BR"/>
                    </w:rPr>
                    <w:instrText xml:space="preserve"> SEQ Figura \* ARABIC </w:instrText>
                  </w:r>
                  <w:r w:rsidR="001B0E1D" w:rsidRPr="00DE6DF8">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9</w:t>
                  </w:r>
                  <w:r w:rsidR="001B0E1D" w:rsidRPr="00DE6DF8">
                    <w:rPr>
                      <w:rFonts w:ascii="Times New Roman" w:eastAsia="Times New Roman" w:hAnsi="Times New Roman" w:cs="Times New Roman"/>
                      <w:b w:val="0"/>
                      <w:bCs w:val="0"/>
                      <w:color w:val="auto"/>
                      <w:sz w:val="22"/>
                      <w:szCs w:val="24"/>
                      <w:lang w:eastAsia="pt-BR"/>
                    </w:rPr>
                    <w:fldChar w:fldCharType="end"/>
                  </w:r>
                  <w:r w:rsidRPr="00DE6DF8">
                    <w:rPr>
                      <w:rFonts w:ascii="Times New Roman" w:eastAsia="Times New Roman" w:hAnsi="Times New Roman" w:cs="Times New Roman"/>
                      <w:b w:val="0"/>
                      <w:bCs w:val="0"/>
                      <w:color w:val="auto"/>
                      <w:sz w:val="22"/>
                      <w:szCs w:val="24"/>
                      <w:lang w:eastAsia="pt-BR"/>
                    </w:rPr>
                    <w:t>. Perspectivas de terceirização para os próximos anos</w:t>
                  </w:r>
                  <w:r>
                    <w:rPr>
                      <w:rFonts w:ascii="Times New Roman" w:eastAsia="Times New Roman" w:hAnsi="Times New Roman" w:cs="Times New Roman"/>
                      <w:b w:val="0"/>
                      <w:bCs w:val="0"/>
                      <w:color w:val="auto"/>
                      <w:sz w:val="22"/>
                      <w:szCs w:val="24"/>
                      <w:lang w:eastAsia="pt-BR"/>
                    </w:rPr>
                    <w:t xml:space="preserve"> (FIETO</w:t>
                  </w:r>
                  <w:ins w:id="115" w:author="thatiane" w:date="2014-11-28T14:54:00Z">
                    <w:r w:rsidR="00541998">
                      <w:rPr>
                        <w:rFonts w:ascii="Times New Roman" w:eastAsia="Times New Roman" w:hAnsi="Times New Roman" w:cs="Times New Roman"/>
                        <w:b w:val="0"/>
                        <w:bCs w:val="0"/>
                        <w:color w:val="auto"/>
                        <w:sz w:val="22"/>
                        <w:szCs w:val="24"/>
                        <w:lang w:eastAsia="pt-BR"/>
                      </w:rPr>
                      <w:t>, ano</w:t>
                    </w:r>
                  </w:ins>
                  <w:r>
                    <w:rPr>
                      <w:rFonts w:ascii="Times New Roman" w:eastAsia="Times New Roman" w:hAnsi="Times New Roman" w:cs="Times New Roman"/>
                      <w:b w:val="0"/>
                      <w:bCs w:val="0"/>
                      <w:color w:val="auto"/>
                      <w:sz w:val="22"/>
                      <w:szCs w:val="24"/>
                      <w:lang w:eastAsia="pt-BR"/>
                    </w:rPr>
                    <w:t>)</w:t>
                  </w:r>
                  <w:r w:rsidRPr="00DE6DF8">
                    <w:rPr>
                      <w:rFonts w:ascii="Times New Roman" w:eastAsia="Times New Roman" w:hAnsi="Times New Roman" w:cs="Times New Roman"/>
                      <w:b w:val="0"/>
                      <w:bCs w:val="0"/>
                      <w:color w:val="auto"/>
                      <w:sz w:val="22"/>
                      <w:szCs w:val="24"/>
                      <w:lang w:eastAsia="pt-BR"/>
                    </w:rPr>
                    <w:t>.</w:t>
                  </w:r>
                  <w:bookmarkEnd w:id="114"/>
                </w:p>
              </w:txbxContent>
            </v:textbox>
            <w10:wrap type="square"/>
          </v:shape>
        </w:pict>
      </w:r>
      <w:r w:rsidR="00DE6DF8">
        <w:rPr>
          <w:rFonts w:ascii="Times New Roman" w:eastAsia="Times New Roman" w:hAnsi="Times New Roman" w:cs="Times New Roman"/>
          <w:noProof/>
          <w:sz w:val="24"/>
          <w:szCs w:val="24"/>
          <w:lang w:eastAsia="pt-BR"/>
        </w:rPr>
        <w:drawing>
          <wp:anchor distT="0" distB="0" distL="114300" distR="114300" simplePos="0" relativeHeight="251675648" behindDoc="0" locked="0" layoutInCell="1" allowOverlap="1">
            <wp:simplePos x="0" y="0"/>
            <wp:positionH relativeFrom="column">
              <wp:posOffset>23495</wp:posOffset>
            </wp:positionH>
            <wp:positionV relativeFrom="paragraph">
              <wp:posOffset>191135</wp:posOffset>
            </wp:positionV>
            <wp:extent cx="5579745" cy="3333750"/>
            <wp:effectExtent l="19050" t="19050" r="20955" b="19050"/>
            <wp:wrapSquare wrapText="bothSides"/>
            <wp:docPr id="29" name="Imagem 2" descr="D:\USUARIO\Desktop\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Desktop\img.png"/>
                    <pic:cNvPicPr>
                      <a:picLocks noChangeAspect="1" noChangeArrowheads="1"/>
                    </pic:cNvPicPr>
                  </pic:nvPicPr>
                  <pic:blipFill>
                    <a:blip r:embed="rId46" cstate="print"/>
                    <a:srcRect/>
                    <a:stretch>
                      <a:fillRect/>
                    </a:stretch>
                  </pic:blipFill>
                  <pic:spPr bwMode="auto">
                    <a:xfrm>
                      <a:off x="0" y="0"/>
                      <a:ext cx="5579745" cy="3333750"/>
                    </a:xfrm>
                    <a:prstGeom prst="rect">
                      <a:avLst/>
                    </a:prstGeom>
                    <a:noFill/>
                    <a:ln w="9525">
                      <a:solidFill>
                        <a:schemeClr val="tx1"/>
                      </a:solidFill>
                      <a:miter lim="800000"/>
                      <a:headEnd/>
                      <a:tailEnd/>
                    </a:ln>
                  </pic:spPr>
                </pic:pic>
              </a:graphicData>
            </a:graphic>
          </wp:anchor>
        </w:drawing>
      </w:r>
    </w:p>
    <w:p w:rsidR="00DE6DF8" w:rsidRDefault="00DE6DF8" w:rsidP="006C4602">
      <w:pPr>
        <w:spacing w:line="360" w:lineRule="auto"/>
        <w:ind w:firstLine="709"/>
        <w:jc w:val="both"/>
        <w:rPr>
          <w:rFonts w:ascii="Times New Roman" w:eastAsia="Times New Roman" w:hAnsi="Times New Roman" w:cs="Times New Roman"/>
          <w:sz w:val="24"/>
          <w:szCs w:val="24"/>
          <w:lang w:eastAsia="pt-BR"/>
        </w:rPr>
      </w:pPr>
    </w:p>
    <w:p w:rsidR="00DE6DF8" w:rsidRDefault="004B087D" w:rsidP="004B087D">
      <w:pPr>
        <w:spacing w:line="360" w:lineRule="auto"/>
        <w:ind w:firstLine="709"/>
        <w:jc w:val="both"/>
        <w:rPr>
          <w:rFonts w:ascii="Times New Roman" w:eastAsia="Times New Roman" w:hAnsi="Times New Roman" w:cs="Times New Roman"/>
          <w:sz w:val="24"/>
          <w:szCs w:val="24"/>
          <w:lang w:eastAsia="pt-BR"/>
        </w:rPr>
      </w:pPr>
      <w:r w:rsidRPr="004B087D">
        <w:rPr>
          <w:rFonts w:ascii="Times New Roman" w:eastAsia="Times New Roman" w:hAnsi="Times New Roman" w:cs="Times New Roman"/>
          <w:sz w:val="24"/>
          <w:szCs w:val="24"/>
          <w:lang w:eastAsia="pt-BR"/>
        </w:rPr>
        <w:t xml:space="preserve">Ademais, de uma maneira geral, </w:t>
      </w:r>
      <w:r>
        <w:rPr>
          <w:rFonts w:ascii="Times New Roman" w:eastAsia="Times New Roman" w:hAnsi="Times New Roman" w:cs="Times New Roman"/>
          <w:sz w:val="24"/>
          <w:szCs w:val="24"/>
          <w:lang w:eastAsia="pt-BR"/>
        </w:rPr>
        <w:t xml:space="preserve">de acordo com a Figura </w:t>
      </w:r>
      <w:r w:rsidR="0055290C">
        <w:rPr>
          <w:rFonts w:ascii="Times New Roman" w:eastAsia="Times New Roman" w:hAnsi="Times New Roman" w:cs="Times New Roman"/>
          <w:b/>
          <w:sz w:val="24"/>
          <w:szCs w:val="24"/>
          <w:lang w:eastAsia="pt-BR"/>
        </w:rPr>
        <w:t>9</w:t>
      </w:r>
      <w:r w:rsidR="00D34456">
        <w:rPr>
          <w:rFonts w:ascii="Times New Roman" w:eastAsia="Times New Roman" w:hAnsi="Times New Roman" w:cs="Times New Roman"/>
          <w:sz w:val="24"/>
          <w:szCs w:val="24"/>
          <w:lang w:eastAsia="pt-BR"/>
        </w:rPr>
        <w:t xml:space="preserve">, </w:t>
      </w:r>
      <w:r w:rsidRPr="00D34456">
        <w:rPr>
          <w:rFonts w:ascii="Times New Roman" w:eastAsia="Times New Roman" w:hAnsi="Times New Roman" w:cs="Times New Roman"/>
          <w:sz w:val="24"/>
          <w:szCs w:val="24"/>
          <w:lang w:eastAsia="pt-BR"/>
        </w:rPr>
        <w:t>observa</w:t>
      </w:r>
      <w:r w:rsidRPr="004B087D">
        <w:rPr>
          <w:rFonts w:ascii="Times New Roman" w:eastAsia="Times New Roman" w:hAnsi="Times New Roman" w:cs="Times New Roman"/>
          <w:sz w:val="24"/>
          <w:szCs w:val="24"/>
          <w:lang w:eastAsia="pt-BR"/>
        </w:rPr>
        <w:t>-se que mais de 70% da indústria tocantinense</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utiliza serviços terceirizados e que há pretensão</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no sentido de continuar usando e/ou</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aumentar a utilização. Porém é importante</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salientar, que segundo as empresas, a não</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utilização de serviços terceirizados não teria</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efeito algum para algumas empresas, uma vez</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que a grande maioria utiliza e tem interesse em</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manter e/ou aumentar a utilização, como apontado</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por 83% das empresas entrevistadas.</w:t>
      </w:r>
    </w:p>
    <w:p w:rsidR="00C23459" w:rsidRDefault="00C23459">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BE225C" w:rsidRPr="00BC4D94" w:rsidRDefault="001A0081" w:rsidP="000D607A">
      <w:pPr>
        <w:pStyle w:val="Ttulo1"/>
        <w:numPr>
          <w:ilvl w:val="1"/>
          <w:numId w:val="35"/>
        </w:numPr>
        <w:spacing w:before="100" w:beforeAutospacing="1" w:after="100" w:afterAutospacing="1" w:line="360" w:lineRule="auto"/>
        <w:ind w:left="284" w:hanging="284"/>
        <w:rPr>
          <w:rFonts w:ascii="Times New Roman" w:hAnsi="Times New Roman" w:cs="Times New Roman"/>
          <w:b w:val="0"/>
          <w:caps/>
          <w:color w:val="auto"/>
        </w:rPr>
      </w:pPr>
      <w:bookmarkStart w:id="116" w:name="_Toc404667090"/>
      <w:r w:rsidRPr="00BC4D94">
        <w:rPr>
          <w:rFonts w:ascii="Times New Roman" w:hAnsi="Times New Roman" w:cs="Times New Roman"/>
          <w:b w:val="0"/>
          <w:caps/>
          <w:color w:val="auto"/>
        </w:rPr>
        <w:lastRenderedPageBreak/>
        <w:t>Trabalhos Relacionados</w:t>
      </w:r>
      <w:bookmarkEnd w:id="116"/>
    </w:p>
    <w:p w:rsidR="006B03D3" w:rsidRDefault="006B03D3" w:rsidP="0047199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lista seguinte </w:t>
      </w:r>
      <w:r w:rsidR="004741ED">
        <w:rPr>
          <w:rFonts w:ascii="Times New Roman" w:eastAsia="Times New Roman" w:hAnsi="Times New Roman" w:cs="Times New Roman"/>
          <w:sz w:val="24"/>
          <w:szCs w:val="24"/>
          <w:lang w:eastAsia="pt-BR"/>
        </w:rPr>
        <w:t>descreve</w:t>
      </w:r>
      <w:r>
        <w:rPr>
          <w:rFonts w:ascii="Times New Roman" w:eastAsia="Times New Roman" w:hAnsi="Times New Roman" w:cs="Times New Roman"/>
          <w:sz w:val="24"/>
          <w:szCs w:val="24"/>
          <w:lang w:eastAsia="pt-BR"/>
        </w:rPr>
        <w:t xml:space="preserve"> </w:t>
      </w:r>
      <w:r w:rsidR="004741ED">
        <w:rPr>
          <w:rFonts w:ascii="Times New Roman" w:eastAsia="Times New Roman" w:hAnsi="Times New Roman" w:cs="Times New Roman"/>
          <w:sz w:val="24"/>
          <w:szCs w:val="24"/>
          <w:lang w:eastAsia="pt-BR"/>
        </w:rPr>
        <w:t>sistemas</w:t>
      </w:r>
      <w:r>
        <w:rPr>
          <w:rFonts w:ascii="Times New Roman" w:eastAsia="Times New Roman" w:hAnsi="Times New Roman" w:cs="Times New Roman"/>
          <w:sz w:val="24"/>
          <w:szCs w:val="24"/>
          <w:lang w:eastAsia="pt-BR"/>
        </w:rPr>
        <w:t xml:space="preserve"> relacionad</w:t>
      </w:r>
      <w:r w:rsidR="004741ED">
        <w:rPr>
          <w:rFonts w:ascii="Times New Roman" w:eastAsia="Times New Roman" w:hAnsi="Times New Roman" w:cs="Times New Roman"/>
          <w:sz w:val="24"/>
          <w:szCs w:val="24"/>
          <w:lang w:eastAsia="pt-BR"/>
        </w:rPr>
        <w:t>o</w:t>
      </w:r>
      <w:r w:rsidR="004463B4">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ao mesmo contexto da aplicação proposta</w:t>
      </w:r>
      <w:r w:rsidRPr="006B03D3">
        <w:rPr>
          <w:rFonts w:ascii="Times New Roman" w:eastAsia="Times New Roman" w:hAnsi="Times New Roman" w:cs="Times New Roman"/>
          <w:sz w:val="24"/>
          <w:szCs w:val="24"/>
          <w:lang w:eastAsia="pt-BR"/>
        </w:rPr>
        <w:t>:</w:t>
      </w:r>
    </w:p>
    <w:p w:rsidR="004463B4" w:rsidRDefault="004463B4"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sidRPr="00A35BEC">
        <w:rPr>
          <w:rFonts w:ascii="Times New Roman" w:eastAsia="Times New Roman" w:hAnsi="Times New Roman" w:cs="Times New Roman"/>
          <w:b/>
          <w:sz w:val="24"/>
          <w:szCs w:val="24"/>
          <w:lang w:eastAsia="pt-BR"/>
        </w:rPr>
        <w:t>GetNinjas</w:t>
      </w:r>
      <w:proofErr w:type="spellEnd"/>
      <w:r w:rsidRPr="00A35BEC">
        <w:rPr>
          <w:rFonts w:ascii="Times New Roman" w:eastAsia="Times New Roman" w:hAnsi="Times New Roman" w:cs="Times New Roman"/>
          <w:b/>
          <w:sz w:val="24"/>
          <w:szCs w:val="24"/>
          <w:lang w:eastAsia="pt-BR"/>
        </w:rPr>
        <w:t>:</w:t>
      </w:r>
      <w:r w:rsidR="00A35BE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No ar desde maio de 2011,</w:t>
      </w:r>
      <w:r w:rsidR="00A35BEC">
        <w:rPr>
          <w:rFonts w:ascii="Times New Roman" w:eastAsia="Times New Roman" w:hAnsi="Times New Roman" w:cs="Times New Roman"/>
          <w:sz w:val="24"/>
          <w:szCs w:val="24"/>
          <w:lang w:eastAsia="pt-BR"/>
        </w:rPr>
        <w:t xml:space="preserve"> nele e possível </w:t>
      </w:r>
      <w:r w:rsidR="00A35BEC" w:rsidRPr="00A35BEC">
        <w:rPr>
          <w:rFonts w:ascii="Times New Roman" w:eastAsia="Times New Roman" w:hAnsi="Times New Roman" w:cs="Times New Roman"/>
          <w:sz w:val="24"/>
          <w:szCs w:val="24"/>
          <w:lang w:eastAsia="pt-BR"/>
        </w:rPr>
        <w:t>encontrar pr</w:t>
      </w:r>
      <w:r w:rsidR="0018277C">
        <w:rPr>
          <w:rFonts w:ascii="Times New Roman" w:eastAsia="Times New Roman" w:hAnsi="Times New Roman" w:cs="Times New Roman"/>
          <w:sz w:val="24"/>
          <w:szCs w:val="24"/>
          <w:lang w:eastAsia="pt-BR"/>
        </w:rPr>
        <w:t>ofissionais de diferentes ramos</w:t>
      </w:r>
      <w:r w:rsidR="00A35BEC" w:rsidRPr="00A35BEC">
        <w:rPr>
          <w:rFonts w:ascii="Times New Roman" w:eastAsia="Times New Roman" w:hAnsi="Times New Roman" w:cs="Times New Roman"/>
          <w:sz w:val="24"/>
          <w:szCs w:val="24"/>
          <w:lang w:eastAsia="pt-BR"/>
        </w:rPr>
        <w:t>. O</w:t>
      </w:r>
      <w:r w:rsidR="0018277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s</w:t>
      </w:r>
      <w:r w:rsidR="0018277C">
        <w:rPr>
          <w:rFonts w:ascii="Times New Roman" w:eastAsia="Times New Roman" w:hAnsi="Times New Roman" w:cs="Times New Roman"/>
          <w:sz w:val="24"/>
          <w:szCs w:val="24"/>
          <w:lang w:eastAsia="pt-BR"/>
        </w:rPr>
        <w:t>istema lucra com uma porcentagem de cada contrato fechado.</w:t>
      </w:r>
    </w:p>
    <w:p w:rsidR="004463B4" w:rsidRPr="00A35BEC" w:rsidRDefault="004463B4" w:rsidP="00C52291">
      <w:pPr>
        <w:pStyle w:val="PargrafodaLista"/>
        <w:numPr>
          <w:ilvl w:val="0"/>
          <w:numId w:val="3"/>
        </w:numPr>
        <w:spacing w:line="360" w:lineRule="auto"/>
        <w:jc w:val="both"/>
        <w:rPr>
          <w:rFonts w:ascii="Times New Roman" w:eastAsia="Times New Roman" w:hAnsi="Times New Roman" w:cs="Times New Roman"/>
          <w:b/>
          <w:sz w:val="24"/>
          <w:szCs w:val="24"/>
          <w:lang w:eastAsia="pt-BR"/>
        </w:rPr>
      </w:pPr>
      <w:proofErr w:type="spellStart"/>
      <w:r w:rsidRPr="00A35BEC">
        <w:rPr>
          <w:rFonts w:ascii="Times New Roman" w:eastAsia="Times New Roman" w:hAnsi="Times New Roman" w:cs="Times New Roman"/>
          <w:b/>
          <w:sz w:val="24"/>
          <w:szCs w:val="24"/>
          <w:lang w:eastAsia="pt-BR"/>
        </w:rPr>
        <w:t>Iguanafix</w:t>
      </w:r>
      <w:proofErr w:type="spellEnd"/>
      <w:r w:rsidRPr="00A35BEC">
        <w:rPr>
          <w:rFonts w:ascii="Times New Roman" w:eastAsia="Times New Roman" w:hAnsi="Times New Roman" w:cs="Times New Roman"/>
          <w:b/>
          <w:sz w:val="24"/>
          <w:szCs w:val="24"/>
          <w:lang w:eastAsia="pt-BR"/>
        </w:rPr>
        <w:t xml:space="preserve">: </w:t>
      </w:r>
      <w:r w:rsidR="004C437C">
        <w:rPr>
          <w:rFonts w:ascii="Times New Roman" w:eastAsia="Times New Roman" w:hAnsi="Times New Roman" w:cs="Times New Roman"/>
          <w:sz w:val="24"/>
          <w:szCs w:val="24"/>
          <w:lang w:eastAsia="pt-BR"/>
        </w:rPr>
        <w:t>A</w:t>
      </w:r>
      <w:r w:rsidR="00664BBA" w:rsidRPr="00664BBA">
        <w:rPr>
          <w:rFonts w:ascii="Times New Roman" w:eastAsia="Times New Roman" w:hAnsi="Times New Roman" w:cs="Times New Roman"/>
          <w:sz w:val="24"/>
          <w:szCs w:val="24"/>
          <w:lang w:eastAsia="pt-BR"/>
        </w:rPr>
        <w:t>cesso a todos os detalhes de pro</w:t>
      </w:r>
      <w:r w:rsidR="0018277C">
        <w:rPr>
          <w:rFonts w:ascii="Times New Roman" w:eastAsia="Times New Roman" w:hAnsi="Times New Roman" w:cs="Times New Roman"/>
          <w:sz w:val="24"/>
          <w:szCs w:val="24"/>
          <w:lang w:eastAsia="pt-BR"/>
        </w:rPr>
        <w:t>fissionais liberais ou empresas</w:t>
      </w:r>
      <w:r w:rsidR="00664BBA" w:rsidRPr="00664BBA">
        <w:rPr>
          <w:rFonts w:ascii="Times New Roman" w:eastAsia="Times New Roman" w:hAnsi="Times New Roman" w:cs="Times New Roman"/>
          <w:sz w:val="24"/>
          <w:szCs w:val="24"/>
          <w:lang w:eastAsia="pt-BR"/>
        </w:rPr>
        <w:t xml:space="preserve">. </w:t>
      </w:r>
      <w:r w:rsidR="0018277C">
        <w:rPr>
          <w:rFonts w:ascii="Times New Roman" w:eastAsia="Times New Roman" w:hAnsi="Times New Roman" w:cs="Times New Roman"/>
          <w:sz w:val="24"/>
          <w:szCs w:val="24"/>
          <w:lang w:eastAsia="pt-BR"/>
        </w:rPr>
        <w:t>P</w:t>
      </w:r>
      <w:r w:rsidR="00664BBA" w:rsidRPr="00664BBA">
        <w:rPr>
          <w:rFonts w:ascii="Times New Roman" w:eastAsia="Times New Roman" w:hAnsi="Times New Roman" w:cs="Times New Roman"/>
          <w:sz w:val="24"/>
          <w:szCs w:val="24"/>
          <w:lang w:eastAsia="pt-BR"/>
        </w:rPr>
        <w:t xml:space="preserve">ropostas </w:t>
      </w:r>
      <w:r w:rsidR="0018277C">
        <w:rPr>
          <w:rFonts w:ascii="Times New Roman" w:eastAsia="Times New Roman" w:hAnsi="Times New Roman" w:cs="Times New Roman"/>
          <w:sz w:val="24"/>
          <w:szCs w:val="24"/>
          <w:lang w:eastAsia="pt-BR"/>
        </w:rPr>
        <w:t xml:space="preserve">de orçamentos </w:t>
      </w:r>
      <w:r w:rsidR="00664BBA" w:rsidRPr="00664BBA">
        <w:rPr>
          <w:rFonts w:ascii="Times New Roman" w:eastAsia="Times New Roman" w:hAnsi="Times New Roman" w:cs="Times New Roman"/>
          <w:sz w:val="24"/>
          <w:szCs w:val="24"/>
          <w:lang w:eastAsia="pt-BR"/>
        </w:rPr>
        <w:t xml:space="preserve">em menos de 24 horas e </w:t>
      </w:r>
      <w:r w:rsidR="0018277C">
        <w:rPr>
          <w:rFonts w:ascii="Times New Roman" w:eastAsia="Times New Roman" w:hAnsi="Times New Roman" w:cs="Times New Roman"/>
          <w:sz w:val="24"/>
          <w:szCs w:val="24"/>
          <w:lang w:eastAsia="pt-BR"/>
        </w:rPr>
        <w:t>possibilidade de comparações de</w:t>
      </w:r>
      <w:r w:rsidR="00664BBA" w:rsidRPr="00664BBA">
        <w:rPr>
          <w:rFonts w:ascii="Times New Roman" w:eastAsia="Times New Roman" w:hAnsi="Times New Roman" w:cs="Times New Roman"/>
          <w:sz w:val="24"/>
          <w:szCs w:val="24"/>
          <w:lang w:eastAsia="pt-BR"/>
        </w:rPr>
        <w:t xml:space="preserve"> preços</w:t>
      </w:r>
      <w:r w:rsidR="00664BBA">
        <w:rPr>
          <w:rFonts w:ascii="Times New Roman" w:eastAsia="Times New Roman" w:hAnsi="Times New Roman" w:cs="Times New Roman"/>
          <w:sz w:val="24"/>
          <w:szCs w:val="24"/>
          <w:lang w:eastAsia="pt-BR"/>
        </w:rPr>
        <w:t>.</w:t>
      </w:r>
    </w:p>
    <w:p w:rsidR="004463B4" w:rsidRPr="006B40C8" w:rsidRDefault="004463B4"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sidRPr="004463B4">
        <w:rPr>
          <w:rFonts w:ascii="Times New Roman" w:eastAsia="Times New Roman" w:hAnsi="Times New Roman" w:cs="Times New Roman"/>
          <w:b/>
          <w:sz w:val="24"/>
          <w:szCs w:val="24"/>
          <w:lang w:eastAsia="pt-BR"/>
        </w:rPr>
        <w:t>Recomind</w:t>
      </w:r>
      <w:proofErr w:type="spellEnd"/>
      <w:r w:rsidRPr="004463B4">
        <w:rPr>
          <w:rFonts w:ascii="Times New Roman" w:eastAsia="Times New Roman" w:hAnsi="Times New Roman" w:cs="Times New Roman"/>
          <w:b/>
          <w:sz w:val="24"/>
          <w:szCs w:val="24"/>
          <w:lang w:eastAsia="pt-BR"/>
        </w:rPr>
        <w:t>.net:</w:t>
      </w:r>
      <w:r>
        <w:rPr>
          <w:rFonts w:ascii="Times New Roman" w:eastAsia="Times New Roman" w:hAnsi="Times New Roman" w:cs="Times New Roman"/>
          <w:sz w:val="24"/>
          <w:szCs w:val="24"/>
          <w:lang w:eastAsia="pt-BR"/>
        </w:rPr>
        <w:t xml:space="preserve"> </w:t>
      </w:r>
      <w:r w:rsidR="006B40C8" w:rsidRPr="006B40C8">
        <w:rPr>
          <w:rFonts w:ascii="Times New Roman" w:eastAsia="Times New Roman" w:hAnsi="Times New Roman" w:cs="Times New Roman"/>
          <w:sz w:val="24"/>
          <w:szCs w:val="24"/>
          <w:lang w:eastAsia="pt-BR"/>
        </w:rPr>
        <w:t xml:space="preserve">O </w:t>
      </w:r>
      <w:proofErr w:type="spellStart"/>
      <w:r w:rsidR="006B40C8" w:rsidRPr="006B40C8">
        <w:rPr>
          <w:rFonts w:ascii="Times New Roman" w:eastAsia="Times New Roman" w:hAnsi="Times New Roman" w:cs="Times New Roman"/>
          <w:sz w:val="24"/>
          <w:szCs w:val="24"/>
          <w:lang w:eastAsia="pt-BR"/>
        </w:rPr>
        <w:t>Recomind</w:t>
      </w:r>
      <w:proofErr w:type="spellEnd"/>
      <w:r w:rsidR="006B40C8" w:rsidRPr="006B40C8">
        <w:rPr>
          <w:rFonts w:ascii="Times New Roman" w:eastAsia="Times New Roman" w:hAnsi="Times New Roman" w:cs="Times New Roman"/>
          <w:sz w:val="24"/>
          <w:szCs w:val="24"/>
          <w:lang w:eastAsia="pt-BR"/>
        </w:rPr>
        <w:t xml:space="preserve"> busca facilitar a contratação de profissionais como faxineiras, pedreiros, eletricistas, mecânicos, médicos e cabeleireiras. </w:t>
      </w:r>
      <w:r w:rsidR="006B40C8">
        <w:rPr>
          <w:rFonts w:ascii="Times New Roman" w:eastAsia="Times New Roman" w:hAnsi="Times New Roman" w:cs="Times New Roman"/>
          <w:sz w:val="24"/>
          <w:szCs w:val="24"/>
          <w:lang w:eastAsia="pt-BR"/>
        </w:rPr>
        <w:t>A aplicação</w:t>
      </w:r>
      <w:r w:rsidR="006B40C8" w:rsidRPr="006B40C8">
        <w:rPr>
          <w:rFonts w:ascii="Times New Roman" w:eastAsia="Times New Roman" w:hAnsi="Times New Roman" w:cs="Times New Roman"/>
          <w:sz w:val="24"/>
          <w:szCs w:val="24"/>
          <w:lang w:eastAsia="pt-BR"/>
        </w:rPr>
        <w:t xml:space="preserve"> funciona como um caderno de endereços e telefones com características de rede social.</w:t>
      </w:r>
    </w:p>
    <w:p w:rsidR="004463B4" w:rsidRDefault="004741ED"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sidRPr="00A35BEC">
        <w:rPr>
          <w:rFonts w:ascii="Times New Roman" w:eastAsia="Times New Roman" w:hAnsi="Times New Roman" w:cs="Times New Roman"/>
          <w:b/>
          <w:sz w:val="24"/>
          <w:szCs w:val="24"/>
          <w:lang w:eastAsia="pt-BR"/>
        </w:rPr>
        <w:t>Bougue</w:t>
      </w:r>
      <w:proofErr w:type="spellEnd"/>
      <w:r w:rsidRPr="00A35BEC">
        <w:rPr>
          <w:rFonts w:ascii="Times New Roman" w:eastAsia="Times New Roman" w:hAnsi="Times New Roman" w:cs="Times New Roman"/>
          <w:b/>
          <w:sz w:val="24"/>
          <w:szCs w:val="24"/>
          <w:lang w:eastAsia="pt-BR"/>
        </w:rPr>
        <w:t>:</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O objetivo é fornecer informações para que os usuários que precisam contratar um serviço possam, por exemplo, comparar propostas.</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Além das propostas, o usuário pode receber também opiniões de quem já usou os serviços do prestador.</w:t>
      </w:r>
    </w:p>
    <w:p w:rsidR="00664BBA" w:rsidRPr="00BC5791" w:rsidRDefault="003F3A79"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sidRPr="006C32DD">
        <w:rPr>
          <w:rFonts w:ascii="Times New Roman" w:eastAsia="Times New Roman" w:hAnsi="Times New Roman" w:cs="Times New Roman"/>
          <w:b/>
          <w:sz w:val="24"/>
          <w:szCs w:val="24"/>
          <w:lang w:eastAsia="pt-BR"/>
        </w:rPr>
        <w:t>ClickARQ</w:t>
      </w:r>
      <w:proofErr w:type="spellEnd"/>
      <w:r w:rsidRPr="006C32DD">
        <w:rPr>
          <w:rFonts w:ascii="Times New Roman" w:eastAsia="Times New Roman" w:hAnsi="Times New Roman" w:cs="Times New Roman"/>
          <w:b/>
          <w:sz w:val="24"/>
          <w:szCs w:val="24"/>
          <w:lang w:eastAsia="pt-BR"/>
        </w:rPr>
        <w:t>:</w:t>
      </w:r>
      <w:r>
        <w:rPr>
          <w:rFonts w:ascii="Times New Roman" w:eastAsia="Times New Roman" w:hAnsi="Times New Roman" w:cs="Times New Roman"/>
          <w:sz w:val="24"/>
          <w:szCs w:val="24"/>
          <w:lang w:eastAsia="pt-BR"/>
        </w:rPr>
        <w:t xml:space="preserve"> </w:t>
      </w:r>
      <w:r w:rsidR="000C0C7F" w:rsidRPr="000C0C7F">
        <w:rPr>
          <w:rFonts w:ascii="Times New Roman" w:eastAsia="Times New Roman" w:hAnsi="Times New Roman" w:cs="Times New Roman"/>
          <w:sz w:val="24"/>
          <w:szCs w:val="24"/>
          <w:lang w:eastAsia="pt-BR"/>
        </w:rPr>
        <w:t>Um site de concorrência criativa em decoração, arquitetura e design de interiores</w:t>
      </w:r>
      <w:r w:rsidR="000C0C7F">
        <w:rPr>
          <w:rFonts w:ascii="Times New Roman" w:eastAsia="Times New Roman" w:hAnsi="Times New Roman" w:cs="Times New Roman"/>
          <w:sz w:val="24"/>
          <w:szCs w:val="24"/>
          <w:lang w:eastAsia="pt-BR"/>
        </w:rPr>
        <w:t>, a</w:t>
      </w:r>
      <w:r>
        <w:rPr>
          <w:rFonts w:ascii="Times New Roman" w:eastAsia="Times New Roman" w:hAnsi="Times New Roman" w:cs="Times New Roman"/>
          <w:sz w:val="24"/>
          <w:szCs w:val="24"/>
          <w:lang w:eastAsia="pt-BR"/>
        </w:rPr>
        <w:t>juda</w:t>
      </w:r>
      <w:r w:rsidR="000C0C7F">
        <w:rPr>
          <w:rFonts w:ascii="Times New Roman" w:eastAsia="Times New Roman" w:hAnsi="Times New Roman" w:cs="Times New Roman"/>
          <w:sz w:val="24"/>
          <w:szCs w:val="24"/>
          <w:lang w:eastAsia="pt-BR"/>
        </w:rPr>
        <w:t xml:space="preserve"> a</w:t>
      </w:r>
      <w:r w:rsidRPr="003F3A79">
        <w:rPr>
          <w:rFonts w:ascii="Times New Roman" w:eastAsia="Times New Roman" w:hAnsi="Times New Roman" w:cs="Times New Roman"/>
          <w:sz w:val="24"/>
          <w:szCs w:val="24"/>
          <w:lang w:eastAsia="pt-BR"/>
        </w:rPr>
        <w:t xml:space="preserve"> usuários encontrarem arquitetos. Os clientes solicitam projetos de design de interiores e decoração, e arquitetos e </w:t>
      </w:r>
      <w:r w:rsidR="000C0C7F">
        <w:rPr>
          <w:rFonts w:ascii="Times New Roman" w:eastAsia="Times New Roman" w:hAnsi="Times New Roman" w:cs="Times New Roman"/>
          <w:sz w:val="24"/>
          <w:szCs w:val="24"/>
          <w:lang w:eastAsia="pt-BR"/>
        </w:rPr>
        <w:t>designers enviam suas propostas.</w:t>
      </w:r>
    </w:p>
    <w:p w:rsidR="003A36C8" w:rsidRDefault="00424188" w:rsidP="00F276A6">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Abaixo dois dos sistemas citados </w:t>
      </w:r>
      <w:r w:rsidR="00F276A6">
        <w:rPr>
          <w:rFonts w:ascii="Times New Roman" w:eastAsia="Times New Roman" w:hAnsi="Times New Roman" w:cs="Times New Roman"/>
          <w:sz w:val="24"/>
          <w:szCs w:val="24"/>
          <w:lang w:eastAsia="pt-BR"/>
        </w:rPr>
        <w:t xml:space="preserve">com </w:t>
      </w:r>
      <w:r w:rsidR="00241E6C">
        <w:rPr>
          <w:rFonts w:ascii="Times New Roman" w:eastAsia="Times New Roman" w:hAnsi="Times New Roman" w:cs="Times New Roman"/>
          <w:sz w:val="24"/>
          <w:szCs w:val="24"/>
          <w:lang w:eastAsia="pt-BR"/>
        </w:rPr>
        <w:t xml:space="preserve">requisitos </w:t>
      </w:r>
      <w:r w:rsidR="00F276A6">
        <w:rPr>
          <w:rFonts w:ascii="Times New Roman" w:eastAsia="Times New Roman" w:hAnsi="Times New Roman" w:cs="Times New Roman"/>
          <w:sz w:val="24"/>
          <w:szCs w:val="24"/>
          <w:lang w:eastAsia="pt-BR"/>
        </w:rPr>
        <w:t>mais detalh</w:t>
      </w:r>
      <w:r w:rsidR="00241E6C">
        <w:rPr>
          <w:rFonts w:ascii="Times New Roman" w:eastAsia="Times New Roman" w:hAnsi="Times New Roman" w:cs="Times New Roman"/>
          <w:sz w:val="24"/>
          <w:szCs w:val="24"/>
          <w:lang w:eastAsia="pt-BR"/>
        </w:rPr>
        <w:t>ados</w:t>
      </w:r>
      <w:r w:rsidR="00F276A6">
        <w:rPr>
          <w:rFonts w:ascii="Times New Roman" w:eastAsia="Times New Roman" w:hAnsi="Times New Roman" w:cs="Times New Roman"/>
          <w:sz w:val="24"/>
          <w:szCs w:val="24"/>
          <w:lang w:eastAsia="pt-BR"/>
        </w:rPr>
        <w:t>, os parâmetros de escol</w:t>
      </w:r>
      <w:r w:rsidR="00803351">
        <w:rPr>
          <w:rFonts w:ascii="Times New Roman" w:eastAsia="Times New Roman" w:hAnsi="Times New Roman" w:cs="Times New Roman"/>
          <w:sz w:val="24"/>
          <w:szCs w:val="24"/>
          <w:lang w:eastAsia="pt-BR"/>
        </w:rPr>
        <w:t>h</w:t>
      </w:r>
      <w:r w:rsidR="00F276A6">
        <w:rPr>
          <w:rFonts w:ascii="Times New Roman" w:eastAsia="Times New Roman" w:hAnsi="Times New Roman" w:cs="Times New Roman"/>
          <w:sz w:val="24"/>
          <w:szCs w:val="24"/>
          <w:lang w:eastAsia="pt-BR"/>
        </w:rPr>
        <w:t>a para uma an</w:t>
      </w:r>
      <w:r w:rsidR="008E3584">
        <w:rPr>
          <w:rFonts w:ascii="Times New Roman" w:eastAsia="Times New Roman" w:hAnsi="Times New Roman" w:cs="Times New Roman"/>
          <w:sz w:val="24"/>
          <w:szCs w:val="24"/>
          <w:lang w:eastAsia="pt-BR"/>
        </w:rPr>
        <w:t>á</w:t>
      </w:r>
      <w:r w:rsidR="00F276A6">
        <w:rPr>
          <w:rFonts w:ascii="Times New Roman" w:eastAsia="Times New Roman" w:hAnsi="Times New Roman" w:cs="Times New Roman"/>
          <w:sz w:val="24"/>
          <w:szCs w:val="24"/>
          <w:lang w:eastAsia="pt-BR"/>
        </w:rPr>
        <w:t>lise mais aprofundada foram: quantidades de usuários</w:t>
      </w:r>
      <w:r w:rsidR="00BA36F7">
        <w:rPr>
          <w:rFonts w:ascii="Times New Roman" w:eastAsia="Times New Roman" w:hAnsi="Times New Roman" w:cs="Times New Roman"/>
          <w:sz w:val="24"/>
          <w:szCs w:val="24"/>
          <w:lang w:eastAsia="pt-BR"/>
        </w:rPr>
        <w:t xml:space="preserve"> ativos</w:t>
      </w:r>
      <w:r w:rsidR="00F276A6">
        <w:rPr>
          <w:rFonts w:ascii="Times New Roman" w:eastAsia="Times New Roman" w:hAnsi="Times New Roman" w:cs="Times New Roman"/>
          <w:sz w:val="24"/>
          <w:szCs w:val="24"/>
          <w:lang w:eastAsia="pt-BR"/>
        </w:rPr>
        <w:t xml:space="preserve">, organização de informações, </w:t>
      </w:r>
      <w:r w:rsidR="00BA36F7">
        <w:rPr>
          <w:rFonts w:ascii="Times New Roman" w:eastAsia="Times New Roman" w:hAnsi="Times New Roman" w:cs="Times New Roman"/>
          <w:sz w:val="24"/>
          <w:szCs w:val="24"/>
          <w:lang w:eastAsia="pt-BR"/>
        </w:rPr>
        <w:t>interface intuitiva</w:t>
      </w:r>
      <w:r w:rsidR="00CE7DEE">
        <w:rPr>
          <w:rFonts w:ascii="Times New Roman" w:eastAsia="Times New Roman" w:hAnsi="Times New Roman" w:cs="Times New Roman"/>
          <w:sz w:val="24"/>
          <w:szCs w:val="24"/>
          <w:lang w:eastAsia="pt-BR"/>
        </w:rPr>
        <w:t>, plataformas suportadas</w:t>
      </w:r>
      <w:r w:rsidR="00BA36F7">
        <w:rPr>
          <w:rFonts w:ascii="Times New Roman" w:eastAsia="Times New Roman" w:hAnsi="Times New Roman" w:cs="Times New Roman"/>
          <w:sz w:val="24"/>
          <w:szCs w:val="24"/>
          <w:lang w:eastAsia="pt-BR"/>
        </w:rPr>
        <w:t xml:space="preserve"> e </w:t>
      </w:r>
      <w:r w:rsidR="00F276A6">
        <w:rPr>
          <w:rFonts w:ascii="Times New Roman" w:eastAsia="Times New Roman" w:hAnsi="Times New Roman" w:cs="Times New Roman"/>
          <w:sz w:val="24"/>
          <w:szCs w:val="24"/>
          <w:lang w:eastAsia="pt-BR"/>
        </w:rPr>
        <w:t>prêmios conquistados</w:t>
      </w:r>
      <w:r w:rsidR="00480076">
        <w:rPr>
          <w:rFonts w:ascii="Times New Roman" w:eastAsia="Times New Roman" w:hAnsi="Times New Roman" w:cs="Times New Roman"/>
          <w:sz w:val="24"/>
          <w:szCs w:val="24"/>
          <w:lang w:eastAsia="pt-BR"/>
        </w:rPr>
        <w:t>.</w:t>
      </w:r>
    </w:p>
    <w:p w:rsidR="003A36C8" w:rsidRPr="0078121C" w:rsidRDefault="00A8259C" w:rsidP="0078121C">
      <w:pPr>
        <w:pStyle w:val="Ttulo1"/>
        <w:numPr>
          <w:ilvl w:val="2"/>
          <w:numId w:val="35"/>
        </w:numPr>
        <w:spacing w:before="100" w:beforeAutospacing="1" w:after="100" w:afterAutospacing="1" w:line="360" w:lineRule="auto"/>
        <w:ind w:left="284" w:hanging="284"/>
        <w:jc w:val="both"/>
        <w:rPr>
          <w:rFonts w:ascii="Times New Roman" w:hAnsi="Times New Roman" w:cs="Times New Roman"/>
          <w:b w:val="0"/>
          <w:caps/>
          <w:color w:val="auto"/>
        </w:rPr>
      </w:pPr>
      <w:bookmarkStart w:id="117" w:name="_Toc404667091"/>
      <w:r w:rsidRPr="0078121C">
        <w:rPr>
          <w:rFonts w:ascii="Times New Roman" w:hAnsi="Times New Roman" w:cs="Times New Roman"/>
          <w:b w:val="0"/>
          <w:caps/>
          <w:color w:val="auto"/>
        </w:rPr>
        <w:t>GetNinjas</w:t>
      </w:r>
      <w:bookmarkEnd w:id="117"/>
    </w:p>
    <w:p w:rsidR="00471992" w:rsidRDefault="003A36C8" w:rsidP="004463B4">
      <w:pPr>
        <w:spacing w:line="360" w:lineRule="auto"/>
        <w:ind w:firstLine="709"/>
        <w:jc w:val="both"/>
        <w:rPr>
          <w:rFonts w:ascii="Times New Roman" w:eastAsia="Times New Roman" w:hAnsi="Times New Roman" w:cs="Times New Roman"/>
          <w:b/>
          <w:sz w:val="24"/>
          <w:szCs w:val="24"/>
          <w:lang w:eastAsia="pt-BR"/>
        </w:rPr>
      </w:pPr>
      <w:proofErr w:type="spellStart"/>
      <w:r w:rsidRPr="003A36C8">
        <w:rPr>
          <w:rFonts w:ascii="Times New Roman" w:eastAsia="Times New Roman" w:hAnsi="Times New Roman" w:cs="Times New Roman"/>
          <w:sz w:val="24"/>
          <w:szCs w:val="24"/>
          <w:lang w:eastAsia="pt-BR"/>
        </w:rPr>
        <w:t>GetNinjas</w:t>
      </w:r>
      <w:proofErr w:type="spellEnd"/>
      <w:r w:rsidR="00C72550">
        <w:rPr>
          <w:rFonts w:ascii="Times New Roman" w:eastAsia="Times New Roman" w:hAnsi="Times New Roman" w:cs="Times New Roman"/>
          <w:sz w:val="24"/>
          <w:szCs w:val="24"/>
          <w:lang w:eastAsia="pt-BR"/>
        </w:rPr>
        <w:t xml:space="preserve"> aplicação web</w:t>
      </w:r>
      <w:r w:rsidR="00036327">
        <w:rPr>
          <w:rFonts w:ascii="Times New Roman" w:eastAsia="Times New Roman" w:hAnsi="Times New Roman" w:cs="Times New Roman"/>
          <w:sz w:val="24"/>
          <w:szCs w:val="24"/>
          <w:lang w:eastAsia="pt-BR"/>
        </w:rPr>
        <w:t xml:space="preserve"> e </w:t>
      </w:r>
      <w:r w:rsidR="00A57264">
        <w:rPr>
          <w:rFonts w:ascii="Times New Roman" w:eastAsia="Times New Roman" w:hAnsi="Times New Roman" w:cs="Times New Roman"/>
          <w:sz w:val="24"/>
          <w:szCs w:val="24"/>
          <w:lang w:eastAsia="pt-BR"/>
        </w:rPr>
        <w:t>mo</w:t>
      </w:r>
      <w:r w:rsidR="00036327">
        <w:rPr>
          <w:rFonts w:ascii="Times New Roman" w:eastAsia="Times New Roman" w:hAnsi="Times New Roman" w:cs="Times New Roman"/>
          <w:sz w:val="24"/>
          <w:szCs w:val="24"/>
          <w:lang w:eastAsia="pt-BR"/>
        </w:rPr>
        <w:t>bile</w:t>
      </w:r>
      <w:r w:rsidR="006B40C8">
        <w:rPr>
          <w:rFonts w:ascii="Times New Roman" w:eastAsia="Times New Roman" w:hAnsi="Times New Roman" w:cs="Times New Roman"/>
          <w:sz w:val="24"/>
          <w:szCs w:val="24"/>
          <w:lang w:eastAsia="pt-BR"/>
        </w:rPr>
        <w:t>,</w:t>
      </w:r>
      <w:r w:rsidRPr="003A36C8">
        <w:rPr>
          <w:rFonts w:ascii="Times New Roman" w:eastAsia="Times New Roman" w:hAnsi="Times New Roman" w:cs="Times New Roman"/>
          <w:sz w:val="24"/>
          <w:szCs w:val="24"/>
          <w:lang w:eastAsia="pt-BR"/>
        </w:rPr>
        <w:t xml:space="preserve"> </w:t>
      </w:r>
      <w:r w:rsidR="00036327">
        <w:rPr>
          <w:rFonts w:ascii="Times New Roman" w:eastAsia="Times New Roman" w:hAnsi="Times New Roman" w:cs="Times New Roman"/>
          <w:sz w:val="24"/>
          <w:szCs w:val="24"/>
          <w:lang w:eastAsia="pt-BR"/>
        </w:rPr>
        <w:t>com</w:t>
      </w:r>
      <w:r w:rsidR="00F67797" w:rsidRPr="00F67797">
        <w:rPr>
          <w:rFonts w:ascii="Times New Roman" w:eastAsia="Times New Roman" w:hAnsi="Times New Roman" w:cs="Times New Roman"/>
          <w:sz w:val="24"/>
          <w:szCs w:val="24"/>
          <w:lang w:eastAsia="pt-BR"/>
        </w:rPr>
        <w:t xml:space="preserve"> uma plataforma simples e amigável para que pessoas com habilidade de realizar um serviço específico consigam oferecer seu trabalho para o público</w:t>
      </w:r>
      <w:r w:rsidR="008009D3">
        <w:rPr>
          <w:rFonts w:ascii="Times New Roman" w:eastAsia="Times New Roman" w:hAnsi="Times New Roman" w:cs="Times New Roman"/>
          <w:sz w:val="24"/>
          <w:szCs w:val="24"/>
          <w:lang w:eastAsia="pt-BR"/>
        </w:rPr>
        <w:t xml:space="preserve"> em geral e, em contrapartida, </w:t>
      </w:r>
      <w:r w:rsidR="00F67797" w:rsidRPr="00F67797">
        <w:rPr>
          <w:rFonts w:ascii="Times New Roman" w:eastAsia="Times New Roman" w:hAnsi="Times New Roman" w:cs="Times New Roman"/>
          <w:sz w:val="24"/>
          <w:szCs w:val="24"/>
          <w:lang w:eastAsia="pt-BR"/>
        </w:rPr>
        <w:t>para que público possa encontrar de maneira rápida, prática e conve</w:t>
      </w:r>
      <w:r w:rsidR="00F67797">
        <w:rPr>
          <w:rFonts w:ascii="Times New Roman" w:eastAsia="Times New Roman" w:hAnsi="Times New Roman" w:cs="Times New Roman"/>
          <w:sz w:val="24"/>
          <w:szCs w:val="24"/>
          <w:lang w:eastAsia="pt-BR"/>
        </w:rPr>
        <w:t xml:space="preserve">niente os serviços que gostaria, </w:t>
      </w:r>
      <w:r w:rsidRPr="003A36C8">
        <w:rPr>
          <w:rFonts w:ascii="Times New Roman" w:eastAsia="Times New Roman" w:hAnsi="Times New Roman" w:cs="Times New Roman"/>
          <w:sz w:val="24"/>
          <w:szCs w:val="24"/>
          <w:lang w:eastAsia="pt-BR"/>
        </w:rPr>
        <w:t xml:space="preserve">é possível encontrar profissionais de diferentes ramos, como fotógrafos, babás, assistentes técnicos e diaristas, fornece informações de acordo com sua região, os prestadores de serviço anunciam </w:t>
      </w:r>
      <w:r w:rsidRPr="003A36C8">
        <w:rPr>
          <w:rFonts w:ascii="Times New Roman" w:eastAsia="Times New Roman" w:hAnsi="Times New Roman" w:cs="Times New Roman"/>
          <w:sz w:val="24"/>
          <w:szCs w:val="24"/>
          <w:lang w:eastAsia="pt-BR"/>
        </w:rPr>
        <w:lastRenderedPageBreak/>
        <w:t xml:space="preserve">gratuitamente no portal, que, em </w:t>
      </w:r>
      <w:r w:rsidR="00F67797">
        <w:rPr>
          <w:rFonts w:ascii="Times New Roman" w:eastAsia="Times New Roman" w:hAnsi="Times New Roman" w:cs="Times New Roman"/>
          <w:sz w:val="24"/>
          <w:szCs w:val="24"/>
          <w:lang w:eastAsia="pt-BR"/>
        </w:rPr>
        <w:t>compensação</w:t>
      </w:r>
      <w:r w:rsidRPr="003A36C8">
        <w:rPr>
          <w:rFonts w:ascii="Times New Roman" w:eastAsia="Times New Roman" w:hAnsi="Times New Roman" w:cs="Times New Roman"/>
          <w:sz w:val="24"/>
          <w:szCs w:val="24"/>
          <w:lang w:eastAsia="pt-BR"/>
        </w:rPr>
        <w:t>, fica</w:t>
      </w:r>
      <w:r w:rsidR="00F67797">
        <w:rPr>
          <w:rFonts w:ascii="Times New Roman" w:eastAsia="Times New Roman" w:hAnsi="Times New Roman" w:cs="Times New Roman"/>
          <w:sz w:val="24"/>
          <w:szCs w:val="24"/>
          <w:lang w:eastAsia="pt-BR"/>
        </w:rPr>
        <w:t>m</w:t>
      </w:r>
      <w:r w:rsidRPr="003A36C8">
        <w:rPr>
          <w:rFonts w:ascii="Times New Roman" w:eastAsia="Times New Roman" w:hAnsi="Times New Roman" w:cs="Times New Roman"/>
          <w:sz w:val="24"/>
          <w:szCs w:val="24"/>
          <w:lang w:eastAsia="pt-BR"/>
        </w:rPr>
        <w:t xml:space="preserve"> com uma porcentagem de cada contrato fechado. </w:t>
      </w:r>
      <w:r w:rsidR="008009D3">
        <w:rPr>
          <w:rFonts w:ascii="Times New Roman" w:eastAsia="Times New Roman" w:hAnsi="Times New Roman" w:cs="Times New Roman"/>
          <w:sz w:val="24"/>
          <w:szCs w:val="24"/>
          <w:lang w:eastAsia="pt-BR"/>
        </w:rPr>
        <w:t>At</w:t>
      </w:r>
      <w:r w:rsidR="000303E6">
        <w:rPr>
          <w:rFonts w:ascii="Times New Roman" w:eastAsia="Times New Roman" w:hAnsi="Times New Roman" w:cs="Times New Roman"/>
          <w:sz w:val="24"/>
          <w:szCs w:val="24"/>
          <w:lang w:eastAsia="pt-BR"/>
        </w:rPr>
        <w:t xml:space="preserve">é a elaboração desse trabalho, segundo </w:t>
      </w:r>
      <w:r w:rsidRPr="003A36C8">
        <w:rPr>
          <w:rFonts w:ascii="Times New Roman" w:eastAsia="Times New Roman" w:hAnsi="Times New Roman" w:cs="Times New Roman"/>
          <w:sz w:val="24"/>
          <w:szCs w:val="24"/>
          <w:lang w:eastAsia="pt-BR"/>
        </w:rPr>
        <w:t xml:space="preserve">Eduardo </w:t>
      </w:r>
      <w:proofErr w:type="spellStart"/>
      <w:r w:rsidRPr="003A36C8">
        <w:rPr>
          <w:rFonts w:ascii="Times New Roman" w:eastAsia="Times New Roman" w:hAnsi="Times New Roman" w:cs="Times New Roman"/>
          <w:sz w:val="24"/>
          <w:szCs w:val="24"/>
          <w:lang w:eastAsia="pt-BR"/>
        </w:rPr>
        <w:t>L’Hotellier</w:t>
      </w:r>
      <w:proofErr w:type="spellEnd"/>
      <w:r w:rsidRPr="003A36C8">
        <w:rPr>
          <w:rFonts w:ascii="Times New Roman" w:eastAsia="Times New Roman" w:hAnsi="Times New Roman" w:cs="Times New Roman"/>
          <w:sz w:val="24"/>
          <w:szCs w:val="24"/>
          <w:lang w:eastAsia="pt-BR"/>
        </w:rPr>
        <w:t xml:space="preserve">, </w:t>
      </w:r>
      <w:proofErr w:type="spellStart"/>
      <w:r w:rsidR="000303E6">
        <w:rPr>
          <w:rFonts w:ascii="Times New Roman" w:eastAsia="Times New Roman" w:hAnsi="Times New Roman" w:cs="Times New Roman"/>
          <w:sz w:val="24"/>
          <w:szCs w:val="24"/>
          <w:lang w:eastAsia="pt-BR"/>
        </w:rPr>
        <w:t>Chief</w:t>
      </w:r>
      <w:proofErr w:type="spellEnd"/>
      <w:r w:rsidR="000303E6">
        <w:rPr>
          <w:rFonts w:ascii="Times New Roman" w:eastAsia="Times New Roman" w:hAnsi="Times New Roman" w:cs="Times New Roman"/>
          <w:sz w:val="24"/>
          <w:szCs w:val="24"/>
          <w:lang w:eastAsia="pt-BR"/>
        </w:rPr>
        <w:t xml:space="preserve"> </w:t>
      </w:r>
      <w:proofErr w:type="spellStart"/>
      <w:r w:rsidR="000303E6">
        <w:rPr>
          <w:rFonts w:ascii="Times New Roman" w:eastAsia="Times New Roman" w:hAnsi="Times New Roman" w:cs="Times New Roman"/>
          <w:sz w:val="24"/>
          <w:szCs w:val="24"/>
          <w:lang w:eastAsia="pt-BR"/>
        </w:rPr>
        <w:t>Executive</w:t>
      </w:r>
      <w:proofErr w:type="spellEnd"/>
      <w:r w:rsidR="000303E6">
        <w:rPr>
          <w:rFonts w:ascii="Times New Roman" w:eastAsia="Times New Roman" w:hAnsi="Times New Roman" w:cs="Times New Roman"/>
          <w:sz w:val="24"/>
          <w:szCs w:val="24"/>
          <w:lang w:eastAsia="pt-BR"/>
        </w:rPr>
        <w:t xml:space="preserve"> </w:t>
      </w:r>
      <w:proofErr w:type="spellStart"/>
      <w:r w:rsidR="000303E6">
        <w:rPr>
          <w:rFonts w:ascii="Times New Roman" w:eastAsia="Times New Roman" w:hAnsi="Times New Roman" w:cs="Times New Roman"/>
          <w:sz w:val="24"/>
          <w:szCs w:val="24"/>
          <w:lang w:eastAsia="pt-BR"/>
        </w:rPr>
        <w:t>Officer</w:t>
      </w:r>
      <w:proofErr w:type="spellEnd"/>
      <w:r w:rsidR="000303E6">
        <w:rPr>
          <w:rFonts w:ascii="Times New Roman" w:eastAsia="Times New Roman" w:hAnsi="Times New Roman" w:cs="Times New Roman"/>
          <w:sz w:val="24"/>
          <w:szCs w:val="24"/>
          <w:lang w:eastAsia="pt-BR"/>
        </w:rPr>
        <w:t xml:space="preserve"> - </w:t>
      </w:r>
      <w:r w:rsidRPr="003A36C8">
        <w:rPr>
          <w:rFonts w:ascii="Times New Roman" w:eastAsia="Times New Roman" w:hAnsi="Times New Roman" w:cs="Times New Roman"/>
          <w:sz w:val="24"/>
          <w:szCs w:val="24"/>
          <w:lang w:eastAsia="pt-BR"/>
        </w:rPr>
        <w:t xml:space="preserve">CEO do </w:t>
      </w:r>
      <w:proofErr w:type="spellStart"/>
      <w:r w:rsidRPr="003A36C8">
        <w:rPr>
          <w:rFonts w:ascii="Times New Roman" w:eastAsia="Times New Roman" w:hAnsi="Times New Roman" w:cs="Times New Roman"/>
          <w:sz w:val="24"/>
          <w:szCs w:val="24"/>
          <w:lang w:eastAsia="pt-BR"/>
        </w:rPr>
        <w:t>GetNinjas</w:t>
      </w:r>
      <w:proofErr w:type="spellEnd"/>
      <w:r w:rsidRPr="003A36C8">
        <w:rPr>
          <w:rFonts w:ascii="Times New Roman" w:eastAsia="Times New Roman" w:hAnsi="Times New Roman" w:cs="Times New Roman"/>
          <w:sz w:val="24"/>
          <w:szCs w:val="24"/>
          <w:lang w:eastAsia="pt-BR"/>
        </w:rPr>
        <w:t>, a plataforma reúne mais de 40 mil profissionais cadastrados em 4.000 cidades brasileiras e movimentou cerca R$ 8 milhões em negócios para os profissionais desde seu lançamento, o site recebe uma média de 1.000 orçamentos por dia. Só no Estado de São Paulo, por exemplo, são aproximadamente 10 mil orçamentos por mês.</w:t>
      </w:r>
      <w:r w:rsidR="004D1110">
        <w:rPr>
          <w:rFonts w:ascii="Times New Roman" w:eastAsia="Times New Roman" w:hAnsi="Times New Roman" w:cs="Times New Roman"/>
          <w:sz w:val="24"/>
          <w:szCs w:val="24"/>
          <w:lang w:eastAsia="pt-BR"/>
        </w:rPr>
        <w:t xml:space="preserve"> Conquistou prêmios como Startup do ano de 2012 promovido pela </w:t>
      </w:r>
      <w:proofErr w:type="spellStart"/>
      <w:r w:rsidR="004D1110" w:rsidRPr="004D1110">
        <w:rPr>
          <w:rFonts w:ascii="Times New Roman" w:eastAsia="Times New Roman" w:hAnsi="Times New Roman" w:cs="Times New Roman"/>
          <w:sz w:val="24"/>
          <w:szCs w:val="24"/>
          <w:lang w:eastAsia="pt-BR"/>
        </w:rPr>
        <w:t>TheNextWeb</w:t>
      </w:r>
      <w:proofErr w:type="spellEnd"/>
      <w:r w:rsidR="004D1110" w:rsidRPr="004D1110">
        <w:rPr>
          <w:rFonts w:ascii="Times New Roman" w:eastAsia="Times New Roman" w:hAnsi="Times New Roman" w:cs="Times New Roman"/>
          <w:sz w:val="24"/>
          <w:szCs w:val="24"/>
          <w:lang w:eastAsia="pt-BR"/>
        </w:rPr>
        <w:t xml:space="preserve"> Startup</w:t>
      </w:r>
      <w:r w:rsidR="008009D3">
        <w:rPr>
          <w:rFonts w:ascii="Times New Roman" w:eastAsia="Times New Roman" w:hAnsi="Times New Roman" w:cs="Times New Roman"/>
          <w:sz w:val="24"/>
          <w:szCs w:val="24"/>
          <w:lang w:eastAsia="pt-BR"/>
        </w:rPr>
        <w:t xml:space="preserve"> e o </w:t>
      </w:r>
      <w:r w:rsidR="00967C7C">
        <w:rPr>
          <w:rFonts w:ascii="Times New Roman" w:eastAsia="Times New Roman" w:hAnsi="Times New Roman" w:cs="Times New Roman"/>
          <w:sz w:val="24"/>
          <w:szCs w:val="24"/>
          <w:lang w:eastAsia="pt-BR"/>
        </w:rPr>
        <w:t>reconhecimento</w:t>
      </w:r>
      <w:r w:rsidR="008009D3">
        <w:rPr>
          <w:rFonts w:ascii="Times New Roman" w:eastAsia="Times New Roman" w:hAnsi="Times New Roman" w:cs="Times New Roman"/>
          <w:sz w:val="24"/>
          <w:szCs w:val="24"/>
          <w:lang w:eastAsia="pt-BR"/>
        </w:rPr>
        <w:t xml:space="preserve"> do Jornal </w:t>
      </w:r>
      <w:r w:rsidR="00967C7C">
        <w:rPr>
          <w:rFonts w:ascii="Times New Roman" w:eastAsia="Times New Roman" w:hAnsi="Times New Roman" w:cs="Times New Roman"/>
          <w:sz w:val="24"/>
          <w:szCs w:val="24"/>
          <w:lang w:eastAsia="pt-BR"/>
        </w:rPr>
        <w:t xml:space="preserve">americano </w:t>
      </w:r>
      <w:proofErr w:type="spellStart"/>
      <w:r w:rsidR="00967C7C">
        <w:rPr>
          <w:rFonts w:ascii="Times New Roman" w:eastAsia="Times New Roman" w:hAnsi="Times New Roman" w:cs="Times New Roman"/>
          <w:sz w:val="24"/>
          <w:szCs w:val="24"/>
          <w:lang w:eastAsia="pt-BR"/>
        </w:rPr>
        <w:t>The</w:t>
      </w:r>
      <w:proofErr w:type="spellEnd"/>
      <w:r w:rsidR="00967C7C">
        <w:rPr>
          <w:rFonts w:ascii="Times New Roman" w:eastAsia="Times New Roman" w:hAnsi="Times New Roman" w:cs="Times New Roman"/>
          <w:sz w:val="24"/>
          <w:szCs w:val="24"/>
          <w:lang w:eastAsia="pt-BR"/>
        </w:rPr>
        <w:t xml:space="preserve"> </w:t>
      </w:r>
      <w:proofErr w:type="spellStart"/>
      <w:r w:rsidR="00967C7C">
        <w:rPr>
          <w:rFonts w:ascii="Times New Roman" w:eastAsia="Times New Roman" w:hAnsi="Times New Roman" w:cs="Times New Roman"/>
          <w:sz w:val="24"/>
          <w:szCs w:val="24"/>
          <w:lang w:eastAsia="pt-BR"/>
        </w:rPr>
        <w:t>New</w:t>
      </w:r>
      <w:proofErr w:type="spellEnd"/>
      <w:r w:rsidR="00967C7C">
        <w:rPr>
          <w:rFonts w:ascii="Times New Roman" w:eastAsia="Times New Roman" w:hAnsi="Times New Roman" w:cs="Times New Roman"/>
          <w:sz w:val="24"/>
          <w:szCs w:val="24"/>
          <w:lang w:eastAsia="pt-BR"/>
        </w:rPr>
        <w:t xml:space="preserve"> Work Times em 2011.</w:t>
      </w:r>
      <w:r w:rsidR="000F3D41">
        <w:rPr>
          <w:rFonts w:ascii="Times New Roman" w:eastAsia="Times New Roman" w:hAnsi="Times New Roman" w:cs="Times New Roman"/>
          <w:sz w:val="24"/>
          <w:szCs w:val="24"/>
          <w:lang w:eastAsia="pt-BR"/>
        </w:rPr>
        <w:t xml:space="preserve"> </w:t>
      </w:r>
      <w:r w:rsidR="000F3D41" w:rsidRPr="000F3D41">
        <w:rPr>
          <w:rFonts w:ascii="Times New Roman" w:eastAsia="Times New Roman" w:hAnsi="Times New Roman" w:cs="Times New Roman"/>
          <w:sz w:val="24"/>
          <w:szCs w:val="24"/>
          <w:lang w:eastAsia="pt-BR"/>
        </w:rPr>
        <w:t xml:space="preserve">Sua interface gráfica está observada na Figura </w:t>
      </w:r>
      <w:r w:rsidR="0055290C">
        <w:rPr>
          <w:rFonts w:ascii="Times New Roman" w:eastAsia="Times New Roman" w:hAnsi="Times New Roman" w:cs="Times New Roman"/>
          <w:b/>
          <w:sz w:val="24"/>
          <w:szCs w:val="24"/>
          <w:lang w:eastAsia="pt-BR"/>
        </w:rPr>
        <w:t>10</w:t>
      </w:r>
      <w:r w:rsidR="000F3D41">
        <w:rPr>
          <w:rFonts w:ascii="Times New Roman" w:eastAsia="Times New Roman" w:hAnsi="Times New Roman" w:cs="Times New Roman"/>
          <w:b/>
          <w:sz w:val="24"/>
          <w:szCs w:val="24"/>
          <w:lang w:eastAsia="pt-BR"/>
        </w:rPr>
        <w:t>.</w:t>
      </w:r>
    </w:p>
    <w:p w:rsidR="0055290C" w:rsidRDefault="001B0E1D" w:rsidP="004463B4">
      <w:pPr>
        <w:spacing w:line="360" w:lineRule="auto"/>
        <w:ind w:firstLine="709"/>
        <w:jc w:val="both"/>
        <w:rPr>
          <w:rFonts w:ascii="Times New Roman" w:eastAsia="Times New Roman" w:hAnsi="Times New Roman" w:cs="Times New Roman"/>
          <w:b/>
          <w:sz w:val="24"/>
          <w:szCs w:val="24"/>
          <w:lang w:eastAsia="pt-BR"/>
        </w:rPr>
      </w:pPr>
      <w:r w:rsidRPr="001B0E1D">
        <w:rPr>
          <w:noProof/>
        </w:rPr>
        <w:pict>
          <v:shape id="_x0000_s1050" type="#_x0000_t202" style="position:absolute;left:0;text-align:left;margin-left:15.45pt;margin-top:215.15pt;width:400.5pt;height:22.65pt;z-index:251673088" stroked="f">
            <v:textbox style="mso-fit-shape-to-text:t" inset="0,0,0,0">
              <w:txbxContent>
                <w:p w:rsidR="008759E6" w:rsidRPr="00E067D1" w:rsidRDefault="008759E6" w:rsidP="00E067D1">
                  <w:pPr>
                    <w:pStyle w:val="Legenda"/>
                    <w:jc w:val="center"/>
                    <w:rPr>
                      <w:rFonts w:ascii="Times New Roman" w:eastAsia="Times New Roman" w:hAnsi="Times New Roman" w:cs="Times New Roman"/>
                      <w:b w:val="0"/>
                      <w:bCs w:val="0"/>
                      <w:color w:val="auto"/>
                      <w:sz w:val="22"/>
                      <w:szCs w:val="24"/>
                      <w:lang w:eastAsia="pt-BR"/>
                    </w:rPr>
                  </w:pPr>
                  <w:bookmarkStart w:id="118" w:name="_Toc404667050"/>
                  <w:r w:rsidRPr="00E067D1">
                    <w:rPr>
                      <w:rFonts w:ascii="Times New Roman" w:eastAsia="Times New Roman" w:hAnsi="Times New Roman" w:cs="Times New Roman"/>
                      <w:b w:val="0"/>
                      <w:bCs w:val="0"/>
                      <w:color w:val="auto"/>
                      <w:sz w:val="22"/>
                      <w:szCs w:val="24"/>
                      <w:lang w:eastAsia="pt-BR"/>
                    </w:rPr>
                    <w:t xml:space="preserve">Figura </w:t>
                  </w:r>
                  <w:r w:rsidR="001B0E1D"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001B0E1D" w:rsidRPr="00E067D1">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10</w:t>
                  </w:r>
                  <w:r w:rsidR="001B0E1D"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xml:space="preserve">. Interface </w:t>
                  </w:r>
                  <w:r>
                    <w:rPr>
                      <w:rFonts w:ascii="Times New Roman" w:eastAsia="Times New Roman" w:hAnsi="Times New Roman" w:cs="Times New Roman"/>
                      <w:b w:val="0"/>
                      <w:bCs w:val="0"/>
                      <w:color w:val="auto"/>
                      <w:sz w:val="22"/>
                      <w:szCs w:val="24"/>
                      <w:lang w:eastAsia="pt-BR"/>
                    </w:rPr>
                    <w:t xml:space="preserve">web </w:t>
                  </w:r>
                  <w:r w:rsidRPr="00E067D1">
                    <w:rPr>
                      <w:rFonts w:ascii="Times New Roman" w:eastAsia="Times New Roman" w:hAnsi="Times New Roman" w:cs="Times New Roman"/>
                      <w:b w:val="0"/>
                      <w:bCs w:val="0"/>
                      <w:color w:val="auto"/>
                      <w:sz w:val="22"/>
                      <w:szCs w:val="24"/>
                      <w:lang w:eastAsia="pt-BR"/>
                    </w:rPr>
                    <w:t xml:space="preserve">do </w:t>
                  </w:r>
                  <w:proofErr w:type="spellStart"/>
                  <w:r w:rsidRPr="00E067D1">
                    <w:rPr>
                      <w:rFonts w:ascii="Times New Roman" w:eastAsia="Times New Roman" w:hAnsi="Times New Roman" w:cs="Times New Roman"/>
                      <w:b w:val="0"/>
                      <w:bCs w:val="0"/>
                      <w:color w:val="auto"/>
                      <w:sz w:val="22"/>
                      <w:szCs w:val="24"/>
                      <w:lang w:eastAsia="pt-BR"/>
                    </w:rPr>
                    <w:t>GetNinjas</w:t>
                  </w:r>
                  <w:proofErr w:type="spellEnd"/>
                  <w:r>
                    <w:rPr>
                      <w:rFonts w:ascii="Times New Roman" w:eastAsia="Times New Roman" w:hAnsi="Times New Roman" w:cs="Times New Roman"/>
                      <w:b w:val="0"/>
                      <w:bCs w:val="0"/>
                      <w:color w:val="auto"/>
                      <w:sz w:val="22"/>
                      <w:szCs w:val="24"/>
                      <w:lang w:eastAsia="pt-BR"/>
                    </w:rPr>
                    <w:t xml:space="preserve"> (GETNINJAS - 2011)</w:t>
                  </w:r>
                  <w:r w:rsidRPr="00E067D1">
                    <w:rPr>
                      <w:rFonts w:ascii="Times New Roman" w:eastAsia="Times New Roman" w:hAnsi="Times New Roman" w:cs="Times New Roman"/>
                      <w:b w:val="0"/>
                      <w:bCs w:val="0"/>
                      <w:color w:val="auto"/>
                      <w:sz w:val="22"/>
                      <w:szCs w:val="24"/>
                      <w:lang w:eastAsia="pt-BR"/>
                    </w:rPr>
                    <w:t>.</w:t>
                  </w:r>
                  <w:bookmarkEnd w:id="118"/>
                </w:p>
              </w:txbxContent>
            </v:textbox>
            <w10:wrap type="square"/>
          </v:shape>
        </w:pict>
      </w:r>
      <w:r w:rsidR="0055290C">
        <w:rPr>
          <w:rFonts w:ascii="Times New Roman" w:eastAsia="Times New Roman" w:hAnsi="Times New Roman" w:cs="Times New Roman"/>
          <w:b/>
          <w:noProof/>
          <w:sz w:val="24"/>
          <w:szCs w:val="24"/>
          <w:lang w:eastAsia="pt-BR"/>
        </w:rPr>
        <w:drawing>
          <wp:anchor distT="0" distB="0" distL="114300" distR="114300" simplePos="0" relativeHeight="251637760" behindDoc="0" locked="0" layoutInCell="1" allowOverlap="1">
            <wp:simplePos x="0" y="0"/>
            <wp:positionH relativeFrom="column">
              <wp:posOffset>194945</wp:posOffset>
            </wp:positionH>
            <wp:positionV relativeFrom="paragraph">
              <wp:posOffset>122555</wp:posOffset>
            </wp:positionV>
            <wp:extent cx="5086350" cy="2257425"/>
            <wp:effectExtent l="19050" t="19050" r="19050" b="2857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ninjas.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86350" cy="2257425"/>
                    </a:xfrm>
                    <a:prstGeom prst="rect">
                      <a:avLst/>
                    </a:prstGeom>
                    <a:ln w="6350">
                      <a:solidFill>
                        <a:schemeClr val="tx1"/>
                      </a:solidFill>
                    </a:ln>
                  </pic:spPr>
                </pic:pic>
              </a:graphicData>
            </a:graphic>
          </wp:anchor>
        </w:drawing>
      </w:r>
    </w:p>
    <w:p w:rsidR="003A36C8" w:rsidRPr="0078121C" w:rsidRDefault="006C553D" w:rsidP="0078121C">
      <w:pPr>
        <w:pStyle w:val="Ttulo1"/>
        <w:numPr>
          <w:ilvl w:val="2"/>
          <w:numId w:val="35"/>
        </w:numPr>
        <w:spacing w:before="100" w:beforeAutospacing="1" w:after="100" w:afterAutospacing="1" w:line="360" w:lineRule="auto"/>
        <w:ind w:left="284" w:hanging="284"/>
        <w:jc w:val="both"/>
        <w:rPr>
          <w:rFonts w:ascii="Times New Roman" w:hAnsi="Times New Roman" w:cs="Times New Roman"/>
          <w:b w:val="0"/>
          <w:caps/>
          <w:color w:val="auto"/>
        </w:rPr>
      </w:pPr>
      <w:bookmarkStart w:id="119" w:name="_Toc404667092"/>
      <w:r w:rsidRPr="0078121C">
        <w:rPr>
          <w:rFonts w:ascii="Times New Roman" w:hAnsi="Times New Roman" w:cs="Times New Roman"/>
          <w:b w:val="0"/>
          <w:caps/>
          <w:color w:val="auto"/>
        </w:rPr>
        <w:t>Recomind.net</w:t>
      </w:r>
      <w:bookmarkEnd w:id="119"/>
    </w:p>
    <w:p w:rsidR="00251C3A" w:rsidRDefault="00C72550"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Recomind.net a</w:t>
      </w:r>
      <w:r w:rsidR="006B40C8">
        <w:rPr>
          <w:rFonts w:ascii="Times New Roman" w:eastAsia="Times New Roman" w:hAnsi="Times New Roman" w:cs="Times New Roman"/>
          <w:sz w:val="24"/>
          <w:szCs w:val="24"/>
          <w:lang w:eastAsia="pt-BR"/>
        </w:rPr>
        <w:t>plicação web</w:t>
      </w:r>
      <w:r w:rsidR="00A57264">
        <w:rPr>
          <w:rFonts w:ascii="Times New Roman" w:eastAsia="Times New Roman" w:hAnsi="Times New Roman" w:cs="Times New Roman"/>
          <w:sz w:val="24"/>
          <w:szCs w:val="24"/>
          <w:lang w:eastAsia="pt-BR"/>
        </w:rPr>
        <w:t xml:space="preserve"> e mobile</w:t>
      </w:r>
      <w:r w:rsidR="006B40C8">
        <w:rPr>
          <w:rFonts w:ascii="Times New Roman" w:eastAsia="Times New Roman" w:hAnsi="Times New Roman" w:cs="Times New Roman"/>
          <w:sz w:val="24"/>
          <w:szCs w:val="24"/>
          <w:lang w:eastAsia="pt-BR"/>
        </w:rPr>
        <w:t xml:space="preserve">, </w:t>
      </w:r>
      <w:r w:rsidR="00191F89" w:rsidRPr="00191F89">
        <w:rPr>
          <w:rFonts w:ascii="Times New Roman" w:eastAsia="Times New Roman" w:hAnsi="Times New Roman" w:cs="Times New Roman"/>
          <w:sz w:val="24"/>
          <w:szCs w:val="24"/>
          <w:lang w:eastAsia="pt-BR"/>
        </w:rPr>
        <w:t>apresenta produtos e serviços baseado nas indicações da rede de contatos do usuário</w:t>
      </w:r>
      <w:r w:rsidR="00191F89">
        <w:rPr>
          <w:rFonts w:ascii="Times New Roman" w:eastAsia="Times New Roman" w:hAnsi="Times New Roman" w:cs="Times New Roman"/>
          <w:sz w:val="24"/>
          <w:szCs w:val="24"/>
          <w:lang w:eastAsia="pt-BR"/>
        </w:rPr>
        <w:t>,</w:t>
      </w:r>
      <w:r w:rsidR="000303E6">
        <w:rPr>
          <w:rFonts w:ascii="Times New Roman" w:eastAsia="Times New Roman" w:hAnsi="Times New Roman" w:cs="Times New Roman"/>
          <w:sz w:val="24"/>
          <w:szCs w:val="24"/>
          <w:lang w:eastAsia="pt-BR"/>
        </w:rPr>
        <w:t xml:space="preserve"> conta com a integração com o </w:t>
      </w:r>
      <w:proofErr w:type="spellStart"/>
      <w:r w:rsidR="000303E6">
        <w:rPr>
          <w:rFonts w:ascii="Times New Roman" w:eastAsia="Times New Roman" w:hAnsi="Times New Roman" w:cs="Times New Roman"/>
          <w:sz w:val="24"/>
          <w:szCs w:val="24"/>
          <w:lang w:eastAsia="pt-BR"/>
        </w:rPr>
        <w:t>f</w:t>
      </w:r>
      <w:r w:rsidR="006B40C8" w:rsidRPr="006B40C8">
        <w:rPr>
          <w:rFonts w:ascii="Times New Roman" w:eastAsia="Times New Roman" w:hAnsi="Times New Roman" w:cs="Times New Roman"/>
          <w:sz w:val="24"/>
          <w:szCs w:val="24"/>
          <w:lang w:eastAsia="pt-BR"/>
        </w:rPr>
        <w:t>aceb</w:t>
      </w:r>
      <w:r w:rsidR="006B40C8">
        <w:rPr>
          <w:rFonts w:ascii="Times New Roman" w:eastAsia="Times New Roman" w:hAnsi="Times New Roman" w:cs="Times New Roman"/>
          <w:sz w:val="24"/>
          <w:szCs w:val="24"/>
          <w:lang w:eastAsia="pt-BR"/>
        </w:rPr>
        <w:t>ook</w:t>
      </w:r>
      <w:proofErr w:type="spellEnd"/>
      <w:r w:rsidR="006B40C8">
        <w:rPr>
          <w:rFonts w:ascii="Times New Roman" w:eastAsia="Times New Roman" w:hAnsi="Times New Roman" w:cs="Times New Roman"/>
          <w:sz w:val="24"/>
          <w:szCs w:val="24"/>
          <w:lang w:eastAsia="pt-BR"/>
        </w:rPr>
        <w:t>, através dele o usuário tem</w:t>
      </w:r>
      <w:r w:rsidR="006B40C8" w:rsidRPr="006B40C8">
        <w:rPr>
          <w:rFonts w:ascii="Times New Roman" w:eastAsia="Times New Roman" w:hAnsi="Times New Roman" w:cs="Times New Roman"/>
          <w:sz w:val="24"/>
          <w:szCs w:val="24"/>
          <w:lang w:eastAsia="pt-BR"/>
        </w:rPr>
        <w:t xml:space="preserve"> um espaço para preencher as informações sobre o profissional ou serviço que procura. A partir disso, a requisição ficará listada para que outros usuários possam respondê-la. Além disso, o usuário terá a opção de pos</w:t>
      </w:r>
      <w:r w:rsidR="005059AC">
        <w:rPr>
          <w:rFonts w:ascii="Times New Roman" w:eastAsia="Times New Roman" w:hAnsi="Times New Roman" w:cs="Times New Roman"/>
          <w:sz w:val="24"/>
          <w:szCs w:val="24"/>
          <w:lang w:eastAsia="pt-BR"/>
        </w:rPr>
        <w:t>tar as informações no mural de sua rede social</w:t>
      </w:r>
      <w:r w:rsidR="006B40C8" w:rsidRPr="006B40C8">
        <w:rPr>
          <w:rFonts w:ascii="Times New Roman" w:eastAsia="Times New Roman" w:hAnsi="Times New Roman" w:cs="Times New Roman"/>
          <w:sz w:val="24"/>
          <w:szCs w:val="24"/>
          <w:lang w:eastAsia="pt-BR"/>
        </w:rPr>
        <w:t xml:space="preserve">, para que seus amigos possam indicar um prestador de serviço que se adeque as </w:t>
      </w:r>
      <w:r w:rsidR="006B40C8">
        <w:rPr>
          <w:rFonts w:ascii="Times New Roman" w:eastAsia="Times New Roman" w:hAnsi="Times New Roman" w:cs="Times New Roman"/>
          <w:sz w:val="24"/>
          <w:szCs w:val="24"/>
          <w:lang w:eastAsia="pt-BR"/>
        </w:rPr>
        <w:t xml:space="preserve">suas </w:t>
      </w:r>
      <w:r w:rsidR="00251C3A">
        <w:rPr>
          <w:rFonts w:ascii="Times New Roman" w:eastAsia="Times New Roman" w:hAnsi="Times New Roman" w:cs="Times New Roman"/>
          <w:sz w:val="24"/>
          <w:szCs w:val="24"/>
          <w:lang w:eastAsia="pt-BR"/>
        </w:rPr>
        <w:t>necessidades.</w:t>
      </w:r>
    </w:p>
    <w:p w:rsidR="00EA087A" w:rsidRDefault="00191F89"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Um serviço Multiplataforma roda em </w:t>
      </w:r>
      <w:proofErr w:type="spellStart"/>
      <w:r>
        <w:rPr>
          <w:rFonts w:ascii="Times New Roman" w:eastAsia="Times New Roman" w:hAnsi="Times New Roman" w:cs="Times New Roman"/>
          <w:sz w:val="24"/>
          <w:szCs w:val="24"/>
          <w:lang w:eastAsia="pt-BR"/>
        </w:rPr>
        <w:t>tablets</w:t>
      </w:r>
      <w:proofErr w:type="spellEnd"/>
      <w:r>
        <w:rPr>
          <w:rFonts w:ascii="Times New Roman" w:eastAsia="Times New Roman" w:hAnsi="Times New Roman" w:cs="Times New Roman"/>
          <w:sz w:val="24"/>
          <w:szCs w:val="24"/>
          <w:lang w:eastAsia="pt-BR"/>
        </w:rPr>
        <w:t xml:space="preserve">, </w:t>
      </w:r>
      <w:proofErr w:type="spellStart"/>
      <w:r w:rsidR="00E705CB" w:rsidRPr="00E705CB">
        <w:rPr>
          <w:rFonts w:ascii="Times New Roman" w:eastAsia="Times New Roman" w:hAnsi="Times New Roman" w:cs="Times New Roman"/>
          <w:sz w:val="24"/>
          <w:szCs w:val="24"/>
          <w:lang w:eastAsia="pt-BR"/>
        </w:rPr>
        <w:t>smartphones</w:t>
      </w:r>
      <w:proofErr w:type="spellEnd"/>
      <w:r w:rsidR="00E705CB">
        <w:rPr>
          <w:rFonts w:ascii="Times New Roman" w:eastAsia="Times New Roman" w:hAnsi="Times New Roman" w:cs="Times New Roman"/>
          <w:sz w:val="24"/>
          <w:szCs w:val="24"/>
          <w:lang w:eastAsia="pt-BR"/>
        </w:rPr>
        <w:t xml:space="preserve"> </w:t>
      </w:r>
      <w:proofErr w:type="spellStart"/>
      <w:r w:rsidR="00E705CB">
        <w:rPr>
          <w:rFonts w:ascii="Times New Roman" w:eastAsia="Times New Roman" w:hAnsi="Times New Roman" w:cs="Times New Roman"/>
          <w:sz w:val="24"/>
          <w:szCs w:val="24"/>
          <w:lang w:eastAsia="pt-BR"/>
        </w:rPr>
        <w:t>Android</w:t>
      </w:r>
      <w:proofErr w:type="spellEnd"/>
      <w:r w:rsidR="00E705CB">
        <w:rPr>
          <w:rFonts w:ascii="Times New Roman" w:eastAsia="Times New Roman" w:hAnsi="Times New Roman" w:cs="Times New Roman"/>
          <w:sz w:val="24"/>
          <w:szCs w:val="24"/>
          <w:lang w:eastAsia="pt-BR"/>
        </w:rPr>
        <w:t xml:space="preserve">, </w:t>
      </w:r>
      <w:proofErr w:type="spellStart"/>
      <w:r w:rsidR="00E705CB">
        <w:rPr>
          <w:rFonts w:ascii="Times New Roman" w:eastAsia="Times New Roman" w:hAnsi="Times New Roman" w:cs="Times New Roman"/>
          <w:sz w:val="24"/>
          <w:szCs w:val="24"/>
          <w:lang w:eastAsia="pt-BR"/>
        </w:rPr>
        <w:t>Iphone</w:t>
      </w:r>
      <w:proofErr w:type="spellEnd"/>
      <w:r w:rsidR="00E705CB" w:rsidRPr="00E705CB">
        <w:rPr>
          <w:rFonts w:ascii="Times New Roman" w:eastAsia="Times New Roman" w:hAnsi="Times New Roman" w:cs="Times New Roman"/>
          <w:sz w:val="24"/>
          <w:szCs w:val="24"/>
          <w:lang w:eastAsia="pt-BR"/>
        </w:rPr>
        <w:t xml:space="preserve"> e computadores</w:t>
      </w:r>
      <w:r w:rsidR="00251C3A">
        <w:rPr>
          <w:rFonts w:ascii="Times New Roman" w:eastAsia="Times New Roman" w:hAnsi="Times New Roman" w:cs="Times New Roman"/>
          <w:sz w:val="24"/>
          <w:szCs w:val="24"/>
          <w:lang w:eastAsia="pt-BR"/>
        </w:rPr>
        <w:t xml:space="preserve">. Um dos vencedores da edição </w:t>
      </w:r>
      <w:r w:rsidR="00251C3A" w:rsidRPr="00251C3A">
        <w:rPr>
          <w:rFonts w:ascii="Times New Roman" w:eastAsia="Times New Roman" w:hAnsi="Times New Roman" w:cs="Times New Roman"/>
          <w:sz w:val="24"/>
          <w:szCs w:val="24"/>
          <w:lang w:eastAsia="pt-BR"/>
        </w:rPr>
        <w:t>2011 do Desafio Buscapé: Sua Ideia Vale Um Milhão. O concurso premiou a startup com um investimento de R$ 300 mil</w:t>
      </w:r>
      <w:r w:rsidR="0010795D">
        <w:rPr>
          <w:rFonts w:ascii="Times New Roman" w:eastAsia="Times New Roman" w:hAnsi="Times New Roman" w:cs="Times New Roman"/>
          <w:sz w:val="24"/>
          <w:szCs w:val="24"/>
          <w:lang w:eastAsia="pt-BR"/>
        </w:rPr>
        <w:t xml:space="preserve">, </w:t>
      </w:r>
      <w:r w:rsidR="000303E6">
        <w:rPr>
          <w:rFonts w:ascii="Times New Roman" w:eastAsia="Times New Roman" w:hAnsi="Times New Roman" w:cs="Times New Roman"/>
          <w:sz w:val="24"/>
          <w:szCs w:val="24"/>
          <w:lang w:eastAsia="pt-BR"/>
        </w:rPr>
        <w:t xml:space="preserve">atualmente a aplicação </w:t>
      </w:r>
      <w:r w:rsidR="0010795D">
        <w:rPr>
          <w:rFonts w:ascii="Times New Roman" w:eastAsia="Times New Roman" w:hAnsi="Times New Roman" w:cs="Times New Roman"/>
          <w:sz w:val="24"/>
          <w:szCs w:val="24"/>
          <w:lang w:eastAsia="pt-BR"/>
        </w:rPr>
        <w:t xml:space="preserve">pertence ao grupo </w:t>
      </w:r>
      <w:proofErr w:type="spellStart"/>
      <w:r w:rsidR="0010795D">
        <w:rPr>
          <w:rFonts w:ascii="Times New Roman" w:eastAsia="Times New Roman" w:hAnsi="Times New Roman" w:cs="Times New Roman"/>
          <w:sz w:val="24"/>
          <w:szCs w:val="24"/>
          <w:lang w:eastAsia="pt-BR"/>
        </w:rPr>
        <w:t>Buscapé</w:t>
      </w:r>
      <w:proofErr w:type="spellEnd"/>
      <w:r w:rsidR="0010795D">
        <w:rPr>
          <w:rFonts w:ascii="Times New Roman" w:eastAsia="Times New Roman" w:hAnsi="Times New Roman" w:cs="Times New Roman"/>
          <w:sz w:val="24"/>
          <w:szCs w:val="24"/>
          <w:lang w:eastAsia="pt-BR"/>
        </w:rPr>
        <w:t xml:space="preserve"> </w:t>
      </w:r>
      <w:proofErr w:type="spellStart"/>
      <w:r w:rsidR="0010795D">
        <w:rPr>
          <w:rFonts w:ascii="Times New Roman" w:eastAsia="Times New Roman" w:hAnsi="Times New Roman" w:cs="Times New Roman"/>
          <w:sz w:val="24"/>
          <w:szCs w:val="24"/>
          <w:lang w:eastAsia="pt-BR"/>
        </w:rPr>
        <w:t>company</w:t>
      </w:r>
      <w:proofErr w:type="spellEnd"/>
      <w:r w:rsidR="0010795D">
        <w:rPr>
          <w:rFonts w:ascii="Times New Roman" w:eastAsia="Times New Roman" w:hAnsi="Times New Roman" w:cs="Times New Roman"/>
          <w:sz w:val="24"/>
          <w:szCs w:val="24"/>
          <w:lang w:eastAsia="pt-BR"/>
        </w:rPr>
        <w:t>.</w:t>
      </w:r>
      <w:r w:rsidR="0072132A">
        <w:rPr>
          <w:rFonts w:ascii="Times New Roman" w:eastAsia="Times New Roman" w:hAnsi="Times New Roman" w:cs="Times New Roman"/>
          <w:sz w:val="24"/>
          <w:szCs w:val="24"/>
          <w:lang w:eastAsia="pt-BR"/>
        </w:rPr>
        <w:t xml:space="preserve"> A </w:t>
      </w:r>
      <w:r w:rsidR="00F44FEB">
        <w:rPr>
          <w:rFonts w:ascii="Times New Roman" w:eastAsia="Times New Roman" w:hAnsi="Times New Roman" w:cs="Times New Roman"/>
          <w:sz w:val="24"/>
          <w:szCs w:val="24"/>
          <w:lang w:eastAsia="pt-BR"/>
        </w:rPr>
        <w:t>F</w:t>
      </w:r>
      <w:r w:rsidR="0072132A">
        <w:rPr>
          <w:rFonts w:ascii="Times New Roman" w:eastAsia="Times New Roman" w:hAnsi="Times New Roman" w:cs="Times New Roman"/>
          <w:sz w:val="24"/>
          <w:szCs w:val="24"/>
          <w:lang w:eastAsia="pt-BR"/>
        </w:rPr>
        <w:t xml:space="preserve">igura </w:t>
      </w:r>
      <w:r w:rsidR="003E61F9">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1</w:t>
      </w:r>
      <w:r w:rsidR="0072132A">
        <w:rPr>
          <w:rFonts w:ascii="Times New Roman" w:eastAsia="Times New Roman" w:hAnsi="Times New Roman" w:cs="Times New Roman"/>
          <w:sz w:val="24"/>
          <w:szCs w:val="24"/>
          <w:lang w:eastAsia="pt-BR"/>
        </w:rPr>
        <w:t xml:space="preserve"> apresenta sua interface gráfica.</w:t>
      </w:r>
    </w:p>
    <w:p w:rsidR="002355E1" w:rsidRDefault="00E067D1" w:rsidP="00BA260A">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anchor distT="0" distB="0" distL="114300" distR="114300" simplePos="0" relativeHeight="251640832" behindDoc="0" locked="0" layoutInCell="1" allowOverlap="1">
            <wp:simplePos x="0" y="0"/>
            <wp:positionH relativeFrom="column">
              <wp:posOffset>43815</wp:posOffset>
            </wp:positionH>
            <wp:positionV relativeFrom="paragraph">
              <wp:posOffset>226060</wp:posOffset>
            </wp:positionV>
            <wp:extent cx="5429250" cy="2276475"/>
            <wp:effectExtent l="19050" t="19050" r="0" b="952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omind.net.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9250" cy="2276475"/>
                    </a:xfrm>
                    <a:prstGeom prst="rect">
                      <a:avLst/>
                    </a:prstGeom>
                    <a:ln w="6350">
                      <a:solidFill>
                        <a:schemeClr val="tx1"/>
                      </a:solidFill>
                    </a:ln>
                  </pic:spPr>
                </pic:pic>
              </a:graphicData>
            </a:graphic>
          </wp:anchor>
        </w:drawing>
      </w:r>
      <w:r w:rsidR="001B0E1D" w:rsidRPr="001B0E1D">
        <w:rPr>
          <w:noProof/>
        </w:rPr>
        <w:pict>
          <v:shape id="_x0000_s1051" type="#_x0000_t202" style="position:absolute;left:0;text-align:left;margin-left:3.45pt;margin-top:215.05pt;width:427.5pt;height:22.65pt;z-index:251674112;mso-position-horizontal-relative:text;mso-position-vertical-relative:text" stroked="f">
            <v:textbox style="mso-fit-shape-to-text:t" inset="0,0,0,0">
              <w:txbxContent>
                <w:p w:rsidR="008759E6" w:rsidRPr="00E067D1" w:rsidRDefault="008759E6" w:rsidP="00E067D1">
                  <w:pPr>
                    <w:pStyle w:val="Legenda"/>
                    <w:jc w:val="center"/>
                    <w:rPr>
                      <w:rFonts w:ascii="Times New Roman" w:eastAsia="Times New Roman" w:hAnsi="Times New Roman" w:cs="Times New Roman"/>
                      <w:b w:val="0"/>
                      <w:bCs w:val="0"/>
                      <w:color w:val="auto"/>
                      <w:sz w:val="22"/>
                      <w:szCs w:val="24"/>
                      <w:lang w:eastAsia="pt-BR"/>
                    </w:rPr>
                  </w:pPr>
                  <w:bookmarkStart w:id="120" w:name="_Toc404667051"/>
                  <w:r w:rsidRPr="00E067D1">
                    <w:rPr>
                      <w:rFonts w:ascii="Times New Roman" w:eastAsia="Times New Roman" w:hAnsi="Times New Roman" w:cs="Times New Roman"/>
                      <w:b w:val="0"/>
                      <w:bCs w:val="0"/>
                      <w:color w:val="auto"/>
                      <w:sz w:val="22"/>
                      <w:szCs w:val="24"/>
                      <w:lang w:eastAsia="pt-BR"/>
                    </w:rPr>
                    <w:t xml:space="preserve">Figura </w:t>
                  </w:r>
                  <w:r w:rsidR="001B0E1D"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001B0E1D" w:rsidRPr="00E067D1">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11</w:t>
                  </w:r>
                  <w:r w:rsidR="001B0E1D"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xml:space="preserve">. </w:t>
                  </w:r>
                  <w:r w:rsidRPr="00FC20DD">
                    <w:rPr>
                      <w:rFonts w:ascii="Times New Roman" w:eastAsia="Times New Roman" w:hAnsi="Times New Roman" w:cs="Times New Roman"/>
                      <w:b w:val="0"/>
                      <w:bCs w:val="0"/>
                      <w:color w:val="auto"/>
                      <w:sz w:val="22"/>
                      <w:szCs w:val="24"/>
                      <w:lang w:eastAsia="pt-BR"/>
                    </w:rPr>
                    <w:t>Interface web do Recomind.net (RECOMIND.NET - 2011).</w:t>
                  </w:r>
                  <w:bookmarkEnd w:id="120"/>
                </w:p>
              </w:txbxContent>
            </v:textbox>
            <w10:wrap type="square"/>
          </v:shape>
        </w:pict>
      </w:r>
    </w:p>
    <w:p w:rsidR="0072132A" w:rsidRDefault="0072132A" w:rsidP="00967C7C">
      <w:pPr>
        <w:spacing w:line="360" w:lineRule="auto"/>
        <w:ind w:firstLine="709"/>
        <w:jc w:val="both"/>
        <w:rPr>
          <w:rFonts w:ascii="Times New Roman" w:eastAsia="Times New Roman" w:hAnsi="Times New Roman" w:cs="Times New Roman"/>
          <w:sz w:val="24"/>
          <w:szCs w:val="24"/>
          <w:lang w:eastAsia="pt-BR"/>
        </w:rPr>
      </w:pPr>
    </w:p>
    <w:p w:rsidR="008E2FCB" w:rsidRPr="0078121C" w:rsidRDefault="008E2FCB" w:rsidP="0078121C">
      <w:pPr>
        <w:pStyle w:val="Ttulo1"/>
        <w:numPr>
          <w:ilvl w:val="2"/>
          <w:numId w:val="35"/>
        </w:numPr>
        <w:spacing w:before="100" w:beforeAutospacing="1" w:after="100" w:afterAutospacing="1" w:line="360" w:lineRule="auto"/>
        <w:ind w:left="284" w:hanging="284"/>
        <w:jc w:val="both"/>
        <w:rPr>
          <w:rFonts w:ascii="Times New Roman" w:hAnsi="Times New Roman" w:cs="Times New Roman"/>
          <w:b w:val="0"/>
          <w:caps/>
          <w:color w:val="auto"/>
        </w:rPr>
      </w:pPr>
      <w:bookmarkStart w:id="121" w:name="_Toc404667093"/>
      <w:r w:rsidRPr="0078121C">
        <w:rPr>
          <w:rFonts w:ascii="Times New Roman" w:hAnsi="Times New Roman" w:cs="Times New Roman"/>
          <w:b w:val="0"/>
          <w:caps/>
          <w:color w:val="auto"/>
        </w:rPr>
        <w:t>Um estudo sobre a integração de serviços utilizando SOA e BPM Estudo de Caso: Seguradora</w:t>
      </w:r>
      <w:bookmarkEnd w:id="121"/>
    </w:p>
    <w:p w:rsidR="00B6107B" w:rsidRDefault="008E2FCB" w:rsidP="00A16A4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Nessa monografia o</w:t>
      </w:r>
      <w:r w:rsidRPr="008E2FCB">
        <w:rPr>
          <w:rFonts w:ascii="Times New Roman" w:eastAsia="Times New Roman" w:hAnsi="Times New Roman" w:cs="Times New Roman"/>
          <w:sz w:val="24"/>
          <w:szCs w:val="24"/>
          <w:lang w:eastAsia="pt-BR"/>
        </w:rPr>
        <w:t xml:space="preserve"> autor </w:t>
      </w:r>
      <w:r w:rsidR="00A16A40" w:rsidRPr="00A16A40">
        <w:rPr>
          <w:rFonts w:ascii="Times New Roman" w:eastAsia="Times New Roman" w:hAnsi="Times New Roman" w:cs="Times New Roman"/>
          <w:sz w:val="24"/>
          <w:szCs w:val="24"/>
          <w:lang w:eastAsia="pt-BR"/>
        </w:rPr>
        <w:t>demonstra, através de um estudo de caso, que uma empresa de seguros ao utilizar uma nova arquitetura e</w:t>
      </w:r>
      <w:r w:rsidR="00A16A40">
        <w:rPr>
          <w:rFonts w:ascii="Times New Roman" w:eastAsia="Times New Roman" w:hAnsi="Times New Roman" w:cs="Times New Roman"/>
          <w:sz w:val="24"/>
          <w:szCs w:val="24"/>
          <w:lang w:eastAsia="pt-BR"/>
        </w:rPr>
        <w:t xml:space="preserve"> </w:t>
      </w:r>
      <w:r w:rsidR="00A16A40" w:rsidRPr="00A16A40">
        <w:rPr>
          <w:rFonts w:ascii="Times New Roman" w:eastAsia="Times New Roman" w:hAnsi="Times New Roman" w:cs="Times New Roman"/>
          <w:sz w:val="24"/>
          <w:szCs w:val="24"/>
          <w:lang w:eastAsia="pt-BR"/>
        </w:rPr>
        <w:t>uma nova modelagem do seu principal processo de negócio (cotação de seguros) obteve maior agilidade e um ganho na rastreabilidade das informações</w:t>
      </w:r>
      <w:r w:rsidRPr="008E2FCB">
        <w:rPr>
          <w:rFonts w:ascii="Times New Roman" w:eastAsia="Times New Roman" w:hAnsi="Times New Roman" w:cs="Times New Roman"/>
          <w:sz w:val="24"/>
          <w:szCs w:val="24"/>
          <w:lang w:eastAsia="pt-BR"/>
        </w:rPr>
        <w:t>.</w:t>
      </w:r>
      <w:r w:rsidR="00A16A40">
        <w:rPr>
          <w:rFonts w:ascii="Times New Roman" w:eastAsia="Times New Roman" w:hAnsi="Times New Roman" w:cs="Times New Roman"/>
          <w:sz w:val="24"/>
          <w:szCs w:val="24"/>
          <w:lang w:eastAsia="pt-BR"/>
        </w:rPr>
        <w:t xml:space="preserve"> Com a criação de uma modelagem do principal processo de negócio da organização foi </w:t>
      </w:r>
      <w:r w:rsidR="00A8259C">
        <w:rPr>
          <w:rFonts w:ascii="Times New Roman" w:eastAsia="Times New Roman" w:hAnsi="Times New Roman" w:cs="Times New Roman"/>
          <w:sz w:val="24"/>
          <w:szCs w:val="24"/>
          <w:lang w:eastAsia="pt-BR"/>
        </w:rPr>
        <w:t>possível</w:t>
      </w:r>
      <w:r w:rsidR="00A16A40">
        <w:rPr>
          <w:rFonts w:ascii="Times New Roman" w:eastAsia="Times New Roman" w:hAnsi="Times New Roman" w:cs="Times New Roman"/>
          <w:sz w:val="24"/>
          <w:szCs w:val="24"/>
          <w:lang w:eastAsia="pt-BR"/>
        </w:rPr>
        <w:t xml:space="preserve"> visualizar um grande aumento na agilidade, e uma melhor adaptação das partes envolvidas no process</w:t>
      </w:r>
      <w:r w:rsidR="00A8259C">
        <w:rPr>
          <w:rFonts w:ascii="Times New Roman" w:eastAsia="Times New Roman" w:hAnsi="Times New Roman" w:cs="Times New Roman"/>
          <w:sz w:val="24"/>
          <w:szCs w:val="24"/>
          <w:lang w:eastAsia="pt-BR"/>
        </w:rPr>
        <w:t xml:space="preserve">o ao ambiente corporativo, de acordo com o autor </w:t>
      </w:r>
      <w:r w:rsidR="00A8259C" w:rsidRPr="00A8259C">
        <w:rPr>
          <w:rFonts w:ascii="Times New Roman" w:eastAsia="Times New Roman" w:hAnsi="Times New Roman" w:cs="Times New Roman"/>
          <w:sz w:val="24"/>
          <w:szCs w:val="24"/>
          <w:lang w:eastAsia="pt-BR"/>
        </w:rPr>
        <w:t xml:space="preserve">Roberto </w:t>
      </w:r>
      <w:proofErr w:type="spellStart"/>
      <w:r w:rsidR="00A8259C" w:rsidRPr="00A8259C">
        <w:rPr>
          <w:rFonts w:ascii="Times New Roman" w:eastAsia="Times New Roman" w:hAnsi="Times New Roman" w:cs="Times New Roman"/>
          <w:sz w:val="24"/>
          <w:szCs w:val="24"/>
          <w:lang w:eastAsia="pt-BR"/>
        </w:rPr>
        <w:t>Wilke</w:t>
      </w:r>
      <w:proofErr w:type="spellEnd"/>
      <w:r w:rsidR="00A8259C" w:rsidRPr="00A8259C">
        <w:rPr>
          <w:rFonts w:ascii="Times New Roman" w:eastAsia="Times New Roman" w:hAnsi="Times New Roman" w:cs="Times New Roman"/>
          <w:sz w:val="24"/>
          <w:szCs w:val="24"/>
          <w:lang w:eastAsia="pt-BR"/>
        </w:rPr>
        <w:t xml:space="preserve"> Trama</w:t>
      </w:r>
      <w:r w:rsidR="00A8259C">
        <w:rPr>
          <w:rFonts w:ascii="Times New Roman" w:eastAsia="Times New Roman" w:hAnsi="Times New Roman" w:cs="Times New Roman"/>
          <w:sz w:val="24"/>
          <w:szCs w:val="24"/>
          <w:lang w:eastAsia="pt-BR"/>
        </w:rPr>
        <w:t xml:space="preserve">, a utilização da Modelagem Business </w:t>
      </w:r>
      <w:proofErr w:type="spellStart"/>
      <w:r w:rsidR="00A8259C" w:rsidRPr="00A8259C">
        <w:rPr>
          <w:rFonts w:ascii="Times New Roman" w:eastAsia="Times New Roman" w:hAnsi="Times New Roman" w:cs="Times New Roman"/>
          <w:sz w:val="24"/>
          <w:szCs w:val="24"/>
          <w:lang w:eastAsia="pt-BR"/>
        </w:rPr>
        <w:t>Process</w:t>
      </w:r>
      <w:proofErr w:type="spellEnd"/>
      <w:r w:rsidR="00A8259C" w:rsidRPr="00A8259C">
        <w:rPr>
          <w:rFonts w:ascii="Times New Roman" w:eastAsia="Times New Roman" w:hAnsi="Times New Roman" w:cs="Times New Roman"/>
          <w:sz w:val="24"/>
          <w:szCs w:val="24"/>
          <w:lang w:eastAsia="pt-BR"/>
        </w:rPr>
        <w:t xml:space="preserve"> Management </w:t>
      </w:r>
      <w:r w:rsidR="00A8259C">
        <w:rPr>
          <w:rFonts w:ascii="Times New Roman" w:eastAsia="Times New Roman" w:hAnsi="Times New Roman" w:cs="Times New Roman"/>
          <w:sz w:val="24"/>
          <w:szCs w:val="24"/>
          <w:lang w:eastAsia="pt-BR"/>
        </w:rPr>
        <w:t>- BPM e de SOA, auxiliou a tornar os processos da empresa mais funcionais.</w:t>
      </w:r>
    </w:p>
    <w:p w:rsidR="00A8259C" w:rsidRDefault="00B6107B" w:rsidP="00A16A4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O autor relata que ao realizar uma gestão dos processos da organização foi possível aproximar a equipe de TI com a área de negócios, melhorando a comunicação entre eles e </w:t>
      </w:r>
      <w:r>
        <w:rPr>
          <w:rFonts w:ascii="Times New Roman" w:eastAsia="Times New Roman" w:hAnsi="Times New Roman" w:cs="Times New Roman"/>
          <w:sz w:val="24"/>
          <w:szCs w:val="24"/>
          <w:lang w:eastAsia="pt-BR"/>
        </w:rPr>
        <w:lastRenderedPageBreak/>
        <w:t>aumentando a integração em busca de uma empresa melhor estruturada e com um processo de negócio mais competitivo para o mercado.</w:t>
      </w:r>
    </w:p>
    <w:p w:rsidR="008E2FCB" w:rsidRPr="008E2FCB" w:rsidRDefault="00B6107B" w:rsidP="008E2FCB">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Portanto esse projeto de Roberto </w:t>
      </w:r>
      <w:proofErr w:type="spellStart"/>
      <w:r>
        <w:rPr>
          <w:rFonts w:ascii="Times New Roman" w:eastAsia="Times New Roman" w:hAnsi="Times New Roman" w:cs="Times New Roman"/>
          <w:sz w:val="24"/>
          <w:szCs w:val="24"/>
          <w:lang w:eastAsia="pt-BR"/>
        </w:rPr>
        <w:t>Wilke</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Tram</w:t>
      </w:r>
      <w:proofErr w:type="spellEnd"/>
      <w:r w:rsidR="008E2FCB" w:rsidRPr="008E2FCB">
        <w:rPr>
          <w:rFonts w:ascii="Times New Roman" w:eastAsia="Times New Roman" w:hAnsi="Times New Roman" w:cs="Times New Roman"/>
          <w:sz w:val="24"/>
          <w:szCs w:val="24"/>
          <w:lang w:eastAsia="pt-BR"/>
        </w:rPr>
        <w:t>,</w:t>
      </w:r>
      <w:r w:rsidR="008E2FCB">
        <w:rPr>
          <w:rFonts w:ascii="Times New Roman" w:eastAsia="Times New Roman" w:hAnsi="Times New Roman" w:cs="Times New Roman"/>
          <w:sz w:val="24"/>
          <w:szCs w:val="24"/>
          <w:lang w:eastAsia="pt-BR"/>
        </w:rPr>
        <w:t xml:space="preserve"> </w:t>
      </w:r>
      <w:r w:rsidR="008E2FCB" w:rsidRPr="008E2FCB">
        <w:rPr>
          <w:rFonts w:ascii="Times New Roman" w:eastAsia="Times New Roman" w:hAnsi="Times New Roman" w:cs="Times New Roman"/>
          <w:sz w:val="24"/>
          <w:szCs w:val="24"/>
          <w:lang w:eastAsia="pt-BR"/>
        </w:rPr>
        <w:t>apesar de não ser o mesmo tema proposto nessa monografia, trás consigo uma</w:t>
      </w:r>
      <w:r w:rsidR="008E2FCB">
        <w:rPr>
          <w:rFonts w:ascii="Times New Roman" w:eastAsia="Times New Roman" w:hAnsi="Times New Roman" w:cs="Times New Roman"/>
          <w:sz w:val="24"/>
          <w:szCs w:val="24"/>
          <w:lang w:eastAsia="pt-BR"/>
        </w:rPr>
        <w:t xml:space="preserve"> </w:t>
      </w:r>
      <w:r w:rsidR="008E2FCB" w:rsidRPr="008E2FCB">
        <w:rPr>
          <w:rFonts w:ascii="Times New Roman" w:eastAsia="Times New Roman" w:hAnsi="Times New Roman" w:cs="Times New Roman"/>
          <w:sz w:val="24"/>
          <w:szCs w:val="24"/>
          <w:lang w:eastAsia="pt-BR"/>
        </w:rPr>
        <w:t>grande quantidade de informações valiosas por ser aplicado na mesma área.</w:t>
      </w:r>
    </w:p>
    <w:p w:rsidR="00541998" w:rsidRDefault="00541998">
      <w:pPr>
        <w:rPr>
          <w:ins w:id="122" w:author="thatiane" w:date="2014-11-28T14:54:00Z"/>
          <w:rFonts w:ascii="Times New Roman" w:eastAsiaTheme="majorEastAsia" w:hAnsi="Times New Roman" w:cs="Times New Roman"/>
          <w:b/>
          <w:bCs/>
          <w:sz w:val="28"/>
          <w:szCs w:val="28"/>
        </w:rPr>
      </w:pPr>
      <w:bookmarkStart w:id="123" w:name="_Toc404667094"/>
      <w:ins w:id="124" w:author="thatiane" w:date="2014-11-28T14:54:00Z">
        <w:r>
          <w:rPr>
            <w:rFonts w:ascii="Times New Roman" w:hAnsi="Times New Roman" w:cs="Times New Roman"/>
          </w:rPr>
          <w:br w:type="page"/>
        </w:r>
      </w:ins>
    </w:p>
    <w:p w:rsidR="008B2BB2" w:rsidRPr="008B2BB2" w:rsidRDefault="008B2BB2" w:rsidP="00DB79B7">
      <w:pPr>
        <w:pStyle w:val="Ttulo1"/>
        <w:numPr>
          <w:ilvl w:val="0"/>
          <w:numId w:val="35"/>
        </w:numPr>
        <w:spacing w:before="100" w:beforeAutospacing="1" w:after="100" w:afterAutospacing="1" w:line="360" w:lineRule="auto"/>
        <w:rPr>
          <w:rFonts w:ascii="Times New Roman" w:hAnsi="Times New Roman" w:cs="Times New Roman"/>
          <w:color w:val="auto"/>
        </w:rPr>
      </w:pPr>
      <w:r>
        <w:rPr>
          <w:rFonts w:ascii="Times New Roman" w:hAnsi="Times New Roman" w:cs="Times New Roman"/>
          <w:color w:val="auto"/>
        </w:rPr>
        <w:lastRenderedPageBreak/>
        <w:t>METODOLO</w:t>
      </w:r>
      <w:r w:rsidRPr="008B2BB2">
        <w:rPr>
          <w:rFonts w:ascii="Times New Roman" w:hAnsi="Times New Roman" w:cs="Times New Roman"/>
          <w:color w:val="auto"/>
        </w:rPr>
        <w:t>GIA</w:t>
      </w:r>
      <w:bookmarkEnd w:id="123"/>
    </w:p>
    <w:p w:rsidR="008B2BB2" w:rsidRDefault="008B2BB2" w:rsidP="008B2BB2">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A metodologia utilizada para a realização deste trabalho está</w:t>
      </w:r>
      <w:r>
        <w:rPr>
          <w:rFonts w:ascii="Times New Roman" w:eastAsia="Times New Roman" w:hAnsi="Times New Roman" w:cs="Times New Roman"/>
          <w:sz w:val="24"/>
          <w:szCs w:val="24"/>
          <w:lang w:eastAsia="pt-BR"/>
        </w:rPr>
        <w:t xml:space="preserve"> dividida nas seguintes etapas: </w:t>
      </w:r>
    </w:p>
    <w:p w:rsidR="008B2BB2" w:rsidRDefault="008B2BB2"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w:t>
      </w:r>
      <w:r w:rsidR="00CD4120">
        <w:rPr>
          <w:rFonts w:ascii="Times New Roman" w:eastAsia="Times New Roman" w:hAnsi="Times New Roman" w:cs="Times New Roman"/>
          <w:sz w:val="24"/>
          <w:szCs w:val="24"/>
          <w:lang w:eastAsia="pt-BR"/>
        </w:rPr>
        <w:t xml:space="preserve"> e coleta de dados</w:t>
      </w:r>
      <w:r>
        <w:rPr>
          <w:rFonts w:ascii="Times New Roman" w:eastAsia="Times New Roman" w:hAnsi="Times New Roman" w:cs="Times New Roman"/>
          <w:sz w:val="24"/>
          <w:szCs w:val="24"/>
          <w:lang w:eastAsia="pt-BR"/>
        </w:rPr>
        <w:t>;</w:t>
      </w:r>
    </w:p>
    <w:p w:rsidR="008B2BB2" w:rsidRDefault="008B2BB2"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Modelagem;</w:t>
      </w:r>
    </w:p>
    <w:p w:rsidR="00DF08DD" w:rsidRDefault="00342BE8"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Desenvolvimento;</w:t>
      </w:r>
    </w:p>
    <w:p w:rsidR="008B2BB2" w:rsidRPr="002B611D" w:rsidRDefault="008B2BB2"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Documentação;</w:t>
      </w:r>
    </w:p>
    <w:p w:rsidR="008B2BB2" w:rsidRPr="00CF57DA" w:rsidRDefault="008B2BB2" w:rsidP="008B2BB2">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Na etapa de Pesquisa</w:t>
      </w:r>
      <w:r w:rsidR="00B212E1">
        <w:rPr>
          <w:rFonts w:ascii="Times New Roman" w:eastAsia="Times New Roman" w:hAnsi="Times New Roman" w:cs="Times New Roman"/>
          <w:sz w:val="24"/>
          <w:szCs w:val="24"/>
          <w:lang w:eastAsia="pt-BR"/>
        </w:rPr>
        <w:t xml:space="preserve"> e coleta de dados</w:t>
      </w:r>
      <w:r w:rsidR="00DF08DD">
        <w:rPr>
          <w:rFonts w:ascii="Times New Roman" w:eastAsia="Times New Roman" w:hAnsi="Times New Roman" w:cs="Times New Roman"/>
          <w:sz w:val="24"/>
          <w:szCs w:val="24"/>
          <w:lang w:eastAsia="pt-BR"/>
        </w:rPr>
        <w:t xml:space="preserve">, </w:t>
      </w:r>
      <w:r w:rsidRPr="00CF57DA">
        <w:rPr>
          <w:rFonts w:ascii="Times New Roman" w:eastAsia="Times New Roman" w:hAnsi="Times New Roman" w:cs="Times New Roman"/>
          <w:sz w:val="24"/>
          <w:szCs w:val="24"/>
          <w:lang w:eastAsia="pt-BR"/>
        </w:rPr>
        <w:t>foi realizada uma revisão bibliográfica baseada na leitura de textos disponíveis em livros</w:t>
      </w:r>
      <w:r>
        <w:rPr>
          <w:rFonts w:ascii="Times New Roman" w:eastAsia="Times New Roman" w:hAnsi="Times New Roman" w:cs="Times New Roman"/>
          <w:sz w:val="24"/>
          <w:szCs w:val="24"/>
          <w:lang w:eastAsia="pt-BR"/>
        </w:rPr>
        <w:t xml:space="preserve"> e</w:t>
      </w:r>
      <w:r w:rsidRPr="00CF57DA">
        <w:rPr>
          <w:rFonts w:ascii="Times New Roman" w:eastAsia="Times New Roman" w:hAnsi="Times New Roman" w:cs="Times New Roman"/>
          <w:sz w:val="24"/>
          <w:szCs w:val="24"/>
          <w:lang w:eastAsia="pt-BR"/>
        </w:rPr>
        <w:t xml:space="preserve"> art</w:t>
      </w:r>
      <w:r>
        <w:rPr>
          <w:rFonts w:ascii="Times New Roman" w:eastAsia="Times New Roman" w:hAnsi="Times New Roman" w:cs="Times New Roman"/>
          <w:sz w:val="24"/>
          <w:szCs w:val="24"/>
          <w:lang w:eastAsia="pt-BR"/>
        </w:rPr>
        <w:t>igos técnico-</w:t>
      </w:r>
      <w:r w:rsidRPr="00CF57DA">
        <w:rPr>
          <w:rFonts w:ascii="Times New Roman" w:eastAsia="Times New Roman" w:hAnsi="Times New Roman" w:cs="Times New Roman"/>
          <w:sz w:val="24"/>
          <w:szCs w:val="24"/>
          <w:lang w:eastAsia="pt-BR"/>
        </w:rPr>
        <w:t>científicos</w:t>
      </w:r>
      <w:r w:rsidR="002C5B93">
        <w:rPr>
          <w:rFonts w:ascii="Times New Roman" w:eastAsia="Times New Roman" w:hAnsi="Times New Roman" w:cs="Times New Roman"/>
          <w:sz w:val="24"/>
          <w:szCs w:val="24"/>
          <w:lang w:eastAsia="pt-BR"/>
        </w:rPr>
        <w:t xml:space="preserve"> e criação do modelo de negócio utilizando </w:t>
      </w:r>
      <w:proofErr w:type="spellStart"/>
      <w:r w:rsidR="001B0E1D" w:rsidRPr="001B0E1D">
        <w:rPr>
          <w:rFonts w:ascii="Times New Roman" w:hAnsi="Times New Roman" w:cs="Times New Roman"/>
          <w:i/>
          <w:sz w:val="24"/>
          <w:szCs w:val="24"/>
          <w:rPrChange w:id="125" w:author="thatiane" w:date="2014-11-28T14:55:00Z">
            <w:rPr>
              <w:rFonts w:ascii="Times New Roman" w:hAnsi="Times New Roman" w:cs="Times New Roman"/>
              <w:sz w:val="24"/>
              <w:szCs w:val="24"/>
            </w:rPr>
          </w:rPrChange>
        </w:rPr>
        <w:t>Bussines</w:t>
      </w:r>
      <w:proofErr w:type="spellEnd"/>
      <w:r w:rsidR="001B0E1D" w:rsidRPr="001B0E1D">
        <w:rPr>
          <w:rFonts w:ascii="Times New Roman" w:hAnsi="Times New Roman" w:cs="Times New Roman"/>
          <w:i/>
          <w:sz w:val="24"/>
          <w:szCs w:val="24"/>
          <w:rPrChange w:id="126" w:author="thatiane" w:date="2014-11-28T14:55:00Z">
            <w:rPr>
              <w:rFonts w:ascii="Times New Roman" w:hAnsi="Times New Roman" w:cs="Times New Roman"/>
              <w:sz w:val="24"/>
              <w:szCs w:val="24"/>
            </w:rPr>
          </w:rPrChange>
        </w:rPr>
        <w:t xml:space="preserve"> </w:t>
      </w:r>
      <w:proofErr w:type="spellStart"/>
      <w:r w:rsidR="001B0E1D" w:rsidRPr="001B0E1D">
        <w:rPr>
          <w:rFonts w:ascii="Times New Roman" w:hAnsi="Times New Roman" w:cs="Times New Roman"/>
          <w:i/>
          <w:sz w:val="24"/>
          <w:szCs w:val="24"/>
          <w:rPrChange w:id="127" w:author="thatiane" w:date="2014-11-28T14:55:00Z">
            <w:rPr>
              <w:rFonts w:ascii="Times New Roman" w:hAnsi="Times New Roman" w:cs="Times New Roman"/>
              <w:sz w:val="24"/>
              <w:szCs w:val="24"/>
            </w:rPr>
          </w:rPrChange>
        </w:rPr>
        <w:t>Model</w:t>
      </w:r>
      <w:proofErr w:type="spellEnd"/>
      <w:r w:rsidR="001B0E1D" w:rsidRPr="001B0E1D">
        <w:rPr>
          <w:rFonts w:ascii="Times New Roman" w:hAnsi="Times New Roman" w:cs="Times New Roman"/>
          <w:i/>
          <w:sz w:val="24"/>
          <w:szCs w:val="24"/>
          <w:rPrChange w:id="128" w:author="thatiane" w:date="2014-11-28T14:55:00Z">
            <w:rPr>
              <w:rFonts w:ascii="Times New Roman" w:hAnsi="Times New Roman" w:cs="Times New Roman"/>
              <w:sz w:val="24"/>
              <w:szCs w:val="24"/>
            </w:rPr>
          </w:rPrChange>
        </w:rPr>
        <w:t xml:space="preserve"> </w:t>
      </w:r>
      <w:proofErr w:type="spellStart"/>
      <w:r w:rsidR="001B0E1D" w:rsidRPr="001B0E1D">
        <w:rPr>
          <w:rFonts w:ascii="Times New Roman" w:hAnsi="Times New Roman" w:cs="Times New Roman"/>
          <w:i/>
          <w:sz w:val="24"/>
          <w:szCs w:val="24"/>
          <w:rPrChange w:id="129" w:author="thatiane" w:date="2014-11-28T14:55:00Z">
            <w:rPr>
              <w:rFonts w:ascii="Times New Roman" w:hAnsi="Times New Roman" w:cs="Times New Roman"/>
              <w:sz w:val="24"/>
              <w:szCs w:val="24"/>
            </w:rPr>
          </w:rPrChange>
        </w:rPr>
        <w:t>Canvas</w:t>
      </w:r>
      <w:proofErr w:type="spellEnd"/>
      <w:r w:rsidR="00B212E1">
        <w:rPr>
          <w:rFonts w:ascii="Times New Roman" w:eastAsia="Times New Roman" w:hAnsi="Times New Roman" w:cs="Times New Roman"/>
          <w:sz w:val="24"/>
          <w:szCs w:val="24"/>
          <w:lang w:eastAsia="pt-BR"/>
        </w:rPr>
        <w:t>,</w:t>
      </w:r>
      <w:r w:rsidRPr="00CF57DA">
        <w:rPr>
          <w:rFonts w:ascii="Times New Roman" w:eastAsia="Times New Roman" w:hAnsi="Times New Roman" w:cs="Times New Roman"/>
          <w:sz w:val="24"/>
          <w:szCs w:val="24"/>
          <w:lang w:eastAsia="pt-BR"/>
        </w:rPr>
        <w:t xml:space="preserve"> </w:t>
      </w:r>
      <w:r w:rsidR="00B212E1">
        <w:rPr>
          <w:rFonts w:ascii="Times New Roman" w:eastAsia="Times New Roman" w:hAnsi="Times New Roman" w:cs="Times New Roman"/>
          <w:sz w:val="24"/>
          <w:szCs w:val="24"/>
          <w:lang w:eastAsia="pt-BR"/>
        </w:rPr>
        <w:t>realizou</w:t>
      </w:r>
      <w:r w:rsidRPr="00CF57DA">
        <w:rPr>
          <w:rFonts w:ascii="Times New Roman" w:eastAsia="Times New Roman" w:hAnsi="Times New Roman" w:cs="Times New Roman"/>
          <w:sz w:val="24"/>
          <w:szCs w:val="24"/>
          <w:lang w:eastAsia="pt-BR"/>
        </w:rPr>
        <w:t xml:space="preserve"> então </w:t>
      </w:r>
      <w:r w:rsidR="006E32D9">
        <w:rPr>
          <w:rFonts w:ascii="Times New Roman" w:eastAsia="Times New Roman" w:hAnsi="Times New Roman" w:cs="Times New Roman"/>
          <w:sz w:val="24"/>
          <w:szCs w:val="24"/>
          <w:lang w:eastAsia="pt-BR"/>
        </w:rPr>
        <w:t xml:space="preserve">um </w:t>
      </w:r>
      <w:r w:rsidR="00586DE3">
        <w:rPr>
          <w:rFonts w:ascii="Times New Roman" w:eastAsia="Times New Roman" w:hAnsi="Times New Roman" w:cs="Times New Roman"/>
          <w:sz w:val="24"/>
          <w:szCs w:val="24"/>
          <w:lang w:eastAsia="pt-BR"/>
        </w:rPr>
        <w:t>questionário</w:t>
      </w:r>
      <w:r w:rsidR="006E32D9">
        <w:rPr>
          <w:rFonts w:ascii="Times New Roman" w:eastAsia="Times New Roman" w:hAnsi="Times New Roman" w:cs="Times New Roman"/>
          <w:sz w:val="24"/>
          <w:szCs w:val="24"/>
          <w:lang w:eastAsia="pt-BR"/>
        </w:rPr>
        <w:t xml:space="preserve"> </w:t>
      </w:r>
      <w:r w:rsidR="00B212E1">
        <w:rPr>
          <w:rFonts w:ascii="Times New Roman" w:eastAsia="Times New Roman" w:hAnsi="Times New Roman" w:cs="Times New Roman"/>
          <w:sz w:val="24"/>
          <w:szCs w:val="24"/>
          <w:lang w:eastAsia="pt-BR"/>
        </w:rPr>
        <w:t>destinado</w:t>
      </w:r>
      <w:r w:rsidR="006E32D9">
        <w:rPr>
          <w:rFonts w:ascii="Times New Roman" w:eastAsia="Times New Roman" w:hAnsi="Times New Roman" w:cs="Times New Roman"/>
          <w:sz w:val="24"/>
          <w:szCs w:val="24"/>
          <w:lang w:eastAsia="pt-BR"/>
        </w:rPr>
        <w:t xml:space="preserve"> a coleta de dados sobre os prestadores de serviço e clientes, </w:t>
      </w:r>
      <w:r w:rsidR="006E32D9" w:rsidRPr="006E32D9">
        <w:rPr>
          <w:rFonts w:ascii="Times New Roman" w:eastAsia="Times New Roman" w:hAnsi="Times New Roman" w:cs="Times New Roman"/>
          <w:sz w:val="24"/>
          <w:szCs w:val="24"/>
          <w:lang w:eastAsia="pt-BR"/>
        </w:rPr>
        <w:t>por meio da ferramenta Google Docs</w:t>
      </w:r>
      <w:r w:rsidR="006E32D9">
        <w:rPr>
          <w:rFonts w:ascii="Times New Roman" w:eastAsia="Times New Roman" w:hAnsi="Times New Roman" w:cs="Times New Roman"/>
          <w:sz w:val="24"/>
          <w:szCs w:val="24"/>
          <w:vertAlign w:val="superscript"/>
          <w:lang w:eastAsia="pt-BR"/>
        </w:rPr>
        <w:t>1</w:t>
      </w:r>
      <w:r w:rsidR="006E32D9" w:rsidRPr="006E32D9">
        <w:rPr>
          <w:rFonts w:ascii="Times New Roman" w:eastAsia="Times New Roman" w:hAnsi="Times New Roman" w:cs="Times New Roman"/>
          <w:sz w:val="24"/>
          <w:szCs w:val="24"/>
          <w:lang w:eastAsia="pt-BR"/>
        </w:rPr>
        <w:t xml:space="preserve"> que, além de permitir a criação de documentos, planilhas, apresentações, e desenhos, oferece o recurso de criar formulários online, onde um ou mais usuário que acessam o endereço virtual do formulário podem preencher </w:t>
      </w:r>
      <w:r w:rsidR="006E32D9">
        <w:rPr>
          <w:rFonts w:ascii="Times New Roman" w:eastAsia="Times New Roman" w:hAnsi="Times New Roman" w:cs="Times New Roman"/>
          <w:sz w:val="24"/>
          <w:szCs w:val="24"/>
          <w:lang w:eastAsia="pt-BR"/>
        </w:rPr>
        <w:t>e enviar suas respostas que est</w:t>
      </w:r>
      <w:r w:rsidR="006E32D9" w:rsidRPr="006E32D9">
        <w:rPr>
          <w:rFonts w:ascii="Times New Roman" w:eastAsia="Times New Roman" w:hAnsi="Times New Roman" w:cs="Times New Roman"/>
          <w:sz w:val="24"/>
          <w:szCs w:val="24"/>
          <w:lang w:eastAsia="pt-BR"/>
        </w:rPr>
        <w:t>ão disponíveis ao proprietário e colaboradores quando houver. Tais resultados serviram para validação dos requisitos levantados até o momento e, possiv</w:t>
      </w:r>
      <w:r w:rsidR="00FC6CEE">
        <w:rPr>
          <w:rFonts w:ascii="Times New Roman" w:eastAsia="Times New Roman" w:hAnsi="Times New Roman" w:cs="Times New Roman"/>
          <w:sz w:val="24"/>
          <w:szCs w:val="24"/>
          <w:lang w:eastAsia="pt-BR"/>
        </w:rPr>
        <w:t>elmente, a descoberta de outros</w:t>
      </w:r>
      <w:r>
        <w:rPr>
          <w:rFonts w:ascii="Times New Roman" w:eastAsia="Times New Roman" w:hAnsi="Times New Roman" w:cs="Times New Roman"/>
          <w:sz w:val="24"/>
          <w:szCs w:val="24"/>
          <w:lang w:eastAsia="pt-BR"/>
        </w:rPr>
        <w:t xml:space="preserve">, </w:t>
      </w:r>
      <w:r w:rsidR="00013609">
        <w:rPr>
          <w:rFonts w:ascii="Times New Roman" w:eastAsia="Times New Roman" w:hAnsi="Times New Roman" w:cs="Times New Roman"/>
          <w:sz w:val="24"/>
          <w:szCs w:val="24"/>
          <w:lang w:eastAsia="pt-BR"/>
        </w:rPr>
        <w:t xml:space="preserve">o </w:t>
      </w:r>
      <w:r w:rsidR="00342BE8">
        <w:rPr>
          <w:rFonts w:ascii="Times New Roman" w:eastAsia="Times New Roman" w:hAnsi="Times New Roman" w:cs="Times New Roman"/>
          <w:sz w:val="24"/>
          <w:szCs w:val="24"/>
          <w:lang w:eastAsia="pt-BR"/>
        </w:rPr>
        <w:t>resultado</w:t>
      </w:r>
      <w:r w:rsidR="00013609">
        <w:rPr>
          <w:rFonts w:ascii="Times New Roman" w:eastAsia="Times New Roman" w:hAnsi="Times New Roman" w:cs="Times New Roman"/>
          <w:sz w:val="24"/>
          <w:szCs w:val="24"/>
          <w:lang w:eastAsia="pt-BR"/>
        </w:rPr>
        <w:t xml:space="preserve"> da pesquisa </w:t>
      </w:r>
      <w:r w:rsidR="00A14160">
        <w:rPr>
          <w:rFonts w:ascii="Times New Roman" w:eastAsia="Times New Roman" w:hAnsi="Times New Roman" w:cs="Times New Roman"/>
          <w:sz w:val="24"/>
          <w:szCs w:val="24"/>
          <w:lang w:eastAsia="pt-BR"/>
        </w:rPr>
        <w:t>é apresentado</w:t>
      </w:r>
      <w:r w:rsidR="00342BE8">
        <w:rPr>
          <w:rFonts w:ascii="Times New Roman" w:eastAsia="Times New Roman" w:hAnsi="Times New Roman" w:cs="Times New Roman"/>
          <w:sz w:val="24"/>
          <w:szCs w:val="24"/>
          <w:lang w:eastAsia="pt-BR"/>
        </w:rPr>
        <w:t xml:space="preserve"> em forma de gráficos</w:t>
      </w:r>
      <w:r w:rsidR="00013609">
        <w:rPr>
          <w:rFonts w:ascii="Times New Roman" w:eastAsia="Times New Roman" w:hAnsi="Times New Roman" w:cs="Times New Roman"/>
          <w:sz w:val="24"/>
          <w:szCs w:val="24"/>
          <w:lang w:eastAsia="pt-BR"/>
        </w:rPr>
        <w:t xml:space="preserve"> no apêndice </w:t>
      </w:r>
      <w:r w:rsidR="00A14160">
        <w:rPr>
          <w:rFonts w:ascii="Times New Roman" w:eastAsia="Times New Roman" w:hAnsi="Times New Roman" w:cs="Times New Roman"/>
          <w:sz w:val="24"/>
          <w:szCs w:val="24"/>
          <w:lang w:eastAsia="pt-BR"/>
        </w:rPr>
        <w:t>A</w:t>
      </w:r>
      <w:r w:rsidR="00082A0A">
        <w:rPr>
          <w:rFonts w:ascii="Times New Roman" w:eastAsia="Times New Roman" w:hAnsi="Times New Roman" w:cs="Times New Roman"/>
          <w:sz w:val="24"/>
          <w:szCs w:val="24"/>
          <w:lang w:eastAsia="pt-BR"/>
        </w:rPr>
        <w:t xml:space="preserve"> deste</w:t>
      </w:r>
      <w:r w:rsidR="00013609">
        <w:rPr>
          <w:rFonts w:ascii="Times New Roman" w:eastAsia="Times New Roman" w:hAnsi="Times New Roman" w:cs="Times New Roman"/>
          <w:sz w:val="24"/>
          <w:szCs w:val="24"/>
          <w:lang w:eastAsia="pt-BR"/>
        </w:rPr>
        <w:t xml:space="preserve"> trabalho, </w:t>
      </w:r>
      <w:r>
        <w:rPr>
          <w:rFonts w:ascii="Times New Roman" w:eastAsia="Times New Roman" w:hAnsi="Times New Roman" w:cs="Times New Roman"/>
          <w:sz w:val="24"/>
          <w:szCs w:val="24"/>
          <w:lang w:eastAsia="pt-BR"/>
        </w:rPr>
        <w:t xml:space="preserve">a etapa de pesquisa busca organizar os dados de forma que se possa comparar os sistemas </w:t>
      </w:r>
      <w:r w:rsidR="00FC6CEE">
        <w:rPr>
          <w:rFonts w:ascii="Times New Roman" w:eastAsia="Times New Roman" w:hAnsi="Times New Roman" w:cs="Times New Roman"/>
          <w:sz w:val="24"/>
          <w:szCs w:val="24"/>
          <w:lang w:eastAsia="pt-BR"/>
        </w:rPr>
        <w:t xml:space="preserve">de mesmo contexto </w:t>
      </w:r>
      <w:r>
        <w:rPr>
          <w:rFonts w:ascii="Times New Roman" w:eastAsia="Times New Roman" w:hAnsi="Times New Roman" w:cs="Times New Roman"/>
          <w:sz w:val="24"/>
          <w:szCs w:val="24"/>
          <w:lang w:eastAsia="pt-BR"/>
        </w:rPr>
        <w:t>e extrair caracterí</w:t>
      </w:r>
      <w:r w:rsidR="003F7AD5">
        <w:rPr>
          <w:rFonts w:ascii="Times New Roman" w:eastAsia="Times New Roman" w:hAnsi="Times New Roman" w:cs="Times New Roman"/>
          <w:sz w:val="24"/>
          <w:szCs w:val="24"/>
          <w:lang w:eastAsia="pt-BR"/>
        </w:rPr>
        <w:t>sticas interessantes de cada um.</w:t>
      </w:r>
    </w:p>
    <w:p w:rsidR="008B2BB2" w:rsidRDefault="008B2BB2" w:rsidP="008B2BB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 etapa de Modelagem</w:t>
      </w:r>
      <w:r w:rsidR="005F059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descreve</w:t>
      </w:r>
      <w:r w:rsidRPr="00CF57DA">
        <w:rPr>
          <w:rFonts w:ascii="Times New Roman" w:eastAsia="Times New Roman" w:hAnsi="Times New Roman" w:cs="Times New Roman"/>
          <w:sz w:val="24"/>
          <w:szCs w:val="24"/>
          <w:lang w:eastAsia="pt-BR"/>
        </w:rPr>
        <w:t xml:space="preserve"> </w:t>
      </w:r>
      <w:r w:rsidR="0093428E">
        <w:rPr>
          <w:rFonts w:ascii="Times New Roman" w:eastAsia="Times New Roman" w:hAnsi="Times New Roman" w:cs="Times New Roman"/>
          <w:sz w:val="24"/>
          <w:szCs w:val="24"/>
          <w:lang w:eastAsia="pt-BR"/>
        </w:rPr>
        <w:t>os principais diagramas UML</w:t>
      </w:r>
      <w:r w:rsidR="004E0E61">
        <w:rPr>
          <w:rFonts w:ascii="Times New Roman" w:eastAsia="Times New Roman" w:hAnsi="Times New Roman" w:cs="Times New Roman"/>
          <w:sz w:val="24"/>
          <w:szCs w:val="24"/>
          <w:lang w:eastAsia="pt-BR"/>
        </w:rPr>
        <w:t xml:space="preserve"> (</w:t>
      </w:r>
      <w:proofErr w:type="spellStart"/>
      <w:r w:rsidR="001B0E1D" w:rsidRPr="001B0E1D">
        <w:rPr>
          <w:rFonts w:ascii="Times New Roman" w:eastAsia="Times New Roman" w:hAnsi="Times New Roman" w:cs="Times New Roman"/>
          <w:i/>
          <w:sz w:val="24"/>
          <w:szCs w:val="24"/>
          <w:lang w:eastAsia="pt-BR"/>
          <w:rPrChange w:id="130" w:author="thatiane" w:date="2014-11-28T14:55:00Z">
            <w:rPr>
              <w:rFonts w:ascii="Times New Roman" w:eastAsia="Times New Roman" w:hAnsi="Times New Roman" w:cs="Times New Roman"/>
              <w:sz w:val="24"/>
              <w:szCs w:val="24"/>
              <w:lang w:eastAsia="pt-BR"/>
            </w:rPr>
          </w:rPrChange>
        </w:rPr>
        <w:t>Unified</w:t>
      </w:r>
      <w:proofErr w:type="spellEnd"/>
      <w:r w:rsidR="001B0E1D" w:rsidRPr="001B0E1D">
        <w:rPr>
          <w:rFonts w:ascii="Times New Roman" w:eastAsia="Times New Roman" w:hAnsi="Times New Roman" w:cs="Times New Roman"/>
          <w:i/>
          <w:sz w:val="24"/>
          <w:szCs w:val="24"/>
          <w:lang w:eastAsia="pt-BR"/>
          <w:rPrChange w:id="131" w:author="thatiane" w:date="2014-11-28T14:55:00Z">
            <w:rPr>
              <w:rFonts w:ascii="Times New Roman" w:eastAsia="Times New Roman" w:hAnsi="Times New Roman" w:cs="Times New Roman"/>
              <w:sz w:val="24"/>
              <w:szCs w:val="24"/>
              <w:lang w:eastAsia="pt-BR"/>
            </w:rPr>
          </w:rPrChange>
        </w:rPr>
        <w:t xml:space="preserve"> </w:t>
      </w:r>
      <w:proofErr w:type="spellStart"/>
      <w:r w:rsidR="001B0E1D" w:rsidRPr="001B0E1D">
        <w:rPr>
          <w:rFonts w:ascii="Times New Roman" w:eastAsia="Times New Roman" w:hAnsi="Times New Roman" w:cs="Times New Roman"/>
          <w:i/>
          <w:sz w:val="24"/>
          <w:szCs w:val="24"/>
          <w:lang w:eastAsia="pt-BR"/>
          <w:rPrChange w:id="132" w:author="thatiane" w:date="2014-11-28T14:55:00Z">
            <w:rPr>
              <w:rFonts w:ascii="Times New Roman" w:eastAsia="Times New Roman" w:hAnsi="Times New Roman" w:cs="Times New Roman"/>
              <w:sz w:val="24"/>
              <w:szCs w:val="24"/>
              <w:lang w:eastAsia="pt-BR"/>
            </w:rPr>
          </w:rPrChange>
        </w:rPr>
        <w:t>Modeling</w:t>
      </w:r>
      <w:proofErr w:type="spellEnd"/>
      <w:r w:rsidR="001B0E1D" w:rsidRPr="001B0E1D">
        <w:rPr>
          <w:rFonts w:ascii="Times New Roman" w:eastAsia="Times New Roman" w:hAnsi="Times New Roman" w:cs="Times New Roman"/>
          <w:i/>
          <w:sz w:val="24"/>
          <w:szCs w:val="24"/>
          <w:lang w:eastAsia="pt-BR"/>
          <w:rPrChange w:id="133" w:author="thatiane" w:date="2014-11-28T14:55:00Z">
            <w:rPr>
              <w:rFonts w:ascii="Times New Roman" w:eastAsia="Times New Roman" w:hAnsi="Times New Roman" w:cs="Times New Roman"/>
              <w:sz w:val="24"/>
              <w:szCs w:val="24"/>
              <w:lang w:eastAsia="pt-BR"/>
            </w:rPr>
          </w:rPrChange>
        </w:rPr>
        <w:t xml:space="preserve"> </w:t>
      </w:r>
      <w:proofErr w:type="spellStart"/>
      <w:r w:rsidR="001B0E1D" w:rsidRPr="001B0E1D">
        <w:rPr>
          <w:rFonts w:ascii="Times New Roman" w:eastAsia="Times New Roman" w:hAnsi="Times New Roman" w:cs="Times New Roman"/>
          <w:i/>
          <w:sz w:val="24"/>
          <w:szCs w:val="24"/>
          <w:lang w:eastAsia="pt-BR"/>
          <w:rPrChange w:id="134" w:author="thatiane" w:date="2014-11-28T14:55:00Z">
            <w:rPr>
              <w:rFonts w:ascii="Times New Roman" w:eastAsia="Times New Roman" w:hAnsi="Times New Roman" w:cs="Times New Roman"/>
              <w:sz w:val="24"/>
              <w:szCs w:val="24"/>
              <w:lang w:eastAsia="pt-BR"/>
            </w:rPr>
          </w:rPrChange>
        </w:rPr>
        <w:t>Language</w:t>
      </w:r>
      <w:proofErr w:type="spellEnd"/>
      <w:r w:rsidR="004E0E61">
        <w:rPr>
          <w:rFonts w:ascii="Times New Roman" w:eastAsia="Times New Roman" w:hAnsi="Times New Roman" w:cs="Times New Roman"/>
          <w:sz w:val="24"/>
          <w:szCs w:val="24"/>
          <w:lang w:eastAsia="pt-BR"/>
        </w:rPr>
        <w:t>)</w:t>
      </w:r>
      <w:r w:rsidR="00567C69">
        <w:rPr>
          <w:rFonts w:ascii="Times New Roman" w:eastAsia="Times New Roman" w:hAnsi="Times New Roman" w:cs="Times New Roman"/>
          <w:sz w:val="24"/>
          <w:szCs w:val="24"/>
          <w:lang w:eastAsia="pt-BR"/>
        </w:rPr>
        <w:t xml:space="preserve"> </w:t>
      </w:r>
      <w:r w:rsidR="0093428E">
        <w:rPr>
          <w:rFonts w:ascii="Times New Roman" w:eastAsia="Times New Roman" w:hAnsi="Times New Roman" w:cs="Times New Roman"/>
          <w:sz w:val="24"/>
          <w:szCs w:val="24"/>
          <w:lang w:eastAsia="pt-BR"/>
        </w:rPr>
        <w:t>para</w:t>
      </w:r>
      <w:r w:rsidR="0093428E" w:rsidRPr="00CF57DA">
        <w:rPr>
          <w:rFonts w:ascii="Times New Roman" w:eastAsia="Times New Roman" w:hAnsi="Times New Roman" w:cs="Times New Roman"/>
          <w:sz w:val="24"/>
          <w:szCs w:val="24"/>
          <w:lang w:eastAsia="pt-BR"/>
        </w:rPr>
        <w:t xml:space="preserve"> </w:t>
      </w:r>
      <w:r w:rsidR="00657069">
        <w:rPr>
          <w:rFonts w:ascii="Times New Roman" w:eastAsia="Times New Roman" w:hAnsi="Times New Roman" w:cs="Times New Roman"/>
          <w:sz w:val="24"/>
          <w:szCs w:val="24"/>
          <w:lang w:eastAsia="pt-BR"/>
        </w:rPr>
        <w:t>caracte</w:t>
      </w:r>
      <w:r w:rsidR="0093428E">
        <w:rPr>
          <w:rFonts w:ascii="Times New Roman" w:eastAsia="Times New Roman" w:hAnsi="Times New Roman" w:cs="Times New Roman"/>
          <w:sz w:val="24"/>
          <w:szCs w:val="24"/>
          <w:lang w:eastAsia="pt-BR"/>
        </w:rPr>
        <w:t>rização formal do sistema proposto</w:t>
      </w:r>
      <w:r w:rsidR="005F0595">
        <w:rPr>
          <w:rFonts w:ascii="Times New Roman" w:eastAsia="Times New Roman" w:hAnsi="Times New Roman" w:cs="Times New Roman"/>
          <w:sz w:val="24"/>
          <w:szCs w:val="24"/>
          <w:lang w:eastAsia="pt-BR"/>
        </w:rPr>
        <w:t xml:space="preserve">. </w:t>
      </w:r>
      <w:r w:rsidR="005F0595" w:rsidRPr="00866E50">
        <w:rPr>
          <w:rFonts w:ascii="Times New Roman" w:eastAsia="Times New Roman" w:hAnsi="Times New Roman" w:cs="Times New Roman"/>
          <w:sz w:val="24"/>
          <w:szCs w:val="24"/>
          <w:lang w:eastAsia="pt-BR"/>
        </w:rPr>
        <w:t xml:space="preserve">Segundo </w:t>
      </w:r>
      <w:del w:id="135" w:author="thatiane" w:date="2014-11-28T14:55:00Z">
        <w:r w:rsidR="005F0595" w:rsidDel="00541998">
          <w:rPr>
            <w:rFonts w:ascii="Times New Roman" w:eastAsia="Times New Roman" w:hAnsi="Times New Roman" w:cs="Times New Roman"/>
            <w:sz w:val="24"/>
            <w:szCs w:val="24"/>
            <w:lang w:eastAsia="pt-BR"/>
          </w:rPr>
          <w:delText>(</w:delText>
        </w:r>
      </w:del>
      <w:proofErr w:type="spellStart"/>
      <w:r w:rsidR="00541998" w:rsidRPr="00866E50">
        <w:rPr>
          <w:rFonts w:ascii="Times New Roman" w:eastAsia="Times New Roman" w:hAnsi="Times New Roman" w:cs="Times New Roman"/>
          <w:sz w:val="24"/>
          <w:szCs w:val="24"/>
          <w:lang w:eastAsia="pt-BR"/>
        </w:rPr>
        <w:t>Booch</w:t>
      </w:r>
      <w:proofErr w:type="spellEnd"/>
      <w:r w:rsidR="005F0595" w:rsidRPr="00866E50">
        <w:rPr>
          <w:rFonts w:ascii="Times New Roman" w:eastAsia="Times New Roman" w:hAnsi="Times New Roman" w:cs="Times New Roman"/>
          <w:sz w:val="24"/>
          <w:szCs w:val="24"/>
          <w:lang w:eastAsia="pt-BR"/>
        </w:rPr>
        <w:t xml:space="preserve">, </w:t>
      </w:r>
      <w:del w:id="136" w:author="thatiane" w:date="2014-11-28T14:55:00Z">
        <w:r w:rsidR="005F0595" w:rsidRPr="00866E50" w:rsidDel="00541998">
          <w:rPr>
            <w:rFonts w:ascii="Times New Roman" w:eastAsia="Times New Roman" w:hAnsi="Times New Roman" w:cs="Times New Roman"/>
            <w:sz w:val="24"/>
            <w:szCs w:val="24"/>
            <w:lang w:eastAsia="pt-BR"/>
          </w:rPr>
          <w:delText xml:space="preserve">G. and </w:delText>
        </w:r>
      </w:del>
      <w:proofErr w:type="spellStart"/>
      <w:r w:rsidR="00541998" w:rsidRPr="00866E50">
        <w:rPr>
          <w:rFonts w:ascii="Times New Roman" w:eastAsia="Times New Roman" w:hAnsi="Times New Roman" w:cs="Times New Roman"/>
          <w:sz w:val="24"/>
          <w:szCs w:val="24"/>
          <w:lang w:eastAsia="pt-BR"/>
        </w:rPr>
        <w:t>Rumbaugh</w:t>
      </w:r>
      <w:proofErr w:type="spellEnd"/>
      <w:r w:rsidR="005F0595" w:rsidRPr="00866E50">
        <w:rPr>
          <w:rFonts w:ascii="Times New Roman" w:eastAsia="Times New Roman" w:hAnsi="Times New Roman" w:cs="Times New Roman"/>
          <w:sz w:val="24"/>
          <w:szCs w:val="24"/>
          <w:lang w:eastAsia="pt-BR"/>
        </w:rPr>
        <w:t xml:space="preserve">, </w:t>
      </w:r>
      <w:del w:id="137" w:author="thatiane" w:date="2014-11-28T14:55:00Z">
        <w:r w:rsidR="005F0595" w:rsidRPr="00866E50" w:rsidDel="00541998">
          <w:rPr>
            <w:rFonts w:ascii="Times New Roman" w:eastAsia="Times New Roman" w:hAnsi="Times New Roman" w:cs="Times New Roman"/>
            <w:sz w:val="24"/>
            <w:szCs w:val="24"/>
            <w:lang w:eastAsia="pt-BR"/>
          </w:rPr>
          <w:delText xml:space="preserve">J. and </w:delText>
        </w:r>
      </w:del>
      <w:r w:rsidR="00541998" w:rsidRPr="00866E50">
        <w:rPr>
          <w:rFonts w:ascii="Times New Roman" w:eastAsia="Times New Roman" w:hAnsi="Times New Roman" w:cs="Times New Roman"/>
          <w:sz w:val="24"/>
          <w:szCs w:val="24"/>
          <w:lang w:eastAsia="pt-BR"/>
        </w:rPr>
        <w:t>Jacobson</w:t>
      </w:r>
      <w:del w:id="138" w:author="thatiane" w:date="2014-11-28T14:55:00Z">
        <w:r w:rsidR="005F0595" w:rsidDel="00541998">
          <w:rPr>
            <w:rFonts w:ascii="Times New Roman" w:eastAsia="Times New Roman" w:hAnsi="Times New Roman" w:cs="Times New Roman"/>
            <w:sz w:val="24"/>
            <w:szCs w:val="24"/>
            <w:lang w:eastAsia="pt-BR"/>
          </w:rPr>
          <w:delText xml:space="preserve">, </w:delText>
        </w:r>
      </w:del>
      <w:ins w:id="139" w:author="thatiane" w:date="2014-11-28T14:55:00Z">
        <w:r w:rsidR="00541998">
          <w:rPr>
            <w:rFonts w:ascii="Times New Roman" w:eastAsia="Times New Roman" w:hAnsi="Times New Roman" w:cs="Times New Roman"/>
            <w:sz w:val="24"/>
            <w:szCs w:val="24"/>
            <w:lang w:eastAsia="pt-BR"/>
          </w:rPr>
          <w:t xml:space="preserve"> (</w:t>
        </w:r>
      </w:ins>
      <w:r w:rsidR="005F0595" w:rsidRPr="00866E50">
        <w:rPr>
          <w:rFonts w:ascii="Times New Roman" w:eastAsia="Times New Roman" w:hAnsi="Times New Roman" w:cs="Times New Roman"/>
          <w:sz w:val="24"/>
          <w:szCs w:val="24"/>
          <w:lang w:eastAsia="pt-BR"/>
        </w:rPr>
        <w:t>2006), UML é uma linguagem gráfica para visualização, especificação, construção e documentação de artefatos de sistemas de softwa</w:t>
      </w:r>
      <w:r w:rsidR="005F0595">
        <w:rPr>
          <w:rFonts w:ascii="Times New Roman" w:eastAsia="Times New Roman" w:hAnsi="Times New Roman" w:cs="Times New Roman"/>
          <w:sz w:val="24"/>
          <w:szCs w:val="24"/>
          <w:lang w:eastAsia="pt-BR"/>
        </w:rPr>
        <w:t xml:space="preserve">re. A UML proporciona uma forma </w:t>
      </w:r>
      <w:r w:rsidR="005F0595" w:rsidRPr="00866E50">
        <w:rPr>
          <w:rFonts w:ascii="Times New Roman" w:eastAsia="Times New Roman" w:hAnsi="Times New Roman" w:cs="Times New Roman"/>
          <w:sz w:val="24"/>
          <w:szCs w:val="24"/>
          <w:lang w:eastAsia="pt-BR"/>
        </w:rPr>
        <w:t>padrão para a preparação de planos de arqu</w:t>
      </w:r>
      <w:r w:rsidR="005F0595">
        <w:rPr>
          <w:rFonts w:ascii="Times New Roman" w:eastAsia="Times New Roman" w:hAnsi="Times New Roman" w:cs="Times New Roman"/>
          <w:sz w:val="24"/>
          <w:szCs w:val="24"/>
          <w:lang w:eastAsia="pt-BR"/>
        </w:rPr>
        <w:t>itetura de projetos de sistemas, o</w:t>
      </w:r>
      <w:r w:rsidR="005F0595" w:rsidRPr="00866E50">
        <w:rPr>
          <w:rFonts w:ascii="Times New Roman" w:eastAsia="Times New Roman" w:hAnsi="Times New Roman" w:cs="Times New Roman"/>
          <w:sz w:val="24"/>
          <w:szCs w:val="24"/>
          <w:lang w:eastAsia="pt-BR"/>
        </w:rPr>
        <w:t>s diagramas ilustram graficamente a arquitetura, estrutura, interações e comportamento do sistema proporcionando uma abstração de vários contextos inerentes ao software.</w:t>
      </w:r>
      <w:r w:rsidR="00055771">
        <w:rPr>
          <w:rFonts w:ascii="Times New Roman" w:eastAsia="Times New Roman" w:hAnsi="Times New Roman" w:cs="Times New Roman"/>
          <w:sz w:val="24"/>
          <w:szCs w:val="24"/>
          <w:lang w:eastAsia="pt-BR"/>
        </w:rPr>
        <w:t xml:space="preserve"> </w:t>
      </w:r>
      <w:r w:rsidR="00B212E1">
        <w:rPr>
          <w:rFonts w:ascii="Times New Roman" w:eastAsia="Times New Roman" w:hAnsi="Times New Roman" w:cs="Times New Roman"/>
          <w:sz w:val="24"/>
          <w:szCs w:val="24"/>
          <w:lang w:eastAsia="pt-BR"/>
        </w:rPr>
        <w:t xml:space="preserve">Para a </w:t>
      </w:r>
      <w:r w:rsidR="00055771">
        <w:rPr>
          <w:rFonts w:ascii="Times New Roman" w:eastAsia="Times New Roman" w:hAnsi="Times New Roman" w:cs="Times New Roman"/>
          <w:sz w:val="24"/>
          <w:szCs w:val="24"/>
          <w:lang w:eastAsia="pt-BR"/>
        </w:rPr>
        <w:t xml:space="preserve">explicação do banco de dados, foi criado um </w:t>
      </w:r>
      <w:r>
        <w:rPr>
          <w:rFonts w:ascii="Times New Roman" w:eastAsia="Times New Roman" w:hAnsi="Times New Roman" w:cs="Times New Roman"/>
          <w:sz w:val="24"/>
          <w:szCs w:val="24"/>
          <w:lang w:eastAsia="pt-BR"/>
        </w:rPr>
        <w:t xml:space="preserve">dicionário de dados com o intuito de detalhar </w:t>
      </w:r>
      <w:r w:rsidRPr="00C46364">
        <w:rPr>
          <w:rFonts w:ascii="Times New Roman" w:eastAsia="Times New Roman" w:hAnsi="Times New Roman" w:cs="Times New Roman"/>
          <w:sz w:val="24"/>
          <w:szCs w:val="24"/>
          <w:lang w:eastAsia="pt-BR"/>
        </w:rPr>
        <w:t xml:space="preserve">minuciosamente </w:t>
      </w:r>
      <w:r>
        <w:rPr>
          <w:rFonts w:ascii="Times New Roman" w:eastAsia="Times New Roman" w:hAnsi="Times New Roman" w:cs="Times New Roman"/>
          <w:sz w:val="24"/>
          <w:szCs w:val="24"/>
          <w:lang w:eastAsia="pt-BR"/>
        </w:rPr>
        <w:t xml:space="preserve">cada campo de cada tabela </w:t>
      </w:r>
      <w:r w:rsidR="00415A5E">
        <w:rPr>
          <w:rFonts w:ascii="Times New Roman" w:eastAsia="Times New Roman" w:hAnsi="Times New Roman" w:cs="Times New Roman"/>
          <w:sz w:val="24"/>
          <w:szCs w:val="24"/>
          <w:lang w:eastAsia="pt-BR"/>
        </w:rPr>
        <w:t>do banco de dados</w:t>
      </w:r>
      <w:r w:rsidR="00405C59">
        <w:rPr>
          <w:rFonts w:ascii="Times New Roman" w:eastAsia="Times New Roman" w:hAnsi="Times New Roman" w:cs="Times New Roman"/>
          <w:sz w:val="24"/>
          <w:szCs w:val="24"/>
          <w:lang w:eastAsia="pt-BR"/>
        </w:rPr>
        <w:t>.</w:t>
      </w:r>
    </w:p>
    <w:p w:rsidR="00DF08DD" w:rsidRPr="00CF57DA" w:rsidRDefault="0093428E" w:rsidP="0093428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Na</w:t>
      </w:r>
      <w:r w:rsidR="00DF08DD">
        <w:rPr>
          <w:rFonts w:ascii="Times New Roman" w:eastAsia="Times New Roman" w:hAnsi="Times New Roman" w:cs="Times New Roman"/>
          <w:sz w:val="24"/>
          <w:szCs w:val="24"/>
          <w:lang w:eastAsia="pt-BR"/>
        </w:rPr>
        <w:t xml:space="preserve"> etap</w:t>
      </w:r>
      <w:r>
        <w:rPr>
          <w:rFonts w:ascii="Times New Roman" w:eastAsia="Times New Roman" w:hAnsi="Times New Roman" w:cs="Times New Roman"/>
          <w:sz w:val="24"/>
          <w:szCs w:val="24"/>
          <w:lang w:eastAsia="pt-BR"/>
        </w:rPr>
        <w:t xml:space="preserve">a de Desenvolvimento </w:t>
      </w:r>
      <w:r w:rsidRPr="0093428E">
        <w:rPr>
          <w:rFonts w:ascii="Times New Roman" w:eastAsia="Times New Roman" w:hAnsi="Times New Roman" w:cs="Times New Roman"/>
          <w:sz w:val="24"/>
          <w:szCs w:val="24"/>
          <w:lang w:eastAsia="pt-BR"/>
        </w:rPr>
        <w:t>foram realizadas todas as configurações de ambiente</w:t>
      </w:r>
      <w:r>
        <w:rPr>
          <w:rFonts w:ascii="Times New Roman" w:eastAsia="Times New Roman" w:hAnsi="Times New Roman" w:cs="Times New Roman"/>
          <w:sz w:val="24"/>
          <w:szCs w:val="24"/>
          <w:lang w:eastAsia="pt-BR"/>
        </w:rPr>
        <w:t xml:space="preserve"> </w:t>
      </w:r>
      <w:r w:rsidRPr="0093428E">
        <w:rPr>
          <w:rFonts w:ascii="Times New Roman" w:eastAsia="Times New Roman" w:hAnsi="Times New Roman" w:cs="Times New Roman"/>
          <w:sz w:val="24"/>
          <w:szCs w:val="24"/>
          <w:lang w:eastAsia="pt-BR"/>
        </w:rPr>
        <w:t>necessárias</w:t>
      </w:r>
      <w:r w:rsidR="00403979">
        <w:rPr>
          <w:rFonts w:ascii="Times New Roman" w:eastAsia="Times New Roman" w:hAnsi="Times New Roman" w:cs="Times New Roman"/>
          <w:sz w:val="24"/>
          <w:szCs w:val="24"/>
          <w:lang w:eastAsia="pt-BR"/>
        </w:rPr>
        <w:t xml:space="preserve">, </w:t>
      </w:r>
      <w:r w:rsidRPr="0093428E">
        <w:rPr>
          <w:rFonts w:ascii="Times New Roman" w:eastAsia="Times New Roman" w:hAnsi="Times New Roman" w:cs="Times New Roman"/>
          <w:sz w:val="24"/>
          <w:szCs w:val="24"/>
          <w:lang w:eastAsia="pt-BR"/>
        </w:rPr>
        <w:t xml:space="preserve">desenvolvimento do </w:t>
      </w:r>
      <w:r w:rsidRPr="00AF6BF1">
        <w:rPr>
          <w:rFonts w:ascii="Times New Roman" w:eastAsia="Times New Roman" w:hAnsi="Times New Roman" w:cs="Times New Roman"/>
          <w:i/>
          <w:sz w:val="24"/>
          <w:szCs w:val="24"/>
          <w:lang w:eastAsia="pt-BR"/>
        </w:rPr>
        <w:t>Web Service</w:t>
      </w:r>
      <w:r w:rsidR="00403979">
        <w:rPr>
          <w:rFonts w:ascii="Times New Roman" w:eastAsia="Times New Roman" w:hAnsi="Times New Roman" w:cs="Times New Roman"/>
          <w:i/>
          <w:sz w:val="24"/>
          <w:szCs w:val="24"/>
          <w:lang w:eastAsia="pt-BR"/>
        </w:rPr>
        <w:t>,</w:t>
      </w:r>
      <w:r w:rsidRPr="0093428E">
        <w:rPr>
          <w:rFonts w:ascii="Times New Roman" w:eastAsia="Times New Roman" w:hAnsi="Times New Roman" w:cs="Times New Roman"/>
          <w:sz w:val="24"/>
          <w:szCs w:val="24"/>
          <w:lang w:eastAsia="pt-BR"/>
        </w:rPr>
        <w:t xml:space="preserve"> criação dos serviços</w:t>
      </w:r>
      <w:r w:rsidR="003F7AD5">
        <w:rPr>
          <w:rFonts w:ascii="Times New Roman" w:eastAsia="Times New Roman" w:hAnsi="Times New Roman" w:cs="Times New Roman"/>
          <w:sz w:val="24"/>
          <w:szCs w:val="24"/>
          <w:lang w:eastAsia="pt-BR"/>
        </w:rPr>
        <w:t xml:space="preserve"> e aplicação de</w:t>
      </w:r>
      <w:r w:rsidR="00D52961">
        <w:rPr>
          <w:rFonts w:ascii="Times New Roman" w:eastAsia="Times New Roman" w:hAnsi="Times New Roman" w:cs="Times New Roman"/>
          <w:sz w:val="24"/>
          <w:szCs w:val="24"/>
          <w:lang w:eastAsia="pt-BR"/>
        </w:rPr>
        <w:t xml:space="preserve"> teste</w:t>
      </w:r>
      <w:r w:rsidR="003F7AD5">
        <w:rPr>
          <w:rFonts w:ascii="Times New Roman" w:eastAsia="Times New Roman" w:hAnsi="Times New Roman" w:cs="Times New Roman"/>
          <w:sz w:val="24"/>
          <w:szCs w:val="24"/>
          <w:lang w:eastAsia="pt-BR"/>
        </w:rPr>
        <w:t xml:space="preserve"> para consumo dos serviços desenvolvidos</w:t>
      </w:r>
      <w:r w:rsidRPr="0093428E">
        <w:rPr>
          <w:rFonts w:ascii="Times New Roman" w:eastAsia="Times New Roman" w:hAnsi="Times New Roman" w:cs="Times New Roman"/>
          <w:sz w:val="24"/>
          <w:szCs w:val="24"/>
          <w:lang w:eastAsia="pt-BR"/>
        </w:rPr>
        <w:t>.</w:t>
      </w:r>
    </w:p>
    <w:p w:rsidR="008B2BB2" w:rsidRDefault="008B2BB2"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etapa de Documentação </w:t>
      </w:r>
      <w:r w:rsidR="00415A5E">
        <w:rPr>
          <w:rFonts w:ascii="Times New Roman" w:eastAsia="Times New Roman" w:hAnsi="Times New Roman" w:cs="Times New Roman"/>
          <w:sz w:val="24"/>
          <w:szCs w:val="24"/>
          <w:lang w:eastAsia="pt-BR"/>
        </w:rPr>
        <w:t>foi</w:t>
      </w:r>
      <w:r>
        <w:rPr>
          <w:rFonts w:ascii="Times New Roman" w:eastAsia="Times New Roman" w:hAnsi="Times New Roman" w:cs="Times New Roman"/>
          <w:sz w:val="24"/>
          <w:szCs w:val="24"/>
          <w:lang w:eastAsia="pt-BR"/>
        </w:rPr>
        <w:t xml:space="preserve"> desenvolvida</w:t>
      </w:r>
      <w:r w:rsidRPr="00CF57DA">
        <w:rPr>
          <w:rFonts w:ascii="Times New Roman" w:eastAsia="Times New Roman" w:hAnsi="Times New Roman" w:cs="Times New Roman"/>
          <w:sz w:val="24"/>
          <w:szCs w:val="24"/>
          <w:lang w:eastAsia="pt-BR"/>
        </w:rPr>
        <w:t xml:space="preserve"> </w:t>
      </w:r>
      <w:r w:rsidR="00415A5E">
        <w:rPr>
          <w:rFonts w:ascii="Times New Roman" w:eastAsia="Times New Roman" w:hAnsi="Times New Roman" w:cs="Times New Roman"/>
          <w:sz w:val="24"/>
          <w:szCs w:val="24"/>
          <w:lang w:eastAsia="pt-BR"/>
        </w:rPr>
        <w:t>de forma paralela</w:t>
      </w:r>
      <w:r w:rsidR="0093428E">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tanto na pesquisa, quanto na modelagem</w:t>
      </w:r>
      <w:r w:rsidR="00BC131A">
        <w:rPr>
          <w:rFonts w:ascii="Times New Roman" w:eastAsia="Times New Roman" w:hAnsi="Times New Roman" w:cs="Times New Roman"/>
          <w:sz w:val="24"/>
          <w:szCs w:val="24"/>
          <w:lang w:eastAsia="pt-BR"/>
        </w:rPr>
        <w:t xml:space="preserve"> e desenvolvimento</w:t>
      </w:r>
      <w:r>
        <w:rPr>
          <w:rFonts w:ascii="Times New Roman" w:eastAsia="Times New Roman" w:hAnsi="Times New Roman" w:cs="Times New Roman"/>
          <w:sz w:val="24"/>
          <w:szCs w:val="24"/>
          <w:lang w:eastAsia="pt-BR"/>
        </w:rPr>
        <w:t>, durante a organização de dados, tabulação de dados, confecção dos diagramas que modela o sistema</w:t>
      </w:r>
      <w:r w:rsidRPr="00CF57DA">
        <w:rPr>
          <w:rFonts w:ascii="Times New Roman" w:eastAsia="Times New Roman" w:hAnsi="Times New Roman" w:cs="Times New Roman"/>
          <w:sz w:val="24"/>
          <w:szCs w:val="24"/>
          <w:lang w:eastAsia="pt-BR"/>
        </w:rPr>
        <w:t>.</w:t>
      </w:r>
    </w:p>
    <w:p w:rsidR="00FA58A5" w:rsidRDefault="00FA58A5" w:rsidP="00FA58A5">
      <w:pPr>
        <w:spacing w:line="360" w:lineRule="auto"/>
        <w:ind w:firstLine="709"/>
        <w:jc w:val="both"/>
        <w:rPr>
          <w:rFonts w:ascii="Times New Roman" w:eastAsia="Times New Roman" w:hAnsi="Times New Roman" w:cs="Times New Roman"/>
          <w:sz w:val="24"/>
          <w:szCs w:val="24"/>
          <w:lang w:eastAsia="pt-BR"/>
        </w:rPr>
      </w:pPr>
      <w:r w:rsidRPr="00FA58A5">
        <w:rPr>
          <w:rFonts w:ascii="Times New Roman" w:eastAsia="Times New Roman" w:hAnsi="Times New Roman" w:cs="Times New Roman"/>
          <w:sz w:val="24"/>
          <w:szCs w:val="24"/>
          <w:lang w:eastAsia="pt-BR"/>
        </w:rPr>
        <w:t>Todos os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experimentos foram elaborados</w:t>
      </w:r>
      <w:r w:rsidR="00B21F7C">
        <w:rPr>
          <w:rFonts w:ascii="Times New Roman" w:eastAsia="Times New Roman" w:hAnsi="Times New Roman" w:cs="Times New Roman"/>
          <w:sz w:val="24"/>
          <w:szCs w:val="24"/>
          <w:lang w:eastAsia="pt-BR"/>
        </w:rPr>
        <w:t xml:space="preserve"> em locais de apoio como o </w:t>
      </w:r>
      <w:r w:rsidRPr="00FA58A5">
        <w:rPr>
          <w:rFonts w:ascii="Times New Roman" w:eastAsia="Times New Roman" w:hAnsi="Times New Roman" w:cs="Times New Roman"/>
          <w:sz w:val="24"/>
          <w:szCs w:val="24"/>
          <w:lang w:eastAsia="pt-BR"/>
        </w:rPr>
        <w:t>Núcleo de</w:t>
      </w:r>
      <w:r>
        <w:rPr>
          <w:rFonts w:ascii="Times New Roman" w:eastAsia="Times New Roman" w:hAnsi="Times New Roman" w:cs="Times New Roman"/>
          <w:sz w:val="24"/>
          <w:szCs w:val="24"/>
          <w:lang w:eastAsia="pt-BR"/>
        </w:rPr>
        <w:t xml:space="preserve"> </w:t>
      </w:r>
      <w:r w:rsidR="00B21F7C">
        <w:rPr>
          <w:rFonts w:ascii="Times New Roman" w:eastAsia="Times New Roman" w:hAnsi="Times New Roman" w:cs="Times New Roman"/>
          <w:sz w:val="24"/>
          <w:szCs w:val="24"/>
          <w:lang w:eastAsia="pt-BR"/>
        </w:rPr>
        <w:t>Tecnologia da Informação (NTI)</w:t>
      </w:r>
      <w:r w:rsidRPr="00FA58A5">
        <w:rPr>
          <w:rFonts w:ascii="Times New Roman" w:eastAsia="Times New Roman" w:hAnsi="Times New Roman" w:cs="Times New Roman"/>
          <w:sz w:val="24"/>
          <w:szCs w:val="24"/>
          <w:lang w:eastAsia="pt-BR"/>
        </w:rPr>
        <w:t>, ligado ao curso de Sistemas de Informação da Faculdade</w:t>
      </w:r>
      <w:r w:rsidR="00B21F7C">
        <w:rPr>
          <w:rFonts w:ascii="Times New Roman" w:eastAsia="Times New Roman" w:hAnsi="Times New Roman" w:cs="Times New Roman"/>
          <w:sz w:val="24"/>
          <w:szCs w:val="24"/>
          <w:lang w:eastAsia="pt-BR"/>
        </w:rPr>
        <w:t xml:space="preserve"> Católica do Tocantins (</w:t>
      </w:r>
      <w:r w:rsidR="00B21F7C" w:rsidRPr="00FA58A5">
        <w:rPr>
          <w:rFonts w:ascii="Times New Roman" w:eastAsia="Times New Roman" w:hAnsi="Times New Roman" w:cs="Times New Roman"/>
          <w:sz w:val="24"/>
          <w:szCs w:val="24"/>
          <w:lang w:eastAsia="pt-BR"/>
        </w:rPr>
        <w:t>FACTO</w:t>
      </w:r>
      <w:r w:rsidR="00B21F7C">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 O tempo para realização do projeto teve</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 xml:space="preserve">cronograma próprio definido no </w:t>
      </w:r>
      <w:r>
        <w:rPr>
          <w:rFonts w:ascii="Times New Roman" w:eastAsia="Times New Roman" w:hAnsi="Times New Roman" w:cs="Times New Roman"/>
          <w:sz w:val="24"/>
          <w:szCs w:val="24"/>
          <w:lang w:eastAsia="pt-BR"/>
        </w:rPr>
        <w:t>pré-projeto</w:t>
      </w:r>
      <w:r w:rsidRPr="00FA58A5">
        <w:rPr>
          <w:rFonts w:ascii="Times New Roman" w:eastAsia="Times New Roman" w:hAnsi="Times New Roman" w:cs="Times New Roman"/>
          <w:sz w:val="24"/>
          <w:szCs w:val="24"/>
          <w:lang w:eastAsia="pt-BR"/>
        </w:rPr>
        <w:t xml:space="preserve"> da pesquisa. Os materiais essenciais para a</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realização deste trabalho se baseiam em ferramentas gratuitas e versões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 xml:space="preserve">comunitárias. Utilizou-se a </w:t>
      </w:r>
      <w:proofErr w:type="spellStart"/>
      <w:r w:rsidR="001B0E1D" w:rsidRPr="001B0E1D">
        <w:rPr>
          <w:rFonts w:ascii="Times New Roman" w:eastAsia="Times New Roman" w:hAnsi="Times New Roman" w:cs="Times New Roman"/>
          <w:i/>
          <w:sz w:val="24"/>
          <w:szCs w:val="24"/>
          <w:lang w:eastAsia="pt-BR"/>
          <w:rPrChange w:id="140" w:author="thatiane" w:date="2014-11-28T14:56:00Z">
            <w:rPr>
              <w:rFonts w:ascii="Times New Roman" w:eastAsia="Times New Roman" w:hAnsi="Times New Roman" w:cs="Times New Roman"/>
              <w:sz w:val="24"/>
              <w:szCs w:val="24"/>
              <w:lang w:eastAsia="pt-BR"/>
            </w:rPr>
          </w:rPrChange>
        </w:rPr>
        <w:t>Integrated</w:t>
      </w:r>
      <w:proofErr w:type="spellEnd"/>
      <w:r w:rsidR="001B0E1D" w:rsidRPr="001B0E1D">
        <w:rPr>
          <w:rFonts w:ascii="Times New Roman" w:eastAsia="Times New Roman" w:hAnsi="Times New Roman" w:cs="Times New Roman"/>
          <w:i/>
          <w:sz w:val="24"/>
          <w:szCs w:val="24"/>
          <w:lang w:eastAsia="pt-BR"/>
          <w:rPrChange w:id="141" w:author="thatiane" w:date="2014-11-28T14:56:00Z">
            <w:rPr>
              <w:rFonts w:ascii="Times New Roman" w:eastAsia="Times New Roman" w:hAnsi="Times New Roman" w:cs="Times New Roman"/>
              <w:sz w:val="24"/>
              <w:szCs w:val="24"/>
              <w:lang w:eastAsia="pt-BR"/>
            </w:rPr>
          </w:rPrChange>
        </w:rPr>
        <w:t xml:space="preserve"> </w:t>
      </w:r>
      <w:proofErr w:type="spellStart"/>
      <w:r w:rsidR="001B0E1D" w:rsidRPr="001B0E1D">
        <w:rPr>
          <w:rFonts w:ascii="Times New Roman" w:eastAsia="Times New Roman" w:hAnsi="Times New Roman" w:cs="Times New Roman"/>
          <w:i/>
          <w:sz w:val="24"/>
          <w:szCs w:val="24"/>
          <w:lang w:eastAsia="pt-BR"/>
          <w:rPrChange w:id="142" w:author="thatiane" w:date="2014-11-28T14:56:00Z">
            <w:rPr>
              <w:rFonts w:ascii="Times New Roman" w:eastAsia="Times New Roman" w:hAnsi="Times New Roman" w:cs="Times New Roman"/>
              <w:sz w:val="24"/>
              <w:szCs w:val="24"/>
              <w:lang w:eastAsia="pt-BR"/>
            </w:rPr>
          </w:rPrChange>
        </w:rPr>
        <w:t>Development</w:t>
      </w:r>
      <w:proofErr w:type="spellEnd"/>
      <w:r w:rsidR="001B0E1D" w:rsidRPr="001B0E1D">
        <w:rPr>
          <w:rFonts w:ascii="Times New Roman" w:eastAsia="Times New Roman" w:hAnsi="Times New Roman" w:cs="Times New Roman"/>
          <w:i/>
          <w:sz w:val="24"/>
          <w:szCs w:val="24"/>
          <w:lang w:eastAsia="pt-BR"/>
          <w:rPrChange w:id="143" w:author="thatiane" w:date="2014-11-28T14:56:00Z">
            <w:rPr>
              <w:rFonts w:ascii="Times New Roman" w:eastAsia="Times New Roman" w:hAnsi="Times New Roman" w:cs="Times New Roman"/>
              <w:sz w:val="24"/>
              <w:szCs w:val="24"/>
              <w:lang w:eastAsia="pt-BR"/>
            </w:rPr>
          </w:rPrChange>
        </w:rPr>
        <w:t xml:space="preserve"> </w:t>
      </w:r>
      <w:proofErr w:type="spellStart"/>
      <w:r w:rsidR="001B0E1D" w:rsidRPr="001B0E1D">
        <w:rPr>
          <w:rFonts w:ascii="Times New Roman" w:eastAsia="Times New Roman" w:hAnsi="Times New Roman" w:cs="Times New Roman"/>
          <w:i/>
          <w:sz w:val="24"/>
          <w:szCs w:val="24"/>
          <w:lang w:eastAsia="pt-BR"/>
          <w:rPrChange w:id="144" w:author="thatiane" w:date="2014-11-28T14:56:00Z">
            <w:rPr>
              <w:rFonts w:ascii="Times New Roman" w:eastAsia="Times New Roman" w:hAnsi="Times New Roman" w:cs="Times New Roman"/>
              <w:sz w:val="24"/>
              <w:szCs w:val="24"/>
              <w:lang w:eastAsia="pt-BR"/>
            </w:rPr>
          </w:rPrChange>
        </w:rPr>
        <w:t>Environment</w:t>
      </w:r>
      <w:proofErr w:type="spellEnd"/>
      <w:r w:rsidR="00B21F7C" w:rsidRPr="00B21F7C">
        <w:rPr>
          <w:rFonts w:ascii="Times New Roman" w:eastAsia="Times New Roman" w:hAnsi="Times New Roman" w:cs="Times New Roman"/>
          <w:sz w:val="24"/>
          <w:szCs w:val="24"/>
          <w:lang w:eastAsia="pt-BR"/>
        </w:rPr>
        <w:t xml:space="preserve"> </w:t>
      </w:r>
      <w:r w:rsidR="00B21F7C">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IDE</w:t>
      </w:r>
      <w:r w:rsidR="00B21F7C">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 xml:space="preserve"> ECLIPSE </w:t>
      </w:r>
      <w:r>
        <w:rPr>
          <w:rFonts w:ascii="Times New Roman" w:eastAsia="Times New Roman" w:hAnsi="Times New Roman" w:cs="Times New Roman"/>
          <w:sz w:val="24"/>
          <w:szCs w:val="24"/>
          <w:lang w:eastAsia="pt-BR"/>
        </w:rPr>
        <w:t>LUNA</w:t>
      </w:r>
      <w:r w:rsidR="00B25892">
        <w:rPr>
          <w:rFonts w:ascii="Times New Roman" w:eastAsia="Times New Roman" w:hAnsi="Times New Roman" w:cs="Times New Roman"/>
          <w:sz w:val="24"/>
          <w:szCs w:val="24"/>
          <w:lang w:eastAsia="pt-BR"/>
        </w:rPr>
        <w:t xml:space="preserve"> para desenvolvimento do</w:t>
      </w:r>
      <w:r w:rsidRPr="00FA58A5">
        <w:rPr>
          <w:rFonts w:ascii="Times New Roman" w:eastAsia="Times New Roman" w:hAnsi="Times New Roman" w:cs="Times New Roman"/>
          <w:sz w:val="24"/>
          <w:szCs w:val="24"/>
          <w:lang w:eastAsia="pt-BR"/>
        </w:rPr>
        <w:t xml:space="preserve"> </w:t>
      </w:r>
      <w:r w:rsidRPr="00AF6BF1">
        <w:rPr>
          <w:rFonts w:ascii="Times New Roman" w:eastAsia="Times New Roman" w:hAnsi="Times New Roman" w:cs="Times New Roman"/>
          <w:i/>
          <w:sz w:val="24"/>
          <w:szCs w:val="24"/>
          <w:lang w:eastAsia="pt-BR"/>
        </w:rPr>
        <w:t>Web Service</w:t>
      </w:r>
      <w:r w:rsidR="00B25892">
        <w:rPr>
          <w:rFonts w:ascii="Times New Roman" w:eastAsia="Times New Roman" w:hAnsi="Times New Roman" w:cs="Times New Roman"/>
          <w:sz w:val="24"/>
          <w:szCs w:val="24"/>
          <w:lang w:eastAsia="pt-BR"/>
        </w:rPr>
        <w:t xml:space="preserve">, para a criação </w:t>
      </w:r>
      <w:r w:rsidRPr="00FA58A5">
        <w:rPr>
          <w:rFonts w:ascii="Times New Roman" w:eastAsia="Times New Roman" w:hAnsi="Times New Roman" w:cs="Times New Roman"/>
          <w:sz w:val="24"/>
          <w:szCs w:val="24"/>
          <w:lang w:eastAsia="pt-BR"/>
        </w:rPr>
        <w:t xml:space="preserve">do sistema web para </w:t>
      </w:r>
      <w:r>
        <w:rPr>
          <w:rFonts w:ascii="Times New Roman" w:eastAsia="Times New Roman" w:hAnsi="Times New Roman" w:cs="Times New Roman"/>
          <w:sz w:val="24"/>
          <w:szCs w:val="24"/>
          <w:lang w:eastAsia="pt-BR"/>
        </w:rPr>
        <w:t>consumo dos serviços</w:t>
      </w:r>
      <w:r w:rsidR="00B25892">
        <w:rPr>
          <w:rFonts w:ascii="Times New Roman" w:eastAsia="Times New Roman" w:hAnsi="Times New Roman" w:cs="Times New Roman"/>
          <w:sz w:val="24"/>
          <w:szCs w:val="24"/>
          <w:lang w:eastAsia="pt-BR"/>
        </w:rPr>
        <w:t xml:space="preserve"> foi utilizado a IDE </w:t>
      </w:r>
      <w:proofErr w:type="spellStart"/>
      <w:r w:rsidR="00B25892" w:rsidRPr="00B25892">
        <w:rPr>
          <w:rFonts w:ascii="Times New Roman" w:eastAsia="Times New Roman" w:hAnsi="Times New Roman" w:cs="Times New Roman"/>
          <w:sz w:val="24"/>
          <w:szCs w:val="24"/>
          <w:lang w:eastAsia="pt-BR"/>
        </w:rPr>
        <w:t>NetBeans</w:t>
      </w:r>
      <w:proofErr w:type="spellEnd"/>
      <w:r w:rsidR="00B25892" w:rsidRPr="00B25892">
        <w:rPr>
          <w:rFonts w:ascii="Times New Roman" w:eastAsia="Times New Roman" w:hAnsi="Times New Roman" w:cs="Times New Roman"/>
          <w:sz w:val="24"/>
          <w:szCs w:val="24"/>
          <w:lang w:eastAsia="pt-BR"/>
        </w:rPr>
        <w:t xml:space="preserve"> 8.0.1</w:t>
      </w:r>
      <w:r>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 xml:space="preserve"> O banco de dados adotado para o ambiente de produção</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do sistema foi o MySQL. Fo</w:t>
      </w:r>
      <w:r w:rsidR="00B21F7C">
        <w:rPr>
          <w:rFonts w:ascii="Times New Roman" w:eastAsia="Times New Roman" w:hAnsi="Times New Roman" w:cs="Times New Roman"/>
          <w:sz w:val="24"/>
          <w:szCs w:val="24"/>
          <w:lang w:eastAsia="pt-BR"/>
        </w:rPr>
        <w:t>i utilizado o Sistema de Gerenciamento de Banco de Dados (SGDB)</w:t>
      </w:r>
      <w:r w:rsidRPr="00FA58A5">
        <w:rPr>
          <w:rFonts w:ascii="Times New Roman" w:eastAsia="Times New Roman" w:hAnsi="Times New Roman" w:cs="Times New Roman"/>
          <w:sz w:val="24"/>
          <w:szCs w:val="24"/>
          <w:lang w:eastAsia="pt-BR"/>
        </w:rPr>
        <w:t xml:space="preserve"> MySQL Workbench 6.</w:t>
      </w:r>
      <w:r>
        <w:rPr>
          <w:rFonts w:ascii="Times New Roman" w:eastAsia="Times New Roman" w:hAnsi="Times New Roman" w:cs="Times New Roman"/>
          <w:sz w:val="24"/>
          <w:szCs w:val="24"/>
          <w:lang w:eastAsia="pt-BR"/>
        </w:rPr>
        <w:t>0</w:t>
      </w:r>
      <w:r w:rsidRPr="00FA58A5">
        <w:rPr>
          <w:rFonts w:ascii="Times New Roman" w:eastAsia="Times New Roman" w:hAnsi="Times New Roman" w:cs="Times New Roman"/>
          <w:sz w:val="24"/>
          <w:szCs w:val="24"/>
          <w:lang w:eastAsia="pt-BR"/>
        </w:rPr>
        <w:t>. A ferramenta Workbench possui as vantagens de ser gratuita, e ser</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compatível com todos os sistemas operacionais, possui uma documentação bem</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detalhada e com uma linguagem simples, permite</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fazer a engenharia reversa caso necessário e exporta os dados em vários formatos,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como por exemplo, PNG e PDF. Nesse projeto, a ferramenta MySQL Wor</w:t>
      </w:r>
      <w:ins w:id="145" w:author="thatiane" w:date="2014-11-28T14:56:00Z">
        <w:r w:rsidR="00541998">
          <w:rPr>
            <w:rFonts w:ascii="Times New Roman" w:eastAsia="Times New Roman" w:hAnsi="Times New Roman" w:cs="Times New Roman"/>
            <w:sz w:val="24"/>
            <w:szCs w:val="24"/>
            <w:lang w:eastAsia="pt-BR"/>
          </w:rPr>
          <w:t>k</w:t>
        </w:r>
      </w:ins>
      <w:r w:rsidRPr="00FA58A5">
        <w:rPr>
          <w:rFonts w:ascii="Times New Roman" w:eastAsia="Times New Roman" w:hAnsi="Times New Roman" w:cs="Times New Roman"/>
          <w:sz w:val="24"/>
          <w:szCs w:val="24"/>
          <w:lang w:eastAsia="pt-BR"/>
        </w:rPr>
        <w:t>bench foi</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utilizada para a criação das tabelas e seus respectivos dados, e também para a</w:t>
      </w:r>
      <w:r>
        <w:rPr>
          <w:rFonts w:ascii="Times New Roman" w:eastAsia="Times New Roman" w:hAnsi="Times New Roman" w:cs="Times New Roman"/>
          <w:sz w:val="24"/>
          <w:szCs w:val="24"/>
          <w:lang w:eastAsia="pt-BR"/>
        </w:rPr>
        <w:t xml:space="preserve"> </w:t>
      </w:r>
      <w:r w:rsidR="0048581A">
        <w:rPr>
          <w:rFonts w:ascii="Times New Roman" w:eastAsia="Times New Roman" w:hAnsi="Times New Roman" w:cs="Times New Roman"/>
          <w:sz w:val="24"/>
          <w:szCs w:val="24"/>
          <w:lang w:eastAsia="pt-BR"/>
        </w:rPr>
        <w:t>sincronização do banco de dados</w:t>
      </w:r>
      <w:r w:rsidRPr="00FA58A5">
        <w:rPr>
          <w:rFonts w:ascii="Times New Roman" w:eastAsia="Times New Roman" w:hAnsi="Times New Roman" w:cs="Times New Roman"/>
          <w:sz w:val="24"/>
          <w:szCs w:val="24"/>
          <w:lang w:eastAsia="pt-BR"/>
        </w:rPr>
        <w:t xml:space="preserve">. Por fim, na criação do </w:t>
      </w:r>
      <w:r w:rsidRPr="00AF6BF1">
        <w:rPr>
          <w:rFonts w:ascii="Times New Roman" w:eastAsia="Times New Roman" w:hAnsi="Times New Roman" w:cs="Times New Roman"/>
          <w:i/>
          <w:sz w:val="24"/>
          <w:szCs w:val="24"/>
          <w:lang w:eastAsia="pt-BR"/>
        </w:rPr>
        <w:t>Web Service</w:t>
      </w:r>
      <w:r w:rsidRPr="00FA58A5">
        <w:rPr>
          <w:rFonts w:ascii="Times New Roman" w:eastAsia="Times New Roman" w:hAnsi="Times New Roman" w:cs="Times New Roman"/>
          <w:sz w:val="24"/>
          <w:szCs w:val="24"/>
          <w:lang w:eastAsia="pt-BR"/>
        </w:rPr>
        <w:t xml:space="preserve"> foi utilizado o Apache </w:t>
      </w:r>
      <w:proofErr w:type="spellStart"/>
      <w:r w:rsidRPr="00FA58A5">
        <w:rPr>
          <w:rFonts w:ascii="Times New Roman" w:eastAsia="Times New Roman" w:hAnsi="Times New Roman" w:cs="Times New Roman"/>
          <w:sz w:val="24"/>
          <w:szCs w:val="24"/>
          <w:lang w:eastAsia="pt-BR"/>
        </w:rPr>
        <w:t>Axis</w:t>
      </w:r>
      <w:proofErr w:type="spellEnd"/>
      <w:r w:rsidRPr="00FA58A5">
        <w:rPr>
          <w:rFonts w:ascii="Times New Roman" w:eastAsia="Times New Roman" w:hAnsi="Times New Roman" w:cs="Times New Roman"/>
          <w:sz w:val="24"/>
          <w:szCs w:val="24"/>
          <w:lang w:eastAsia="pt-BR"/>
        </w:rPr>
        <w:t xml:space="preserve"> e configurado o TOMCAT </w:t>
      </w:r>
      <w:r w:rsidR="0048581A">
        <w:rPr>
          <w:rFonts w:ascii="Times New Roman" w:eastAsia="Times New Roman" w:hAnsi="Times New Roman" w:cs="Times New Roman"/>
          <w:sz w:val="24"/>
          <w:szCs w:val="24"/>
          <w:lang w:eastAsia="pt-BR"/>
        </w:rPr>
        <w:t>7</w:t>
      </w:r>
      <w:r w:rsidRPr="00FA58A5">
        <w:rPr>
          <w:rFonts w:ascii="Times New Roman" w:eastAsia="Times New Roman" w:hAnsi="Times New Roman" w:cs="Times New Roman"/>
          <w:sz w:val="24"/>
          <w:szCs w:val="24"/>
          <w:lang w:eastAsia="pt-BR"/>
        </w:rPr>
        <w:t>.0 como servidor web.</w:t>
      </w:r>
    </w:p>
    <w:p w:rsidR="00C23459" w:rsidRDefault="00C23459" w:rsidP="0097451F">
      <w:pPr>
        <w:spacing w:after="0" w:line="240" w:lineRule="auto"/>
        <w:jc w:val="both"/>
        <w:rPr>
          <w:rFonts w:ascii="Times New Roman" w:eastAsia="Times New Roman" w:hAnsi="Times New Roman" w:cs="Times New Roman"/>
          <w:sz w:val="24"/>
          <w:szCs w:val="24"/>
          <w:lang w:eastAsia="pt-BR"/>
        </w:rPr>
      </w:pPr>
    </w:p>
    <w:p w:rsidR="0097451F" w:rsidRDefault="0097451F" w:rsidP="0097451F">
      <w:pPr>
        <w:spacing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_________________________</w:t>
      </w:r>
    </w:p>
    <w:p w:rsidR="0097451F" w:rsidRDefault="0097451F" w:rsidP="00A86DCD">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vertAlign w:val="superscript"/>
          <w:lang w:eastAsia="pt-BR"/>
        </w:rPr>
        <w:t>1</w:t>
      </w:r>
      <w:r w:rsidRPr="000825A6">
        <w:rPr>
          <w:rFonts w:ascii="Times New Roman" w:eastAsia="Times New Roman" w:hAnsi="Times New Roman" w:cs="Times New Roman"/>
          <w:sz w:val="24"/>
          <w:szCs w:val="24"/>
          <w:lang w:eastAsia="pt-BR"/>
        </w:rPr>
        <w:t xml:space="preserve">Google Docs. Disponível em </w:t>
      </w:r>
      <w:r w:rsidRPr="00013609">
        <w:rPr>
          <w:rFonts w:ascii="Times New Roman" w:eastAsia="Times New Roman" w:hAnsi="Times New Roman" w:cs="Times New Roman"/>
          <w:sz w:val="24"/>
          <w:szCs w:val="24"/>
          <w:lang w:eastAsia="pt-BR"/>
        </w:rPr>
        <w:t>https:</w:t>
      </w:r>
      <w:r w:rsidR="00A86DCD" w:rsidRPr="00A86DCD">
        <w:t xml:space="preserve"> </w:t>
      </w:r>
      <w:r w:rsidR="00A86DCD" w:rsidRPr="00A86DCD">
        <w:rPr>
          <w:rFonts w:ascii="Times New Roman" w:eastAsia="Times New Roman" w:hAnsi="Times New Roman" w:cs="Times New Roman"/>
          <w:sz w:val="24"/>
          <w:szCs w:val="24"/>
          <w:lang w:eastAsia="pt-BR"/>
        </w:rPr>
        <w:t>https://docs.google.com/forms/d/1YQXBbxk_2QUu8hSUtPpEGkml5FqhRdGlDQvyoEnhJS8/viewanalytics</w:t>
      </w:r>
    </w:p>
    <w:p w:rsidR="00837E4A" w:rsidRDefault="00837E4A" w:rsidP="00967C7C">
      <w:pPr>
        <w:spacing w:line="360" w:lineRule="auto"/>
        <w:ind w:firstLine="709"/>
        <w:jc w:val="both"/>
        <w:rPr>
          <w:rFonts w:ascii="Times New Roman" w:eastAsia="Times New Roman" w:hAnsi="Times New Roman" w:cs="Times New Roman"/>
          <w:sz w:val="24"/>
          <w:szCs w:val="24"/>
          <w:lang w:eastAsia="pt-BR"/>
        </w:rPr>
      </w:pPr>
    </w:p>
    <w:p w:rsidR="008B2BB2" w:rsidRDefault="008B2BB2" w:rsidP="00967C7C">
      <w:pPr>
        <w:spacing w:line="360" w:lineRule="auto"/>
        <w:ind w:firstLine="709"/>
        <w:jc w:val="both"/>
        <w:rPr>
          <w:rFonts w:ascii="Times New Roman" w:eastAsia="Times New Roman" w:hAnsi="Times New Roman" w:cs="Times New Roman"/>
          <w:sz w:val="24"/>
          <w:szCs w:val="24"/>
          <w:lang w:eastAsia="pt-BR"/>
        </w:rPr>
        <w:sectPr w:rsidR="008B2BB2" w:rsidSect="003E61F9">
          <w:pgSz w:w="11906" w:h="16838"/>
          <w:pgMar w:top="1276" w:right="1701" w:bottom="1276" w:left="1418" w:header="1134" w:footer="709" w:gutter="0"/>
          <w:pgNumType w:chapStyle="1"/>
          <w:cols w:space="708"/>
          <w:docGrid w:linePitch="360"/>
        </w:sectPr>
      </w:pPr>
    </w:p>
    <w:p w:rsidR="00CB5CB1" w:rsidRDefault="004B1426" w:rsidP="00DB79B7">
      <w:pPr>
        <w:pStyle w:val="Ttulo1"/>
        <w:numPr>
          <w:ilvl w:val="0"/>
          <w:numId w:val="35"/>
        </w:numPr>
        <w:spacing w:before="100" w:beforeAutospacing="1" w:after="100" w:afterAutospacing="1" w:line="360" w:lineRule="auto"/>
        <w:rPr>
          <w:rFonts w:ascii="Times New Roman" w:hAnsi="Times New Roman" w:cs="Times New Roman"/>
          <w:caps/>
          <w:color w:val="auto"/>
        </w:rPr>
      </w:pPr>
      <w:bookmarkStart w:id="146" w:name="_Toc404667095"/>
      <w:r>
        <w:rPr>
          <w:rFonts w:ascii="Times New Roman" w:hAnsi="Times New Roman" w:cs="Times New Roman"/>
          <w:caps/>
          <w:color w:val="auto"/>
        </w:rPr>
        <w:lastRenderedPageBreak/>
        <w:t>desenvolvimento</w:t>
      </w:r>
      <w:bookmarkEnd w:id="146"/>
    </w:p>
    <w:p w:rsidR="003F45F1" w:rsidRDefault="000E79B5" w:rsidP="002964F8">
      <w:pPr>
        <w:spacing w:line="360" w:lineRule="auto"/>
        <w:ind w:firstLine="709"/>
        <w:jc w:val="both"/>
        <w:rPr>
          <w:ins w:id="147" w:author="thatiane" w:date="2014-11-28T14:57:00Z"/>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Este capí</w:t>
      </w:r>
      <w:r w:rsidR="003F45F1">
        <w:rPr>
          <w:rFonts w:ascii="Times New Roman" w:eastAsia="Times New Roman" w:hAnsi="Times New Roman" w:cs="Times New Roman"/>
          <w:sz w:val="24"/>
          <w:szCs w:val="24"/>
          <w:lang w:eastAsia="pt-BR"/>
        </w:rPr>
        <w:t>tulo</w:t>
      </w:r>
      <w:r w:rsidR="004A47B2" w:rsidRPr="00263593">
        <w:rPr>
          <w:rFonts w:ascii="Times New Roman" w:eastAsia="Times New Roman" w:hAnsi="Times New Roman" w:cs="Times New Roman"/>
          <w:sz w:val="24"/>
          <w:szCs w:val="24"/>
          <w:lang w:eastAsia="pt-BR"/>
        </w:rPr>
        <w:t xml:space="preserve"> apresenta</w:t>
      </w:r>
      <w:r w:rsidR="00AF0E08">
        <w:rPr>
          <w:rFonts w:ascii="Times New Roman" w:eastAsia="Times New Roman" w:hAnsi="Times New Roman" w:cs="Times New Roman"/>
          <w:sz w:val="24"/>
          <w:szCs w:val="24"/>
          <w:lang w:eastAsia="pt-BR"/>
        </w:rPr>
        <w:t xml:space="preserve"> a implementação do sistema proposto relacionando os conceitos e </w:t>
      </w:r>
      <w:r w:rsidR="004A47B2" w:rsidRPr="00263593">
        <w:rPr>
          <w:rFonts w:ascii="Times New Roman" w:eastAsia="Times New Roman" w:hAnsi="Times New Roman" w:cs="Times New Roman"/>
          <w:sz w:val="24"/>
          <w:szCs w:val="24"/>
          <w:lang w:eastAsia="pt-BR"/>
        </w:rPr>
        <w:t xml:space="preserve">teorias que </w:t>
      </w:r>
      <w:r w:rsidR="00AF0E08">
        <w:rPr>
          <w:rFonts w:ascii="Times New Roman" w:eastAsia="Times New Roman" w:hAnsi="Times New Roman" w:cs="Times New Roman"/>
          <w:sz w:val="24"/>
          <w:szCs w:val="24"/>
          <w:lang w:eastAsia="pt-BR"/>
        </w:rPr>
        <w:t xml:space="preserve">o </w:t>
      </w:r>
      <w:r w:rsidR="004A47B2" w:rsidRPr="00263593">
        <w:rPr>
          <w:rFonts w:ascii="Times New Roman" w:eastAsia="Times New Roman" w:hAnsi="Times New Roman" w:cs="Times New Roman"/>
          <w:sz w:val="24"/>
          <w:szCs w:val="24"/>
          <w:lang w:eastAsia="pt-BR"/>
        </w:rPr>
        <w:t>fundamentam</w:t>
      </w:r>
      <w:r w:rsidR="00AF0E08">
        <w:rPr>
          <w:rFonts w:ascii="Times New Roman" w:eastAsia="Times New Roman" w:hAnsi="Times New Roman" w:cs="Times New Roman"/>
          <w:sz w:val="24"/>
          <w:szCs w:val="24"/>
          <w:lang w:eastAsia="pt-BR"/>
        </w:rPr>
        <w:t>.</w:t>
      </w:r>
      <w:r w:rsidR="004A47B2" w:rsidRPr="00263593">
        <w:rPr>
          <w:rFonts w:ascii="Times New Roman" w:eastAsia="Times New Roman" w:hAnsi="Times New Roman" w:cs="Times New Roman"/>
          <w:sz w:val="24"/>
          <w:szCs w:val="24"/>
          <w:lang w:eastAsia="pt-BR"/>
        </w:rPr>
        <w:t xml:space="preserve"> </w:t>
      </w:r>
      <w:r w:rsidR="00AF0E08">
        <w:rPr>
          <w:rFonts w:ascii="Times New Roman" w:eastAsia="Times New Roman" w:hAnsi="Times New Roman" w:cs="Times New Roman"/>
          <w:sz w:val="24"/>
          <w:szCs w:val="24"/>
          <w:lang w:eastAsia="pt-BR"/>
        </w:rPr>
        <w:t>M</w:t>
      </w:r>
      <w:r w:rsidR="004A47B2" w:rsidRPr="00263593">
        <w:rPr>
          <w:rFonts w:ascii="Times New Roman" w:eastAsia="Times New Roman" w:hAnsi="Times New Roman" w:cs="Times New Roman"/>
          <w:sz w:val="24"/>
          <w:szCs w:val="24"/>
          <w:lang w:eastAsia="pt-BR"/>
        </w:rPr>
        <w:t>étodos e ferramentas que foram utilizadas no desenvolvimento da proposta</w:t>
      </w:r>
      <w:r w:rsidR="00AF0E08">
        <w:rPr>
          <w:rFonts w:ascii="Times New Roman" w:eastAsia="Times New Roman" w:hAnsi="Times New Roman" w:cs="Times New Roman"/>
          <w:sz w:val="24"/>
          <w:szCs w:val="24"/>
          <w:lang w:eastAsia="pt-BR"/>
        </w:rPr>
        <w:t xml:space="preserve"> são brevemente </w:t>
      </w:r>
      <w:r w:rsidR="0044151A">
        <w:rPr>
          <w:rFonts w:ascii="Times New Roman" w:eastAsia="Times New Roman" w:hAnsi="Times New Roman" w:cs="Times New Roman"/>
          <w:sz w:val="24"/>
          <w:szCs w:val="24"/>
          <w:lang w:eastAsia="pt-BR"/>
        </w:rPr>
        <w:t>descritos</w:t>
      </w:r>
      <w:r w:rsidR="004A47B2" w:rsidRPr="00263593">
        <w:rPr>
          <w:rFonts w:ascii="Times New Roman" w:eastAsia="Times New Roman" w:hAnsi="Times New Roman" w:cs="Times New Roman"/>
          <w:sz w:val="24"/>
          <w:szCs w:val="24"/>
          <w:lang w:eastAsia="pt-BR"/>
        </w:rPr>
        <w:t>.</w:t>
      </w:r>
    </w:p>
    <w:p w:rsidR="00541998" w:rsidRDefault="00541998" w:rsidP="002964F8">
      <w:pPr>
        <w:spacing w:line="360" w:lineRule="auto"/>
        <w:ind w:firstLine="709"/>
        <w:jc w:val="both"/>
        <w:rPr>
          <w:rFonts w:ascii="Times New Roman" w:eastAsia="Times New Roman" w:hAnsi="Times New Roman" w:cs="Times New Roman"/>
          <w:sz w:val="24"/>
          <w:szCs w:val="24"/>
          <w:lang w:eastAsia="pt-BR"/>
        </w:rPr>
      </w:pPr>
    </w:p>
    <w:p w:rsidR="006433E2" w:rsidRPr="006433E2" w:rsidRDefault="006433E2" w:rsidP="00541998">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148" w:name="_Toc404667096"/>
      <w:r w:rsidRPr="006433E2">
        <w:rPr>
          <w:rFonts w:ascii="Times New Roman" w:hAnsi="Times New Roman" w:cs="Times New Roman"/>
          <w:b w:val="0"/>
          <w:caps/>
          <w:color w:val="auto"/>
        </w:rPr>
        <w:t>Visão Geral da Ferramenta</w:t>
      </w:r>
      <w:bookmarkEnd w:id="148"/>
    </w:p>
    <w:p w:rsidR="00541998" w:rsidRDefault="00541998" w:rsidP="003F45F1">
      <w:pPr>
        <w:spacing w:line="360" w:lineRule="auto"/>
        <w:ind w:firstLine="709"/>
        <w:jc w:val="both"/>
        <w:rPr>
          <w:ins w:id="149" w:author="thatiane" w:date="2014-11-28T14:57:00Z"/>
          <w:rFonts w:ascii="Times New Roman" w:eastAsia="Times New Roman" w:hAnsi="Times New Roman" w:cs="Times New Roman"/>
          <w:sz w:val="24"/>
          <w:szCs w:val="24"/>
          <w:lang w:eastAsia="pt-BR"/>
        </w:rPr>
      </w:pPr>
    </w:p>
    <w:p w:rsidR="00293922" w:rsidRDefault="006433E2" w:rsidP="003F45F1">
      <w:pPr>
        <w:spacing w:line="360" w:lineRule="auto"/>
        <w:ind w:firstLine="709"/>
        <w:jc w:val="both"/>
        <w:rPr>
          <w:rFonts w:ascii="Times New Roman" w:eastAsia="Times New Roman" w:hAnsi="Times New Roman" w:cs="Times New Roman"/>
          <w:sz w:val="24"/>
          <w:szCs w:val="24"/>
          <w:lang w:eastAsia="pt-BR"/>
        </w:rPr>
      </w:pPr>
      <w:r w:rsidRPr="006433E2">
        <w:rPr>
          <w:rFonts w:ascii="Times New Roman" w:eastAsia="Times New Roman" w:hAnsi="Times New Roman" w:cs="Times New Roman"/>
          <w:sz w:val="24"/>
          <w:szCs w:val="24"/>
          <w:lang w:eastAsia="pt-BR"/>
        </w:rPr>
        <w:t>O</w:t>
      </w:r>
      <w:r>
        <w:rPr>
          <w:rFonts w:ascii="Times New Roman" w:eastAsia="Times New Roman" w:hAnsi="Times New Roman" w:cs="Times New Roman"/>
          <w:sz w:val="24"/>
          <w:szCs w:val="24"/>
          <w:lang w:eastAsia="pt-BR"/>
        </w:rPr>
        <w:t>s</w:t>
      </w:r>
      <w:r w:rsidRPr="006433E2">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serviços </w:t>
      </w:r>
      <w:r w:rsidRPr="006433E2">
        <w:rPr>
          <w:rFonts w:ascii="Times New Roman" w:eastAsia="Times New Roman" w:hAnsi="Times New Roman" w:cs="Times New Roman"/>
          <w:sz w:val="24"/>
          <w:szCs w:val="24"/>
          <w:lang w:eastAsia="pt-BR"/>
        </w:rPr>
        <w:t>desenvolvido</w:t>
      </w:r>
      <w:r>
        <w:rPr>
          <w:rFonts w:ascii="Times New Roman" w:eastAsia="Times New Roman" w:hAnsi="Times New Roman" w:cs="Times New Roman"/>
          <w:sz w:val="24"/>
          <w:szCs w:val="24"/>
          <w:lang w:eastAsia="pt-BR"/>
        </w:rPr>
        <w:t>s</w:t>
      </w:r>
      <w:r w:rsidRPr="006433E2">
        <w:rPr>
          <w:rFonts w:ascii="Times New Roman" w:eastAsia="Times New Roman" w:hAnsi="Times New Roman" w:cs="Times New Roman"/>
          <w:sz w:val="24"/>
          <w:szCs w:val="24"/>
          <w:lang w:eastAsia="pt-BR"/>
        </w:rPr>
        <w:t xml:space="preserve"> durante este trabalho é uma proposta para melhorar a acessibilidade de informações sobre </w:t>
      </w:r>
      <w:r>
        <w:rPr>
          <w:rFonts w:ascii="Times New Roman" w:eastAsia="Times New Roman" w:hAnsi="Times New Roman" w:cs="Times New Roman"/>
          <w:sz w:val="24"/>
          <w:szCs w:val="24"/>
          <w:lang w:eastAsia="pt-BR"/>
        </w:rPr>
        <w:t xml:space="preserve">prestadores </w:t>
      </w:r>
      <w:r w:rsidR="00646C52">
        <w:rPr>
          <w:rFonts w:ascii="Times New Roman" w:eastAsia="Times New Roman" w:hAnsi="Times New Roman" w:cs="Times New Roman"/>
          <w:sz w:val="24"/>
          <w:szCs w:val="24"/>
          <w:lang w:eastAsia="pt-BR"/>
        </w:rPr>
        <w:t>de serviços</w:t>
      </w:r>
      <w:r w:rsidR="002D568B">
        <w:rPr>
          <w:rFonts w:ascii="Times New Roman" w:eastAsia="Times New Roman" w:hAnsi="Times New Roman" w:cs="Times New Roman"/>
          <w:sz w:val="24"/>
          <w:szCs w:val="24"/>
          <w:lang w:eastAsia="pt-BR"/>
        </w:rPr>
        <w:t xml:space="preserve"> </w:t>
      </w:r>
      <w:r w:rsidR="00DA2355">
        <w:rPr>
          <w:rFonts w:ascii="Times New Roman" w:eastAsia="Times New Roman" w:hAnsi="Times New Roman" w:cs="Times New Roman"/>
          <w:sz w:val="24"/>
          <w:szCs w:val="24"/>
          <w:lang w:eastAsia="pt-BR"/>
        </w:rPr>
        <w:t xml:space="preserve">autônomos </w:t>
      </w:r>
      <w:r w:rsidR="002D568B">
        <w:rPr>
          <w:rFonts w:ascii="Times New Roman" w:eastAsia="Times New Roman" w:hAnsi="Times New Roman" w:cs="Times New Roman"/>
          <w:sz w:val="24"/>
          <w:szCs w:val="24"/>
          <w:lang w:eastAsia="pt-BR"/>
        </w:rPr>
        <w:t>no Tocantins</w:t>
      </w:r>
      <w:r w:rsidRPr="006433E2">
        <w:rPr>
          <w:rFonts w:ascii="Times New Roman" w:eastAsia="Times New Roman" w:hAnsi="Times New Roman" w:cs="Times New Roman"/>
          <w:sz w:val="24"/>
          <w:szCs w:val="24"/>
          <w:lang w:eastAsia="pt-BR"/>
        </w:rPr>
        <w:t>.</w:t>
      </w:r>
    </w:p>
    <w:p w:rsidR="00565F12" w:rsidRDefault="00565F12" w:rsidP="003F45F1">
      <w:pPr>
        <w:spacing w:line="360" w:lineRule="auto"/>
        <w:ind w:firstLine="709"/>
        <w:jc w:val="both"/>
        <w:rPr>
          <w:rFonts w:ascii="Times New Roman" w:eastAsia="Times New Roman" w:hAnsi="Times New Roman" w:cs="Times New Roman"/>
          <w:sz w:val="24"/>
          <w:szCs w:val="24"/>
          <w:lang w:eastAsia="pt-BR"/>
        </w:rPr>
      </w:pPr>
      <w:r w:rsidRPr="00565F12">
        <w:rPr>
          <w:rFonts w:ascii="Times New Roman" w:eastAsia="Times New Roman" w:hAnsi="Times New Roman" w:cs="Times New Roman"/>
          <w:sz w:val="24"/>
          <w:szCs w:val="24"/>
          <w:lang w:eastAsia="pt-BR"/>
        </w:rPr>
        <w:t xml:space="preserve">Todos os dias, milhares de pessoas </w:t>
      </w:r>
      <w:r>
        <w:rPr>
          <w:rFonts w:ascii="Times New Roman" w:eastAsia="Times New Roman" w:hAnsi="Times New Roman" w:cs="Times New Roman"/>
          <w:sz w:val="24"/>
          <w:szCs w:val="24"/>
          <w:lang w:eastAsia="pt-BR"/>
        </w:rPr>
        <w:t xml:space="preserve">precisam de profissionais como: pintores, eletricistas, </w:t>
      </w:r>
      <w:del w:id="150" w:author="thatiane" w:date="2014-11-28T14:57:00Z">
        <w:r w:rsidDel="00541998">
          <w:rPr>
            <w:rFonts w:ascii="Times New Roman" w:eastAsia="Times New Roman" w:hAnsi="Times New Roman" w:cs="Times New Roman"/>
            <w:sz w:val="24"/>
            <w:szCs w:val="24"/>
            <w:lang w:eastAsia="pt-BR"/>
          </w:rPr>
          <w:delText>domesticas</w:delText>
        </w:r>
      </w:del>
      <w:ins w:id="151" w:author="thatiane" w:date="2014-11-28T14:57:00Z">
        <w:r w:rsidR="00541998">
          <w:rPr>
            <w:rFonts w:ascii="Times New Roman" w:eastAsia="Times New Roman" w:hAnsi="Times New Roman" w:cs="Times New Roman"/>
            <w:sz w:val="24"/>
            <w:szCs w:val="24"/>
            <w:lang w:eastAsia="pt-BR"/>
          </w:rPr>
          <w:t>domésticas</w:t>
        </w:r>
      </w:ins>
      <w:r>
        <w:rPr>
          <w:rFonts w:ascii="Times New Roman" w:eastAsia="Times New Roman" w:hAnsi="Times New Roman" w:cs="Times New Roman"/>
          <w:sz w:val="24"/>
          <w:szCs w:val="24"/>
          <w:lang w:eastAsia="pt-BR"/>
        </w:rPr>
        <w:t xml:space="preserve">, jardineiros entre outros, como encontrar esse tipo de profissional de forma rápida fácil e </w:t>
      </w:r>
      <w:r w:rsidR="002D568B">
        <w:rPr>
          <w:rFonts w:ascii="Times New Roman" w:eastAsia="Times New Roman" w:hAnsi="Times New Roman" w:cs="Times New Roman"/>
          <w:sz w:val="24"/>
          <w:szCs w:val="24"/>
          <w:lang w:eastAsia="pt-BR"/>
        </w:rPr>
        <w:t>confiável?</w:t>
      </w:r>
      <w:r w:rsidRPr="00565F12">
        <w:rPr>
          <w:rFonts w:ascii="Times New Roman" w:eastAsia="Times New Roman" w:hAnsi="Times New Roman" w:cs="Times New Roman"/>
          <w:sz w:val="24"/>
          <w:szCs w:val="24"/>
          <w:lang w:eastAsia="pt-BR"/>
        </w:rPr>
        <w:t xml:space="preserve"> Esta realidade está presente </w:t>
      </w:r>
      <w:r w:rsidR="009A4812">
        <w:rPr>
          <w:rFonts w:ascii="Times New Roman" w:eastAsia="Times New Roman" w:hAnsi="Times New Roman" w:cs="Times New Roman"/>
          <w:sz w:val="24"/>
          <w:szCs w:val="24"/>
          <w:lang w:eastAsia="pt-BR"/>
        </w:rPr>
        <w:t>na maioria das cidades brasileiras</w:t>
      </w:r>
      <w:r w:rsidRPr="00565F12">
        <w:rPr>
          <w:rFonts w:ascii="Times New Roman" w:eastAsia="Times New Roman" w:hAnsi="Times New Roman" w:cs="Times New Roman"/>
          <w:sz w:val="24"/>
          <w:szCs w:val="24"/>
          <w:lang w:eastAsia="pt-BR"/>
        </w:rPr>
        <w:t>. Neste cenário a cidade Palmas, capital do estado do Tocantins não deixa de estar incluída, pois é notória tal situação no cotidiano de boa parte de seus cidadãos.</w:t>
      </w:r>
    </w:p>
    <w:p w:rsidR="005833E7" w:rsidRDefault="004A68D8" w:rsidP="003F45F1">
      <w:pPr>
        <w:spacing w:line="360" w:lineRule="auto"/>
        <w:ind w:firstLine="709"/>
        <w:jc w:val="both"/>
        <w:rPr>
          <w:ins w:id="152" w:author="thatiane" w:date="2014-11-28T14:57:00Z"/>
          <w:rFonts w:ascii="Times New Roman" w:eastAsia="Times New Roman" w:hAnsi="Times New Roman" w:cs="Times New Roman"/>
          <w:sz w:val="24"/>
          <w:szCs w:val="24"/>
          <w:lang w:eastAsia="pt-BR"/>
        </w:rPr>
      </w:pPr>
      <w:r w:rsidRPr="004A68D8">
        <w:rPr>
          <w:rFonts w:ascii="Times New Roman" w:eastAsia="Times New Roman" w:hAnsi="Times New Roman" w:cs="Times New Roman"/>
          <w:sz w:val="24"/>
          <w:szCs w:val="24"/>
          <w:lang w:eastAsia="pt-BR"/>
        </w:rPr>
        <w:t>Quando um usuário necess</w:t>
      </w:r>
      <w:r>
        <w:rPr>
          <w:rFonts w:ascii="Times New Roman" w:eastAsia="Times New Roman" w:hAnsi="Times New Roman" w:cs="Times New Roman"/>
          <w:sz w:val="24"/>
          <w:szCs w:val="24"/>
          <w:lang w:eastAsia="pt-BR"/>
        </w:rPr>
        <w:t xml:space="preserve">ita </w:t>
      </w:r>
      <w:r w:rsidR="009A4812">
        <w:rPr>
          <w:rFonts w:ascii="Times New Roman" w:eastAsia="Times New Roman" w:hAnsi="Times New Roman" w:cs="Times New Roman"/>
          <w:sz w:val="24"/>
          <w:szCs w:val="24"/>
          <w:lang w:eastAsia="pt-BR"/>
        </w:rPr>
        <w:t xml:space="preserve">de </w:t>
      </w:r>
      <w:r>
        <w:rPr>
          <w:rFonts w:ascii="Times New Roman" w:eastAsia="Times New Roman" w:hAnsi="Times New Roman" w:cs="Times New Roman"/>
          <w:sz w:val="24"/>
          <w:szCs w:val="24"/>
          <w:lang w:eastAsia="pt-BR"/>
        </w:rPr>
        <w:t xml:space="preserve">informações concernentes a prestadores de serviços </w:t>
      </w:r>
      <w:r w:rsidRPr="004A68D8">
        <w:rPr>
          <w:rFonts w:ascii="Times New Roman" w:eastAsia="Times New Roman" w:hAnsi="Times New Roman" w:cs="Times New Roman"/>
          <w:sz w:val="24"/>
          <w:szCs w:val="24"/>
          <w:lang w:eastAsia="pt-BR"/>
        </w:rPr>
        <w:t>qualquer pessoa é consultada a fim de extrair alguma informação útil para sua necessidade o que pode não lhe inform</w:t>
      </w:r>
      <w:r>
        <w:rPr>
          <w:rFonts w:ascii="Times New Roman" w:eastAsia="Times New Roman" w:hAnsi="Times New Roman" w:cs="Times New Roman"/>
          <w:sz w:val="24"/>
          <w:szCs w:val="24"/>
          <w:lang w:eastAsia="pt-BR"/>
        </w:rPr>
        <w:t xml:space="preserve">ar dados precisos e </w:t>
      </w:r>
      <w:r w:rsidR="009A4812">
        <w:rPr>
          <w:rFonts w:ascii="Times New Roman" w:eastAsia="Times New Roman" w:hAnsi="Times New Roman" w:cs="Times New Roman"/>
          <w:sz w:val="24"/>
          <w:szCs w:val="24"/>
          <w:lang w:eastAsia="pt-BR"/>
        </w:rPr>
        <w:t>de confiança</w:t>
      </w:r>
      <w:r w:rsidRPr="004A68D8">
        <w:rPr>
          <w:rFonts w:ascii="Times New Roman" w:eastAsia="Times New Roman" w:hAnsi="Times New Roman" w:cs="Times New Roman"/>
          <w:sz w:val="24"/>
          <w:szCs w:val="24"/>
          <w:lang w:eastAsia="pt-BR"/>
        </w:rPr>
        <w:t xml:space="preserve">. Quando alguém não é abordado para fins de consulta de informações, o usuário só poderá adquirir </w:t>
      </w:r>
      <w:r>
        <w:rPr>
          <w:rFonts w:ascii="Times New Roman" w:eastAsia="Times New Roman" w:hAnsi="Times New Roman" w:cs="Times New Roman"/>
          <w:sz w:val="24"/>
          <w:szCs w:val="24"/>
          <w:lang w:eastAsia="pt-BR"/>
        </w:rPr>
        <w:t xml:space="preserve">informações em órgão </w:t>
      </w:r>
      <w:r w:rsidR="003726D2">
        <w:rPr>
          <w:rFonts w:ascii="Times New Roman" w:eastAsia="Times New Roman" w:hAnsi="Times New Roman" w:cs="Times New Roman"/>
          <w:sz w:val="24"/>
          <w:szCs w:val="24"/>
          <w:lang w:eastAsia="pt-BR"/>
        </w:rPr>
        <w:t>público</w:t>
      </w:r>
      <w:r>
        <w:rPr>
          <w:rFonts w:ascii="Times New Roman" w:eastAsia="Times New Roman" w:hAnsi="Times New Roman" w:cs="Times New Roman"/>
          <w:sz w:val="24"/>
          <w:szCs w:val="24"/>
          <w:lang w:eastAsia="pt-BR"/>
        </w:rPr>
        <w:t xml:space="preserve"> com</w:t>
      </w:r>
      <w:r w:rsidR="005F686F">
        <w:rPr>
          <w:rFonts w:ascii="Times New Roman" w:eastAsia="Times New Roman" w:hAnsi="Times New Roman" w:cs="Times New Roman"/>
          <w:sz w:val="24"/>
          <w:szCs w:val="24"/>
          <w:lang w:eastAsia="pt-BR"/>
        </w:rPr>
        <w:t>o o</w:t>
      </w:r>
      <w:r>
        <w:rPr>
          <w:rFonts w:ascii="Times New Roman" w:eastAsia="Times New Roman" w:hAnsi="Times New Roman" w:cs="Times New Roman"/>
          <w:sz w:val="24"/>
          <w:szCs w:val="24"/>
          <w:lang w:eastAsia="pt-BR"/>
        </w:rPr>
        <w:t xml:space="preserve"> </w:t>
      </w:r>
      <w:r w:rsidR="005F686F" w:rsidRPr="005F686F">
        <w:rPr>
          <w:rFonts w:ascii="Times New Roman" w:eastAsia="Times New Roman" w:hAnsi="Times New Roman" w:cs="Times New Roman"/>
          <w:sz w:val="24"/>
          <w:szCs w:val="24"/>
          <w:lang w:eastAsia="pt-BR"/>
        </w:rPr>
        <w:t>Sistema Nacional de Emprego</w:t>
      </w:r>
      <w:r w:rsidR="005F686F">
        <w:rPr>
          <w:rFonts w:ascii="Times New Roman" w:eastAsia="Times New Roman" w:hAnsi="Times New Roman" w:cs="Times New Roman"/>
          <w:sz w:val="24"/>
          <w:szCs w:val="24"/>
          <w:lang w:eastAsia="pt-BR"/>
        </w:rPr>
        <w:t xml:space="preserve"> - </w:t>
      </w:r>
      <w:r>
        <w:rPr>
          <w:rFonts w:ascii="Times New Roman" w:eastAsia="Times New Roman" w:hAnsi="Times New Roman" w:cs="Times New Roman"/>
          <w:sz w:val="24"/>
          <w:szCs w:val="24"/>
          <w:lang w:eastAsia="pt-BR"/>
        </w:rPr>
        <w:t>SINE</w:t>
      </w:r>
      <w:r w:rsidRPr="004A68D8">
        <w:rPr>
          <w:rFonts w:ascii="Times New Roman" w:eastAsia="Times New Roman" w:hAnsi="Times New Roman" w:cs="Times New Roman"/>
          <w:sz w:val="24"/>
          <w:szCs w:val="24"/>
          <w:lang w:eastAsia="pt-BR"/>
        </w:rPr>
        <w:t xml:space="preserve">. Com essa realidade apresentada, não há nada mais conveniente do que obter informações de </w:t>
      </w:r>
      <w:r>
        <w:rPr>
          <w:rFonts w:ascii="Times New Roman" w:eastAsia="Times New Roman" w:hAnsi="Times New Roman" w:cs="Times New Roman"/>
          <w:sz w:val="24"/>
          <w:szCs w:val="24"/>
          <w:lang w:eastAsia="pt-BR"/>
        </w:rPr>
        <w:t>prestadores de serviços</w:t>
      </w:r>
      <w:r w:rsidRPr="004A68D8">
        <w:rPr>
          <w:rFonts w:ascii="Times New Roman" w:eastAsia="Times New Roman" w:hAnsi="Times New Roman" w:cs="Times New Roman"/>
          <w:sz w:val="24"/>
          <w:szCs w:val="24"/>
          <w:lang w:eastAsia="pt-BR"/>
        </w:rPr>
        <w:t>,</w:t>
      </w:r>
      <w:r w:rsidR="009A4812">
        <w:rPr>
          <w:rFonts w:ascii="Times New Roman" w:eastAsia="Times New Roman" w:hAnsi="Times New Roman" w:cs="Times New Roman"/>
          <w:sz w:val="24"/>
          <w:szCs w:val="24"/>
          <w:lang w:eastAsia="pt-BR"/>
        </w:rPr>
        <w:t xml:space="preserve"> qualificações de serviços, localização de prestadores entre outros,</w:t>
      </w:r>
      <w:r w:rsidRPr="004A68D8">
        <w:rPr>
          <w:rFonts w:ascii="Times New Roman" w:eastAsia="Times New Roman" w:hAnsi="Times New Roman" w:cs="Times New Roman"/>
          <w:sz w:val="24"/>
          <w:szCs w:val="24"/>
          <w:lang w:eastAsia="pt-BR"/>
        </w:rPr>
        <w:t xml:space="preserve"> sem importar o lugar e o momento. O </w:t>
      </w:r>
      <w:r>
        <w:rPr>
          <w:rFonts w:ascii="Times New Roman" w:eastAsia="Times New Roman" w:hAnsi="Times New Roman" w:cs="Times New Roman"/>
          <w:sz w:val="24"/>
          <w:szCs w:val="24"/>
          <w:lang w:eastAsia="pt-BR"/>
        </w:rPr>
        <w:t>sistema</w:t>
      </w:r>
      <w:r w:rsidRPr="004A68D8">
        <w:rPr>
          <w:rFonts w:ascii="Times New Roman" w:eastAsia="Times New Roman" w:hAnsi="Times New Roman" w:cs="Times New Roman"/>
          <w:sz w:val="24"/>
          <w:szCs w:val="24"/>
          <w:lang w:eastAsia="pt-BR"/>
        </w:rPr>
        <w:t xml:space="preserve"> proposto visa à disponibilização de informações dessa</w:t>
      </w:r>
      <w:r w:rsidR="00FA31D0">
        <w:rPr>
          <w:rFonts w:ascii="Times New Roman" w:eastAsia="Times New Roman" w:hAnsi="Times New Roman" w:cs="Times New Roman"/>
          <w:sz w:val="24"/>
          <w:szCs w:val="24"/>
          <w:lang w:eastAsia="pt-BR"/>
        </w:rPr>
        <w:t xml:space="preserve"> natureza</w:t>
      </w:r>
      <w:r w:rsidRPr="004A68D8">
        <w:rPr>
          <w:rFonts w:ascii="Times New Roman" w:eastAsia="Times New Roman" w:hAnsi="Times New Roman" w:cs="Times New Roman"/>
          <w:sz w:val="24"/>
          <w:szCs w:val="24"/>
          <w:lang w:eastAsia="pt-BR"/>
        </w:rPr>
        <w:t>, além de recursos que auxiliarão qualquer</w:t>
      </w:r>
      <w:r w:rsidR="009A4812">
        <w:rPr>
          <w:rFonts w:ascii="Times New Roman" w:eastAsia="Times New Roman" w:hAnsi="Times New Roman" w:cs="Times New Roman"/>
          <w:sz w:val="24"/>
          <w:szCs w:val="24"/>
          <w:lang w:eastAsia="pt-BR"/>
        </w:rPr>
        <w:t xml:space="preserve"> pessoa </w:t>
      </w:r>
      <w:r w:rsidRPr="004A68D8">
        <w:rPr>
          <w:rFonts w:ascii="Times New Roman" w:eastAsia="Times New Roman" w:hAnsi="Times New Roman" w:cs="Times New Roman"/>
          <w:sz w:val="24"/>
          <w:szCs w:val="24"/>
          <w:lang w:eastAsia="pt-BR"/>
        </w:rPr>
        <w:t xml:space="preserve">a </w:t>
      </w:r>
      <w:r>
        <w:rPr>
          <w:rFonts w:ascii="Times New Roman" w:eastAsia="Times New Roman" w:hAnsi="Times New Roman" w:cs="Times New Roman"/>
          <w:sz w:val="24"/>
          <w:szCs w:val="24"/>
          <w:lang w:eastAsia="pt-BR"/>
        </w:rPr>
        <w:t>localizar um prestador de serviço com mais facilidade e garantia</w:t>
      </w:r>
      <w:r w:rsidRPr="004A68D8">
        <w:rPr>
          <w:rFonts w:ascii="Times New Roman" w:eastAsia="Times New Roman" w:hAnsi="Times New Roman" w:cs="Times New Roman"/>
          <w:sz w:val="24"/>
          <w:szCs w:val="24"/>
          <w:lang w:eastAsia="pt-BR"/>
        </w:rPr>
        <w:t>.</w:t>
      </w:r>
    </w:p>
    <w:p w:rsidR="00541998" w:rsidRPr="00107446" w:rsidRDefault="00541998" w:rsidP="00541998">
      <w:pPr>
        <w:spacing w:line="360" w:lineRule="auto"/>
        <w:ind w:firstLine="709"/>
        <w:jc w:val="both"/>
        <w:rPr>
          <w:ins w:id="153" w:author="thatiane" w:date="2014-11-28T14:57:00Z"/>
          <w:rFonts w:ascii="Times New Roman" w:hAnsi="Times New Roman" w:cs="Times New Roman"/>
          <w:sz w:val="24"/>
          <w:szCs w:val="24"/>
        </w:rPr>
      </w:pPr>
      <w:ins w:id="154" w:author="thatiane" w:date="2014-11-28T14:57:00Z">
        <w:r>
          <w:rPr>
            <w:rFonts w:ascii="Times New Roman" w:hAnsi="Times New Roman" w:cs="Times New Roman"/>
            <w:sz w:val="24"/>
            <w:szCs w:val="24"/>
          </w:rPr>
          <w:t>Criar um parágrafo que introduza o assunto da próxima.</w:t>
        </w:r>
      </w:ins>
    </w:p>
    <w:p w:rsidR="00541998" w:rsidRDefault="00541998" w:rsidP="003F45F1">
      <w:pPr>
        <w:spacing w:line="360" w:lineRule="auto"/>
        <w:ind w:firstLine="709"/>
        <w:jc w:val="both"/>
        <w:rPr>
          <w:rFonts w:ascii="Times New Roman" w:eastAsia="Times New Roman" w:hAnsi="Times New Roman" w:cs="Times New Roman"/>
          <w:sz w:val="24"/>
          <w:szCs w:val="24"/>
          <w:lang w:eastAsia="pt-BR"/>
        </w:rPr>
      </w:pPr>
    </w:p>
    <w:p w:rsidR="00936C41" w:rsidRPr="004A2B43" w:rsidRDefault="004A2B43" w:rsidP="00541998">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155" w:name="_Toc404667097"/>
      <w:r w:rsidRPr="004A2B43">
        <w:rPr>
          <w:rFonts w:ascii="Times New Roman" w:hAnsi="Times New Roman" w:cs="Times New Roman"/>
          <w:b w:val="0"/>
          <w:caps/>
          <w:color w:val="auto"/>
        </w:rPr>
        <w:lastRenderedPageBreak/>
        <w:t>Requisitos Funcionais</w:t>
      </w:r>
      <w:bookmarkEnd w:id="155"/>
    </w:p>
    <w:p w:rsidR="00541998" w:rsidRDefault="00541998" w:rsidP="00E37845">
      <w:pPr>
        <w:spacing w:line="360" w:lineRule="auto"/>
        <w:ind w:firstLine="709"/>
        <w:jc w:val="both"/>
        <w:rPr>
          <w:ins w:id="156" w:author="thatiane" w:date="2014-11-28T14:57:00Z"/>
          <w:rFonts w:ascii="Times New Roman" w:eastAsia="Times New Roman" w:hAnsi="Times New Roman" w:cs="Times New Roman"/>
          <w:sz w:val="24"/>
          <w:szCs w:val="24"/>
          <w:lang w:eastAsia="pt-BR"/>
        </w:rPr>
      </w:pPr>
    </w:p>
    <w:p w:rsidR="00E37845" w:rsidRDefault="003137D7" w:rsidP="00E37845">
      <w:pPr>
        <w:spacing w:line="360" w:lineRule="auto"/>
        <w:ind w:firstLine="709"/>
        <w:jc w:val="both"/>
        <w:rPr>
          <w:rFonts w:ascii="Times New Roman" w:eastAsia="Times New Roman" w:hAnsi="Times New Roman" w:cs="Times New Roman"/>
          <w:sz w:val="24"/>
          <w:szCs w:val="24"/>
          <w:lang w:eastAsia="pt-BR"/>
        </w:rPr>
        <w:sectPr w:rsidR="00E37845" w:rsidSect="00D0456C">
          <w:headerReference w:type="default" r:id="rId49"/>
          <w:pgSz w:w="11906" w:h="16838"/>
          <w:pgMar w:top="1418" w:right="1418" w:bottom="993" w:left="1701" w:header="1134" w:footer="709" w:gutter="0"/>
          <w:pgNumType w:chapStyle="1"/>
          <w:cols w:space="708"/>
          <w:docGrid w:linePitch="360"/>
        </w:sectPr>
      </w:pPr>
      <w:r w:rsidRPr="003137D7">
        <w:rPr>
          <w:rFonts w:ascii="Times New Roman" w:eastAsia="Times New Roman" w:hAnsi="Times New Roman" w:cs="Times New Roman"/>
          <w:sz w:val="24"/>
          <w:szCs w:val="24"/>
          <w:lang w:eastAsia="pt-BR"/>
        </w:rPr>
        <w:t xml:space="preserve">Segundo </w:t>
      </w:r>
      <w:proofErr w:type="spellStart"/>
      <w:r w:rsidRPr="003137D7">
        <w:rPr>
          <w:rFonts w:ascii="Times New Roman" w:eastAsia="Times New Roman" w:hAnsi="Times New Roman" w:cs="Times New Roman"/>
          <w:sz w:val="24"/>
          <w:szCs w:val="24"/>
          <w:lang w:eastAsia="pt-BR"/>
        </w:rPr>
        <w:t>Somerville</w:t>
      </w:r>
      <w:proofErr w:type="spellEnd"/>
      <w:r w:rsidRPr="003137D7">
        <w:rPr>
          <w:rFonts w:ascii="Times New Roman" w:eastAsia="Times New Roman" w:hAnsi="Times New Roman" w:cs="Times New Roman"/>
          <w:sz w:val="24"/>
          <w:szCs w:val="24"/>
          <w:lang w:eastAsia="pt-BR"/>
        </w:rPr>
        <w:t xml:space="preserve"> (2011</w:t>
      </w:r>
      <w:commentRangeStart w:id="157"/>
      <w:r w:rsidRPr="003137D7">
        <w:rPr>
          <w:rFonts w:ascii="Times New Roman" w:eastAsia="Times New Roman" w:hAnsi="Times New Roman" w:cs="Times New Roman"/>
          <w:sz w:val="24"/>
          <w:szCs w:val="24"/>
          <w:lang w:eastAsia="pt-BR"/>
        </w:rPr>
        <w:t>, p. 59</w:t>
      </w:r>
      <w:commentRangeEnd w:id="157"/>
      <w:r w:rsidR="00541998">
        <w:rPr>
          <w:rStyle w:val="Refdecomentrio"/>
        </w:rPr>
        <w:commentReference w:id="157"/>
      </w:r>
      <w:r w:rsidRPr="003137D7">
        <w:rPr>
          <w:rFonts w:ascii="Times New Roman" w:eastAsia="Times New Roman" w:hAnsi="Times New Roman" w:cs="Times New Roman"/>
          <w:sz w:val="24"/>
          <w:szCs w:val="24"/>
          <w:lang w:eastAsia="pt-BR"/>
        </w:rPr>
        <w:t>), requisitos funcionais são declarações de funções que o sistema deve fornecer, de como o sistema deve reagir a entradas específicas e como deve se comportar em determinadas situações. Com isso, abaixo uma tabela contendo todos os requisitos funcionais dos sistemas relacionados e do sistema proposto.</w:t>
      </w:r>
    </w:p>
    <w:p w:rsidR="00E37845" w:rsidRDefault="00E37845" w:rsidP="00E37845">
      <w:pPr>
        <w:spacing w:line="360" w:lineRule="auto"/>
        <w:jc w:val="both"/>
        <w:rPr>
          <w:rFonts w:ascii="Times New Roman" w:eastAsia="Times New Roman" w:hAnsi="Times New Roman" w:cs="Times New Roman"/>
          <w:sz w:val="24"/>
          <w:szCs w:val="24"/>
          <w:lang w:eastAsia="pt-BR"/>
        </w:rPr>
        <w:sectPr w:rsidR="00E37845" w:rsidSect="00E37845">
          <w:type w:val="continuous"/>
          <w:pgSz w:w="11906" w:h="16838"/>
          <w:pgMar w:top="1418" w:right="1418" w:bottom="993" w:left="1701" w:header="1134" w:footer="709" w:gutter="0"/>
          <w:pgNumType w:chapStyle="1"/>
          <w:cols w:space="708"/>
          <w:docGrid w:linePitch="360"/>
        </w:sectPr>
      </w:pPr>
    </w:p>
    <w:p w:rsidR="003137D7" w:rsidRDefault="007E7DB5" w:rsidP="007E7DB5">
      <w:pPr>
        <w:ind w:firstLine="709"/>
        <w:jc w:val="center"/>
        <w:rPr>
          <w:rFonts w:ascii="Times New Roman" w:eastAsia="Times New Roman" w:hAnsi="Times New Roman" w:cs="Times New Roman"/>
          <w:sz w:val="24"/>
          <w:szCs w:val="24"/>
          <w:lang w:eastAsia="pt-BR"/>
        </w:rPr>
      </w:pPr>
      <w:bookmarkStart w:id="158" w:name="_Toc404667067"/>
      <w:r w:rsidRPr="007E7DB5">
        <w:rPr>
          <w:rFonts w:ascii="Times New Roman" w:eastAsia="Times New Roman" w:hAnsi="Times New Roman" w:cs="Times New Roman"/>
          <w:sz w:val="24"/>
          <w:szCs w:val="24"/>
          <w:lang w:eastAsia="pt-BR"/>
        </w:rPr>
        <w:lastRenderedPageBreak/>
        <w:t xml:space="preserve">Tabela </w:t>
      </w:r>
      <w:r w:rsidR="001B0E1D" w:rsidRPr="007E7DB5">
        <w:rPr>
          <w:rFonts w:ascii="Times New Roman" w:eastAsia="Times New Roman" w:hAnsi="Times New Roman" w:cs="Times New Roman"/>
          <w:sz w:val="24"/>
          <w:szCs w:val="24"/>
          <w:lang w:eastAsia="pt-BR"/>
        </w:rPr>
        <w:fldChar w:fldCharType="begin"/>
      </w:r>
      <w:r w:rsidRPr="007E7DB5">
        <w:rPr>
          <w:rFonts w:ascii="Times New Roman" w:eastAsia="Times New Roman" w:hAnsi="Times New Roman" w:cs="Times New Roman"/>
          <w:sz w:val="24"/>
          <w:szCs w:val="24"/>
          <w:lang w:eastAsia="pt-BR"/>
        </w:rPr>
        <w:instrText xml:space="preserve"> SEQ Tabela \* ARABIC </w:instrText>
      </w:r>
      <w:r w:rsidR="001B0E1D" w:rsidRPr="007E7DB5">
        <w:rPr>
          <w:rFonts w:ascii="Times New Roman" w:eastAsia="Times New Roman" w:hAnsi="Times New Roman" w:cs="Times New Roman"/>
          <w:sz w:val="24"/>
          <w:szCs w:val="24"/>
          <w:lang w:eastAsia="pt-BR"/>
        </w:rPr>
        <w:fldChar w:fldCharType="separate"/>
      </w:r>
      <w:r w:rsidR="002720CC">
        <w:rPr>
          <w:rFonts w:ascii="Times New Roman" w:eastAsia="Times New Roman" w:hAnsi="Times New Roman" w:cs="Times New Roman"/>
          <w:noProof/>
          <w:sz w:val="24"/>
          <w:szCs w:val="24"/>
          <w:lang w:eastAsia="pt-BR"/>
        </w:rPr>
        <w:t>1</w:t>
      </w:r>
      <w:r w:rsidR="001B0E1D" w:rsidRPr="007E7DB5">
        <w:rPr>
          <w:rFonts w:ascii="Times New Roman" w:eastAsia="Times New Roman" w:hAnsi="Times New Roman" w:cs="Times New Roman"/>
          <w:sz w:val="24"/>
          <w:szCs w:val="24"/>
          <w:lang w:eastAsia="pt-BR"/>
        </w:rPr>
        <w:fldChar w:fldCharType="end"/>
      </w:r>
      <w:r w:rsidRPr="007E7DB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Requisitos Funcionais</w:t>
      </w:r>
      <w:bookmarkEnd w:id="158"/>
    </w:p>
    <w:tbl>
      <w:tblPr>
        <w:tblStyle w:val="Tabelacomgrade"/>
        <w:tblpPr w:leftFromText="141" w:rightFromText="141" w:vertAnchor="page" w:horzAnchor="margin" w:tblpY="2236"/>
        <w:tblW w:w="0" w:type="auto"/>
        <w:tblLook w:val="04A0"/>
      </w:tblPr>
      <w:tblGrid>
        <w:gridCol w:w="1150"/>
        <w:gridCol w:w="4296"/>
        <w:gridCol w:w="1276"/>
        <w:gridCol w:w="1417"/>
        <w:gridCol w:w="1506"/>
        <w:gridCol w:w="1755"/>
        <w:gridCol w:w="1134"/>
        <w:gridCol w:w="1401"/>
      </w:tblGrid>
      <w:tr w:rsidR="007E7DB5" w:rsidTr="007E7DB5">
        <w:tc>
          <w:tcPr>
            <w:tcW w:w="1150"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ID</w:t>
            </w:r>
          </w:p>
        </w:tc>
        <w:tc>
          <w:tcPr>
            <w:tcW w:w="4296"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Requisitos</w:t>
            </w:r>
          </w:p>
        </w:tc>
        <w:tc>
          <w:tcPr>
            <w:tcW w:w="1276" w:type="dxa"/>
          </w:tcPr>
          <w:p w:rsidR="007E7DB5" w:rsidRPr="004C54A9" w:rsidRDefault="007E7DB5" w:rsidP="007E7DB5">
            <w:pPr>
              <w:jc w:val="center"/>
              <w:rPr>
                <w:rFonts w:ascii="Times New Roman" w:eastAsia="Times New Roman" w:hAnsi="Times New Roman" w:cs="Times New Roman"/>
                <w:b/>
                <w:szCs w:val="26"/>
                <w:lang w:eastAsia="pt-BR"/>
              </w:rPr>
            </w:pPr>
            <w:r>
              <w:rPr>
                <w:rFonts w:ascii="Times New Roman" w:eastAsia="Times New Roman" w:hAnsi="Times New Roman" w:cs="Times New Roman"/>
                <w:b/>
                <w:szCs w:val="26"/>
                <w:lang w:eastAsia="pt-BR"/>
              </w:rPr>
              <w:t>Bom Serviço</w:t>
            </w:r>
          </w:p>
        </w:tc>
        <w:tc>
          <w:tcPr>
            <w:tcW w:w="1417"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GetNinjas</w:t>
            </w:r>
            <w:proofErr w:type="spellEnd"/>
          </w:p>
        </w:tc>
        <w:tc>
          <w:tcPr>
            <w:tcW w:w="1506"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Iguanafix</w:t>
            </w:r>
            <w:proofErr w:type="spellEnd"/>
          </w:p>
        </w:tc>
        <w:tc>
          <w:tcPr>
            <w:tcW w:w="1755"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Recomind.net</w:t>
            </w:r>
          </w:p>
        </w:tc>
        <w:tc>
          <w:tcPr>
            <w:tcW w:w="1134"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Bougue</w:t>
            </w:r>
            <w:proofErr w:type="spellEnd"/>
          </w:p>
        </w:tc>
        <w:tc>
          <w:tcPr>
            <w:tcW w:w="1401"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ClickARQ</w:t>
            </w:r>
            <w:proofErr w:type="spellEnd"/>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RFC0001</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Usuário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RFC0002</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Serviço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RFC0003</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Cadastrar Empresa</w:t>
            </w:r>
          </w:p>
        </w:tc>
        <w:tc>
          <w:tcPr>
            <w:tcW w:w="127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17"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134"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RFC0004</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Buscar Serviço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RFC0005</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Usuário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RFC0006</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Serviço Prestado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RFC0007</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Usuário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RFC0008</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Serviço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RFC0009</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Localização do Prestador de Serviço mais próximo.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RFC0010</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Avaliação do Serviço Prestado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RFC0011</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Suporte a Dúvidas</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RFC0012</w:t>
            </w:r>
          </w:p>
        </w:tc>
        <w:tc>
          <w:tcPr>
            <w:tcW w:w="4296" w:type="dxa"/>
          </w:tcPr>
          <w:p w:rsidR="007E7DB5"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Autenticação com </w:t>
            </w:r>
            <w:proofErr w:type="spellStart"/>
            <w:r>
              <w:rPr>
                <w:rFonts w:ascii="Times New Roman" w:eastAsia="Times New Roman" w:hAnsi="Times New Roman" w:cs="Times New Roman"/>
                <w:sz w:val="20"/>
                <w:szCs w:val="20"/>
                <w:lang w:eastAsia="pt-BR"/>
              </w:rPr>
              <w:t>Facebook</w:t>
            </w:r>
            <w:proofErr w:type="spellEnd"/>
          </w:p>
        </w:tc>
        <w:tc>
          <w:tcPr>
            <w:tcW w:w="127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RFC0013</w:t>
            </w:r>
          </w:p>
        </w:tc>
        <w:tc>
          <w:tcPr>
            <w:tcW w:w="4296" w:type="dxa"/>
          </w:tcPr>
          <w:p w:rsidR="007E7DB5" w:rsidRDefault="007E7DB5" w:rsidP="007E7DB5">
            <w:pPr>
              <w:jc w:val="both"/>
              <w:rPr>
                <w:rFonts w:ascii="Times New Roman" w:eastAsia="Times New Roman" w:hAnsi="Times New Roman" w:cs="Times New Roman"/>
                <w:sz w:val="20"/>
                <w:szCs w:val="20"/>
                <w:lang w:eastAsia="pt-BR"/>
              </w:rPr>
            </w:pPr>
            <w:proofErr w:type="spellStart"/>
            <w:r>
              <w:rPr>
                <w:rFonts w:ascii="Times New Roman" w:eastAsia="Times New Roman" w:hAnsi="Times New Roman" w:cs="Times New Roman"/>
                <w:sz w:val="20"/>
                <w:szCs w:val="20"/>
                <w:lang w:eastAsia="pt-BR"/>
              </w:rPr>
              <w:t>Ga</w:t>
            </w:r>
            <w:r w:rsidRPr="00E97867">
              <w:rPr>
                <w:rFonts w:ascii="Times New Roman" w:eastAsia="Times New Roman" w:hAnsi="Times New Roman" w:cs="Times New Roman"/>
                <w:sz w:val="20"/>
                <w:szCs w:val="20"/>
                <w:lang w:eastAsia="pt-BR"/>
              </w:rPr>
              <w:t>mificação</w:t>
            </w:r>
            <w:proofErr w:type="spellEnd"/>
            <w:r>
              <w:rPr>
                <w:rFonts w:ascii="Times New Roman" w:eastAsia="Times New Roman" w:hAnsi="Times New Roman" w:cs="Times New Roman"/>
                <w:sz w:val="20"/>
                <w:szCs w:val="20"/>
                <w:lang w:eastAsia="pt-BR"/>
              </w:rPr>
              <w:t xml:space="preserve"> de Avaliação</w:t>
            </w:r>
          </w:p>
        </w:tc>
        <w:tc>
          <w:tcPr>
            <w:tcW w:w="127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1117B1" w:rsidTr="007E7DB5">
        <w:tc>
          <w:tcPr>
            <w:tcW w:w="1150" w:type="dxa"/>
          </w:tcPr>
          <w:p w:rsidR="001117B1" w:rsidRDefault="001117B1" w:rsidP="001117B1">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RFC0014</w:t>
            </w:r>
          </w:p>
        </w:tc>
        <w:tc>
          <w:tcPr>
            <w:tcW w:w="4296" w:type="dxa"/>
          </w:tcPr>
          <w:p w:rsidR="001117B1" w:rsidRDefault="001117B1" w:rsidP="001117B1">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Indicação do Sistema</w:t>
            </w:r>
          </w:p>
        </w:tc>
        <w:tc>
          <w:tcPr>
            <w:tcW w:w="1276"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755"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134"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bl>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sectPr w:rsidR="00E37845" w:rsidSect="00E37845">
          <w:pgSz w:w="16838" w:h="11906" w:orient="landscape"/>
          <w:pgMar w:top="1418" w:right="993" w:bottom="1701" w:left="1418" w:header="1134" w:footer="709" w:gutter="0"/>
          <w:pgNumType w:chapStyle="1"/>
          <w:cols w:space="708"/>
          <w:docGrid w:linePitch="360"/>
        </w:sectPr>
      </w:pPr>
    </w:p>
    <w:p w:rsidR="00E37845" w:rsidRDefault="00E37845" w:rsidP="00E37845">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Para um melhor entendimento da Tabela </w:t>
      </w:r>
      <w:r w:rsidRPr="000D2E0A">
        <w:rPr>
          <w:rFonts w:ascii="Times New Roman" w:eastAsia="Times New Roman" w:hAnsi="Times New Roman" w:cs="Times New Roman"/>
          <w:b/>
          <w:sz w:val="24"/>
          <w:szCs w:val="24"/>
          <w:lang w:eastAsia="pt-BR"/>
        </w:rPr>
        <w:t>1</w:t>
      </w:r>
      <w:r>
        <w:rPr>
          <w:rFonts w:ascii="Times New Roman" w:eastAsia="Times New Roman" w:hAnsi="Times New Roman" w:cs="Times New Roman"/>
          <w:sz w:val="24"/>
          <w:szCs w:val="24"/>
          <w:lang w:eastAsia="pt-BR"/>
        </w:rPr>
        <w:t>, é feito uma descrição mais detalhada dos requisitos funcionais: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65C00">
        <w:rPr>
          <w:rFonts w:ascii="Times New Roman" w:eastAsia="Times New Roman" w:hAnsi="Times New Roman" w:cs="Times New Roman"/>
          <w:b/>
          <w:sz w:val="24"/>
          <w:szCs w:val="24"/>
          <w:lang w:eastAsia="pt-BR"/>
        </w:rPr>
        <w:t>RFC0001</w:t>
      </w:r>
      <w:r>
        <w:rPr>
          <w:rFonts w:ascii="Times New Roman" w:eastAsia="Times New Roman" w:hAnsi="Times New Roman" w:cs="Times New Roman"/>
          <w:b/>
          <w:sz w:val="24"/>
          <w:szCs w:val="24"/>
          <w:lang w:eastAsia="pt-BR"/>
        </w:rPr>
        <w:t xml:space="preserve"> - Cadastrar</w:t>
      </w:r>
      <w:r w:rsidRPr="00165C00">
        <w:rPr>
          <w:rFonts w:ascii="Times New Roman" w:eastAsia="Times New Roman" w:hAnsi="Times New Roman" w:cs="Times New Roman"/>
          <w:b/>
          <w:sz w:val="24"/>
          <w:szCs w:val="24"/>
          <w:lang w:eastAsia="pt-BR"/>
        </w:rPr>
        <w:t xml:space="preserve"> Usuário</w:t>
      </w:r>
      <w:r>
        <w:rPr>
          <w:rFonts w:ascii="Times New Roman" w:eastAsia="Times New Roman" w:hAnsi="Times New Roman" w:cs="Times New Roman"/>
          <w:sz w:val="24"/>
          <w:szCs w:val="24"/>
          <w:lang w:eastAsia="pt-BR"/>
        </w:rPr>
        <w:t>: Requisito responsável por cadastrar todos os usuários que solicitem e/ou que pretendem ofertar algum tipo de serviço, essa condição é utilizada em todos os sistemas abordados.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7C25A4">
        <w:rPr>
          <w:rFonts w:ascii="Times New Roman" w:eastAsia="Times New Roman" w:hAnsi="Times New Roman" w:cs="Times New Roman"/>
          <w:b/>
          <w:sz w:val="24"/>
          <w:szCs w:val="24"/>
          <w:lang w:eastAsia="pt-BR"/>
        </w:rPr>
        <w:t>RFC0002 - Cadastrar Serviço</w:t>
      </w:r>
      <w:r>
        <w:rPr>
          <w:rFonts w:ascii="Times New Roman" w:eastAsia="Times New Roman" w:hAnsi="Times New Roman" w:cs="Times New Roman"/>
          <w:sz w:val="24"/>
          <w:szCs w:val="24"/>
          <w:lang w:eastAsia="pt-BR"/>
        </w:rPr>
        <w:t xml:space="preserve">: Requisito responsável por cadastrar todos os serviços prestados no sistema, este quesito é adotado por todos os sistemas levantados, entretanto para o sistema </w:t>
      </w:r>
      <w:proofErr w:type="spellStart"/>
      <w:r>
        <w:rPr>
          <w:rFonts w:ascii="Times New Roman" w:eastAsia="Times New Roman" w:hAnsi="Times New Roman" w:cs="Times New Roman"/>
          <w:sz w:val="24"/>
          <w:szCs w:val="24"/>
          <w:lang w:eastAsia="pt-BR"/>
        </w:rPr>
        <w:t>Iguanafix</w:t>
      </w:r>
      <w:proofErr w:type="spellEnd"/>
      <w:r>
        <w:rPr>
          <w:rFonts w:ascii="Times New Roman" w:eastAsia="Times New Roman" w:hAnsi="Times New Roman" w:cs="Times New Roman"/>
          <w:sz w:val="24"/>
          <w:szCs w:val="24"/>
          <w:lang w:eastAsia="pt-BR"/>
        </w:rPr>
        <w:t xml:space="preserve"> e necessário primeiro a execução do requisito RFC0003.</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RFC0003 - </w:t>
      </w:r>
      <w:r w:rsidRPr="00CB7D9A">
        <w:rPr>
          <w:rFonts w:ascii="Times New Roman" w:eastAsia="Times New Roman" w:hAnsi="Times New Roman" w:cs="Times New Roman"/>
          <w:b/>
          <w:sz w:val="24"/>
          <w:szCs w:val="24"/>
          <w:lang w:eastAsia="pt-BR"/>
        </w:rPr>
        <w:t>Cadastrar Empresa</w:t>
      </w:r>
      <w:r w:rsidRPr="00CB7D9A">
        <w:rPr>
          <w:rFonts w:ascii="Times New Roman" w:eastAsia="Times New Roman" w:hAnsi="Times New Roman" w:cs="Times New Roman"/>
          <w:sz w:val="24"/>
          <w:szCs w:val="24"/>
          <w:lang w:eastAsia="pt-BR"/>
        </w:rPr>
        <w:t xml:space="preserve">: Requisito responsável por cadastrar uma empresa prestadora de serviços, essa condição é utilizada somente no sistema </w:t>
      </w:r>
      <w:proofErr w:type="spellStart"/>
      <w:r w:rsidRPr="00CB7D9A">
        <w:rPr>
          <w:rFonts w:ascii="Times New Roman" w:eastAsia="Times New Roman" w:hAnsi="Times New Roman" w:cs="Times New Roman"/>
          <w:sz w:val="24"/>
          <w:szCs w:val="24"/>
          <w:lang w:eastAsia="pt-BR"/>
        </w:rPr>
        <w:t>Iguanafix</w:t>
      </w:r>
      <w:proofErr w:type="spellEnd"/>
      <w:r w:rsidRPr="00CB7D9A">
        <w:rPr>
          <w:rFonts w:ascii="Times New Roman" w:eastAsia="Times New Roman" w:hAnsi="Times New Roman" w:cs="Times New Roman"/>
          <w:sz w:val="24"/>
          <w:szCs w:val="24"/>
          <w:lang w:eastAsia="pt-BR"/>
        </w:rPr>
        <w:t xml:space="preserve"> pelo fato do sistema fazer uma avaliação do prestador de serviço antes d</w:t>
      </w:r>
      <w:r>
        <w:rPr>
          <w:rFonts w:ascii="Times New Roman" w:eastAsia="Times New Roman" w:hAnsi="Times New Roman" w:cs="Times New Roman"/>
          <w:sz w:val="24"/>
          <w:szCs w:val="24"/>
          <w:lang w:eastAsia="pt-BR"/>
        </w:rPr>
        <w:t>e sua</w:t>
      </w:r>
      <w:r w:rsidRPr="00CB7D9A">
        <w:rPr>
          <w:rFonts w:ascii="Times New Roman" w:eastAsia="Times New Roman" w:hAnsi="Times New Roman" w:cs="Times New Roman"/>
          <w:sz w:val="24"/>
          <w:szCs w:val="24"/>
          <w:lang w:eastAsia="pt-BR"/>
        </w:rPr>
        <w:t xml:space="preserve"> liberação, com isso a empresa</w:t>
      </w:r>
      <w:r>
        <w:rPr>
          <w:rFonts w:ascii="Times New Roman" w:eastAsia="Times New Roman" w:hAnsi="Times New Roman" w:cs="Times New Roman"/>
          <w:sz w:val="24"/>
          <w:szCs w:val="24"/>
          <w:lang w:eastAsia="pt-BR"/>
        </w:rPr>
        <w:t xml:space="preserve"> prestadora de serviço</w:t>
      </w:r>
      <w:r w:rsidRPr="00CB7D9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garante algumas vantagens como: ter </w:t>
      </w:r>
      <w:r w:rsidRPr="00CB7D9A">
        <w:rPr>
          <w:rFonts w:ascii="Times New Roman" w:eastAsia="Times New Roman" w:hAnsi="Times New Roman" w:cs="Times New Roman"/>
          <w:sz w:val="24"/>
          <w:szCs w:val="24"/>
          <w:lang w:eastAsia="pt-BR"/>
        </w:rPr>
        <w:t>uma lista segura de profissionais certificados, gerando m</w:t>
      </w:r>
      <w:r>
        <w:rPr>
          <w:rFonts w:ascii="Times New Roman" w:eastAsia="Times New Roman" w:hAnsi="Times New Roman" w:cs="Times New Roman"/>
          <w:sz w:val="24"/>
          <w:szCs w:val="24"/>
          <w:lang w:eastAsia="pt-BR"/>
        </w:rPr>
        <w:t>ais confiança aos clientes.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RFC0004 - </w:t>
      </w:r>
      <w:r w:rsidRPr="00590AD7">
        <w:rPr>
          <w:rFonts w:ascii="Times New Roman" w:eastAsia="Times New Roman" w:hAnsi="Times New Roman" w:cs="Times New Roman"/>
          <w:b/>
          <w:sz w:val="24"/>
          <w:szCs w:val="24"/>
          <w:lang w:eastAsia="pt-BR"/>
        </w:rPr>
        <w:t>Buscar Serviço</w:t>
      </w:r>
      <w:r>
        <w:rPr>
          <w:rFonts w:ascii="Times New Roman" w:eastAsia="Times New Roman" w:hAnsi="Times New Roman" w:cs="Times New Roman"/>
          <w:sz w:val="24"/>
          <w:szCs w:val="24"/>
          <w:lang w:eastAsia="pt-BR"/>
        </w:rPr>
        <w:t>: Requisito responsável por buscar qualquer tipo de serviço no sistema como: pesquisar um serviço de eletricista, um pedreiro, uma diarista, este item é utilizado por todos os sistemas abordados.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RFC0005</w:t>
      </w:r>
      <w:r w:rsidRPr="0004535B">
        <w:rPr>
          <w:rFonts w:ascii="Times New Roman" w:eastAsia="Times New Roman" w:hAnsi="Times New Roman" w:cs="Times New Roman"/>
          <w:b/>
          <w:sz w:val="24"/>
          <w:szCs w:val="24"/>
          <w:lang w:eastAsia="pt-BR"/>
        </w:rPr>
        <w:t xml:space="preserve"> - Alterar Perfil de Usuário</w:t>
      </w:r>
      <w:r>
        <w:rPr>
          <w:rFonts w:ascii="Times New Roman" w:eastAsia="Times New Roman" w:hAnsi="Times New Roman" w:cs="Times New Roman"/>
          <w:sz w:val="24"/>
          <w:szCs w:val="24"/>
          <w:lang w:eastAsia="pt-BR"/>
        </w:rPr>
        <w:t>: Requisito responsável por fazer alterações no perfil de usuários como: alterar nome, trocar foto, alterar endereço, este quesito é utilizado por todos os sistemas levantados.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RFC0006</w:t>
      </w:r>
      <w:r w:rsidRPr="0065649E">
        <w:rPr>
          <w:rFonts w:ascii="Times New Roman" w:eastAsia="Times New Roman" w:hAnsi="Times New Roman" w:cs="Times New Roman"/>
          <w:b/>
          <w:sz w:val="24"/>
          <w:szCs w:val="24"/>
          <w:lang w:eastAsia="pt-BR"/>
        </w:rPr>
        <w:t xml:space="preserve"> - Alterar Perfil de Serviço Prestado</w:t>
      </w:r>
      <w:r>
        <w:rPr>
          <w:rFonts w:ascii="Times New Roman" w:eastAsia="Times New Roman" w:hAnsi="Times New Roman" w:cs="Times New Roman"/>
          <w:sz w:val="24"/>
          <w:szCs w:val="24"/>
          <w:lang w:eastAsia="pt-BR"/>
        </w:rPr>
        <w:t xml:space="preserve">: Requisito responsável por fazer alterações no serviço ofertado como: alterar o nome do serviço, alterar o valor do serviço, este quesito é adotado por todos os sistemas levantados, entretanto para o sistema </w:t>
      </w:r>
      <w:proofErr w:type="spellStart"/>
      <w:r>
        <w:rPr>
          <w:rFonts w:ascii="Times New Roman" w:eastAsia="Times New Roman" w:hAnsi="Times New Roman" w:cs="Times New Roman"/>
          <w:sz w:val="24"/>
          <w:szCs w:val="24"/>
          <w:lang w:eastAsia="pt-BR"/>
        </w:rPr>
        <w:t>Iguanafix</w:t>
      </w:r>
      <w:proofErr w:type="spellEnd"/>
      <w:r>
        <w:rPr>
          <w:rFonts w:ascii="Times New Roman" w:eastAsia="Times New Roman" w:hAnsi="Times New Roman" w:cs="Times New Roman"/>
          <w:sz w:val="24"/>
          <w:szCs w:val="24"/>
          <w:lang w:eastAsia="pt-BR"/>
        </w:rPr>
        <w:t xml:space="preserve"> e necessário primeiro a execução do requisito RFC0003.</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RFC0007 - </w:t>
      </w:r>
      <w:r w:rsidRPr="00022816">
        <w:rPr>
          <w:rFonts w:ascii="Times New Roman" w:eastAsia="Times New Roman" w:hAnsi="Times New Roman" w:cs="Times New Roman"/>
          <w:b/>
          <w:sz w:val="24"/>
          <w:szCs w:val="24"/>
          <w:lang w:eastAsia="pt-BR"/>
        </w:rPr>
        <w:t>Remover Usuário</w:t>
      </w:r>
      <w:r>
        <w:rPr>
          <w:rFonts w:ascii="Times New Roman" w:eastAsia="Times New Roman" w:hAnsi="Times New Roman" w:cs="Times New Roman"/>
          <w:sz w:val="24"/>
          <w:szCs w:val="24"/>
          <w:lang w:eastAsia="pt-BR"/>
        </w:rPr>
        <w:t>: Requisito responsável por remover qualquer usuário devidamente cadastrado no sistema, onde o próprio usuário poderá excluir sua conta, excluindo todos os dados do mesmo, está condição é aplicada por todos os sistemas abordados.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RFC0008 - </w:t>
      </w:r>
      <w:r w:rsidRPr="0032791C">
        <w:rPr>
          <w:rFonts w:ascii="Times New Roman" w:eastAsia="Times New Roman" w:hAnsi="Times New Roman" w:cs="Times New Roman"/>
          <w:b/>
          <w:sz w:val="24"/>
          <w:szCs w:val="24"/>
          <w:lang w:eastAsia="pt-BR"/>
        </w:rPr>
        <w:t>Remover Serviço</w:t>
      </w:r>
      <w:r>
        <w:rPr>
          <w:rFonts w:ascii="Times New Roman" w:eastAsia="Times New Roman" w:hAnsi="Times New Roman" w:cs="Times New Roman"/>
          <w:sz w:val="24"/>
          <w:szCs w:val="24"/>
          <w:lang w:eastAsia="pt-BR"/>
        </w:rPr>
        <w:t>: Requisito responsável por remover qualquer serviço devidamente cadastrado no sistema, o próprio prestador de serviço poderá excluir o serviço, este quesito é adotado por todos os sistemas levantados.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lastRenderedPageBreak/>
        <w:t>RFC0009</w:t>
      </w:r>
      <w:r w:rsidRPr="00EC2EA7">
        <w:rPr>
          <w:rFonts w:ascii="Times New Roman" w:eastAsia="Times New Roman" w:hAnsi="Times New Roman" w:cs="Times New Roman"/>
          <w:b/>
          <w:sz w:val="24"/>
          <w:szCs w:val="24"/>
          <w:lang w:eastAsia="pt-BR"/>
        </w:rPr>
        <w:t xml:space="preserve"> - Localização do Prestador de Serviço mais próximo</w:t>
      </w:r>
      <w:r>
        <w:rPr>
          <w:rFonts w:ascii="Times New Roman" w:eastAsia="Times New Roman" w:hAnsi="Times New Roman" w:cs="Times New Roman"/>
          <w:sz w:val="24"/>
          <w:szCs w:val="24"/>
          <w:lang w:eastAsia="pt-BR"/>
        </w:rPr>
        <w:t xml:space="preserve">: Requisito responsável por exibir a localização exata do prestador de serviço mais próximo do usuário que efetuou a pesquisa, está condição e aplicada apenas no sistema </w:t>
      </w:r>
      <w:r w:rsidRPr="00F259C9">
        <w:rPr>
          <w:rFonts w:ascii="Times New Roman" w:eastAsia="Times New Roman" w:hAnsi="Times New Roman" w:cs="Times New Roman"/>
          <w:sz w:val="24"/>
          <w:szCs w:val="24"/>
          <w:lang w:eastAsia="pt-BR"/>
        </w:rPr>
        <w:t>Recomind.net</w:t>
      </w:r>
      <w:r>
        <w:rPr>
          <w:rFonts w:ascii="Times New Roman" w:eastAsia="Times New Roman" w:hAnsi="Times New Roman" w:cs="Times New Roman"/>
          <w:sz w:val="24"/>
          <w:szCs w:val="24"/>
          <w:lang w:eastAsia="pt-BR"/>
        </w:rPr>
        <w:t>, o desenvolvimento desse requisito faz parte do diferencial do projeto proposto, devido ao grau de detalhamento que exibirá as informações.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RFC0010</w:t>
      </w:r>
      <w:r w:rsidRPr="00643F0F">
        <w:rPr>
          <w:rFonts w:ascii="Times New Roman" w:eastAsia="Times New Roman" w:hAnsi="Times New Roman" w:cs="Times New Roman"/>
          <w:b/>
          <w:sz w:val="24"/>
          <w:szCs w:val="24"/>
          <w:lang w:eastAsia="pt-BR"/>
        </w:rPr>
        <w:t xml:space="preserve"> - Avaliação do Serviço Prestado</w:t>
      </w:r>
      <w:r>
        <w:rPr>
          <w:rFonts w:ascii="Times New Roman" w:eastAsia="Times New Roman" w:hAnsi="Times New Roman" w:cs="Times New Roman"/>
          <w:sz w:val="24"/>
          <w:szCs w:val="24"/>
          <w:lang w:eastAsia="pt-BR"/>
        </w:rPr>
        <w:t>: Requisito responsável por avaliar o serviço prestado através de comentários, onde após o serviço pronto, o usuário solicitante poderá fazer algum comentário a respeito do mesmo, este quesito é abordado por todos os sistemas levantados.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w:t>
      </w:r>
      <w:r w:rsidRPr="0046279A">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1</w:t>
      </w:r>
      <w:r w:rsidRPr="0046279A">
        <w:rPr>
          <w:rFonts w:ascii="Times New Roman" w:eastAsia="Times New Roman" w:hAnsi="Times New Roman" w:cs="Times New Roman"/>
          <w:b/>
          <w:sz w:val="24"/>
          <w:szCs w:val="24"/>
          <w:lang w:eastAsia="pt-BR"/>
        </w:rPr>
        <w:t xml:space="preserve"> - </w:t>
      </w:r>
      <w:r>
        <w:rPr>
          <w:rFonts w:ascii="Times New Roman" w:eastAsia="Times New Roman" w:hAnsi="Times New Roman" w:cs="Times New Roman"/>
          <w:b/>
          <w:sz w:val="24"/>
          <w:szCs w:val="24"/>
          <w:lang w:eastAsia="pt-BR"/>
        </w:rPr>
        <w:t>Suporte a Dú</w:t>
      </w:r>
      <w:r w:rsidRPr="0046279A">
        <w:rPr>
          <w:rFonts w:ascii="Times New Roman" w:eastAsia="Times New Roman" w:hAnsi="Times New Roman" w:cs="Times New Roman"/>
          <w:b/>
          <w:sz w:val="24"/>
          <w:szCs w:val="24"/>
          <w:lang w:eastAsia="pt-BR"/>
        </w:rPr>
        <w:t>vidas</w:t>
      </w:r>
      <w:r>
        <w:rPr>
          <w:rFonts w:ascii="Times New Roman" w:eastAsia="Times New Roman" w:hAnsi="Times New Roman" w:cs="Times New Roman"/>
          <w:sz w:val="24"/>
          <w:szCs w:val="24"/>
          <w:lang w:eastAsia="pt-BR"/>
        </w:rPr>
        <w:t>: Requisito responsável por dá suporte a todos os usuários, através de e-mails e/ou telefone, esse item é utilizado por todos os sistemas abordados.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E17472">
        <w:rPr>
          <w:rFonts w:ascii="Times New Roman" w:eastAsia="Times New Roman" w:hAnsi="Times New Roman" w:cs="Times New Roman"/>
          <w:b/>
          <w:sz w:val="24"/>
          <w:szCs w:val="24"/>
          <w:lang w:eastAsia="pt-BR"/>
        </w:rPr>
        <w:t>R</w:t>
      </w:r>
      <w:r>
        <w:rPr>
          <w:rFonts w:ascii="Times New Roman" w:eastAsia="Times New Roman" w:hAnsi="Times New Roman" w:cs="Times New Roman"/>
          <w:b/>
          <w:sz w:val="24"/>
          <w:szCs w:val="24"/>
          <w:lang w:eastAsia="pt-BR"/>
        </w:rPr>
        <w:t>FC0012</w:t>
      </w:r>
      <w:r w:rsidRPr="00E17472">
        <w:rPr>
          <w:rFonts w:ascii="Times New Roman" w:eastAsia="Times New Roman" w:hAnsi="Times New Roman" w:cs="Times New Roman"/>
          <w:b/>
          <w:sz w:val="24"/>
          <w:szCs w:val="24"/>
          <w:lang w:eastAsia="pt-BR"/>
        </w:rPr>
        <w:t xml:space="preserve"> - Autenticação com </w:t>
      </w:r>
      <w:proofErr w:type="spellStart"/>
      <w:r w:rsidRPr="00E17472">
        <w:rPr>
          <w:rFonts w:ascii="Times New Roman" w:eastAsia="Times New Roman" w:hAnsi="Times New Roman" w:cs="Times New Roman"/>
          <w:b/>
          <w:sz w:val="24"/>
          <w:szCs w:val="24"/>
          <w:lang w:eastAsia="pt-BR"/>
        </w:rPr>
        <w:t>Facebook</w:t>
      </w:r>
      <w:proofErr w:type="spellEnd"/>
      <w:r>
        <w:rPr>
          <w:rFonts w:ascii="Times New Roman" w:eastAsia="Times New Roman" w:hAnsi="Times New Roman" w:cs="Times New Roman"/>
          <w:sz w:val="24"/>
          <w:szCs w:val="24"/>
          <w:lang w:eastAsia="pt-BR"/>
        </w:rPr>
        <w:t xml:space="preserve">: Requisito responsável por agilizar o processo de autenticação de usuários através do </w:t>
      </w:r>
      <w:proofErr w:type="spellStart"/>
      <w:r>
        <w:rPr>
          <w:rFonts w:ascii="Times New Roman" w:eastAsia="Times New Roman" w:hAnsi="Times New Roman" w:cs="Times New Roman"/>
          <w:sz w:val="24"/>
          <w:szCs w:val="24"/>
          <w:lang w:eastAsia="pt-BR"/>
        </w:rPr>
        <w:t>facebook</w:t>
      </w:r>
      <w:proofErr w:type="spellEnd"/>
      <w:r>
        <w:rPr>
          <w:rFonts w:ascii="Times New Roman" w:eastAsia="Times New Roman" w:hAnsi="Times New Roman" w:cs="Times New Roman"/>
          <w:sz w:val="24"/>
          <w:szCs w:val="24"/>
          <w:lang w:eastAsia="pt-BR"/>
        </w:rPr>
        <w:t xml:space="preserve">, é compartilhar informações através da rede social, quesito que apenas o sistema </w:t>
      </w:r>
      <w:proofErr w:type="spellStart"/>
      <w:r w:rsidRPr="00E17472">
        <w:rPr>
          <w:rFonts w:ascii="Times New Roman" w:eastAsia="Times New Roman" w:hAnsi="Times New Roman" w:cs="Times New Roman"/>
          <w:sz w:val="24"/>
          <w:szCs w:val="24"/>
          <w:lang w:eastAsia="pt-BR"/>
        </w:rPr>
        <w:t>ClickARQ</w:t>
      </w:r>
      <w:proofErr w:type="spellEnd"/>
      <w:r w:rsidRPr="00E17472">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não utiliza, pelo fato que</w:t>
      </w:r>
      <w:r w:rsidRPr="005519CB">
        <w:rPr>
          <w:rFonts w:ascii="Times New Roman" w:eastAsia="Times New Roman" w:hAnsi="Times New Roman" w:cs="Times New Roman"/>
          <w:sz w:val="24"/>
          <w:szCs w:val="24"/>
          <w:lang w:eastAsia="pt-BR"/>
        </w:rPr>
        <w:t xml:space="preserve"> os usuários deverão fornecer informações pessoais como nome, endereço, número de telefone, bem como outros dados</w:t>
      </w:r>
      <w:r>
        <w:rPr>
          <w:rFonts w:ascii="Times New Roman" w:eastAsia="Times New Roman" w:hAnsi="Times New Roman" w:cs="Times New Roman"/>
          <w:sz w:val="24"/>
          <w:szCs w:val="24"/>
          <w:lang w:eastAsia="pt-BR"/>
        </w:rPr>
        <w:t xml:space="preserve"> </w:t>
      </w:r>
      <w:r w:rsidRPr="005519CB">
        <w:rPr>
          <w:rFonts w:ascii="Times New Roman" w:eastAsia="Times New Roman" w:hAnsi="Times New Roman" w:cs="Times New Roman"/>
          <w:sz w:val="24"/>
          <w:szCs w:val="24"/>
          <w:lang w:eastAsia="pt-BR"/>
        </w:rPr>
        <w:t>pessoais relativos aos meios de pagamento utilizados, como</w:t>
      </w:r>
      <w:r>
        <w:rPr>
          <w:rFonts w:ascii="Times New Roman" w:eastAsia="Times New Roman" w:hAnsi="Times New Roman" w:cs="Times New Roman"/>
          <w:sz w:val="24"/>
          <w:szCs w:val="24"/>
          <w:lang w:eastAsia="pt-BR"/>
        </w:rPr>
        <w:t>: número de cartão de crédito,</w:t>
      </w:r>
      <w:r w:rsidRPr="005519C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t</w:t>
      </w:r>
      <w:r w:rsidRPr="005519CB">
        <w:rPr>
          <w:rFonts w:ascii="Times New Roman" w:eastAsia="Times New Roman" w:hAnsi="Times New Roman" w:cs="Times New Roman"/>
          <w:sz w:val="24"/>
          <w:szCs w:val="24"/>
          <w:lang w:eastAsia="pt-BR"/>
        </w:rPr>
        <w:t>odas as informações pessoais fornecidas</w:t>
      </w:r>
      <w:r>
        <w:rPr>
          <w:rFonts w:ascii="Times New Roman" w:eastAsia="Times New Roman" w:hAnsi="Times New Roman" w:cs="Times New Roman"/>
          <w:sz w:val="24"/>
          <w:szCs w:val="24"/>
          <w:lang w:eastAsia="pt-BR"/>
        </w:rPr>
        <w:t xml:space="preserve"> </w:t>
      </w:r>
      <w:r w:rsidRPr="005519CB">
        <w:rPr>
          <w:rFonts w:ascii="Times New Roman" w:eastAsia="Times New Roman" w:hAnsi="Times New Roman" w:cs="Times New Roman"/>
          <w:sz w:val="24"/>
          <w:szCs w:val="24"/>
          <w:lang w:eastAsia="pt-BR"/>
        </w:rPr>
        <w:t>voluntariamente ou através de procedimentos automatizados estão sujeitas a medidas de segurança para impedir acesso, uso</w:t>
      </w:r>
      <w:r>
        <w:rPr>
          <w:rFonts w:ascii="Times New Roman" w:eastAsia="Times New Roman" w:hAnsi="Times New Roman" w:cs="Times New Roman"/>
          <w:sz w:val="24"/>
          <w:szCs w:val="24"/>
          <w:lang w:eastAsia="pt-BR"/>
        </w:rPr>
        <w:t xml:space="preserve"> e divulgação não autorizados, </w:t>
      </w:r>
      <w:r w:rsidRPr="005519CB">
        <w:rPr>
          <w:rFonts w:ascii="Times New Roman" w:eastAsia="Times New Roman" w:hAnsi="Times New Roman" w:cs="Times New Roman"/>
          <w:sz w:val="24"/>
          <w:szCs w:val="24"/>
          <w:lang w:eastAsia="pt-BR"/>
        </w:rPr>
        <w:t>estão sujeitas às disposições presentes na Política de Privacidade do Site</w:t>
      </w:r>
      <w:r>
        <w:rPr>
          <w:rFonts w:ascii="Times New Roman" w:eastAsia="Times New Roman" w:hAnsi="Times New Roman" w:cs="Times New Roman"/>
          <w:sz w:val="24"/>
          <w:szCs w:val="24"/>
          <w:lang w:eastAsia="pt-BR"/>
        </w:rPr>
        <w:t>.</w:t>
      </w:r>
    </w:p>
    <w:p w:rsidR="00E37845" w:rsidRPr="000032D8" w:rsidRDefault="00E37845" w:rsidP="000C59D7">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RFC00</w:t>
      </w:r>
      <w:r w:rsidRPr="005519CB">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3</w:t>
      </w:r>
      <w:r w:rsidRPr="005519CB">
        <w:rPr>
          <w:rFonts w:ascii="Times New Roman" w:eastAsia="Times New Roman" w:hAnsi="Times New Roman" w:cs="Times New Roman"/>
          <w:b/>
          <w:sz w:val="24"/>
          <w:szCs w:val="24"/>
          <w:lang w:eastAsia="pt-BR"/>
        </w:rPr>
        <w:t xml:space="preserve"> - </w:t>
      </w:r>
      <w:proofErr w:type="spellStart"/>
      <w:r w:rsidRPr="005519CB">
        <w:rPr>
          <w:rFonts w:ascii="Times New Roman" w:eastAsia="Times New Roman" w:hAnsi="Times New Roman" w:cs="Times New Roman"/>
          <w:b/>
          <w:sz w:val="24"/>
          <w:szCs w:val="24"/>
          <w:lang w:eastAsia="pt-BR"/>
        </w:rPr>
        <w:t>Gamificação</w:t>
      </w:r>
      <w:proofErr w:type="spellEnd"/>
      <w:r w:rsidRPr="005519CB">
        <w:rPr>
          <w:rFonts w:ascii="Times New Roman" w:eastAsia="Times New Roman" w:hAnsi="Times New Roman" w:cs="Times New Roman"/>
          <w:b/>
          <w:sz w:val="24"/>
          <w:szCs w:val="24"/>
          <w:lang w:eastAsia="pt-BR"/>
        </w:rPr>
        <w:t xml:space="preserve"> de Avaliação</w:t>
      </w:r>
      <w:r w:rsidRPr="00E37845">
        <w:rPr>
          <w:rFonts w:ascii="Times New Roman" w:eastAsia="Times New Roman" w:hAnsi="Times New Roman" w:cs="Times New Roman"/>
          <w:b/>
          <w:sz w:val="24"/>
          <w:szCs w:val="24"/>
          <w:lang w:eastAsia="pt-BR"/>
        </w:rPr>
        <w:t xml:space="preserve">: </w:t>
      </w:r>
      <w:r w:rsidRPr="00E37845">
        <w:rPr>
          <w:rFonts w:ascii="Times New Roman" w:eastAsia="Times New Roman" w:hAnsi="Times New Roman" w:cs="Times New Roman"/>
          <w:sz w:val="24"/>
          <w:szCs w:val="24"/>
          <w:lang w:eastAsia="pt-BR"/>
        </w:rPr>
        <w:t xml:space="preserve">Requisito responsável por </w:t>
      </w:r>
      <w:proofErr w:type="spellStart"/>
      <w:r w:rsidRPr="00E37845">
        <w:rPr>
          <w:rFonts w:ascii="Times New Roman" w:eastAsia="Times New Roman" w:hAnsi="Times New Roman" w:cs="Times New Roman"/>
          <w:sz w:val="24"/>
          <w:szCs w:val="24"/>
          <w:lang w:eastAsia="pt-BR"/>
        </w:rPr>
        <w:t>gamificar</w:t>
      </w:r>
      <w:proofErr w:type="spellEnd"/>
      <w:r w:rsidRPr="00E37845">
        <w:rPr>
          <w:rFonts w:ascii="Times New Roman" w:eastAsia="Times New Roman" w:hAnsi="Times New Roman" w:cs="Times New Roman"/>
          <w:sz w:val="24"/>
          <w:szCs w:val="24"/>
          <w:lang w:eastAsia="pt-BR"/>
        </w:rPr>
        <w:t xml:space="preserve"> à forma de avaliar os prestadores de serviços como: avaliações de classificação com estrelas para os melhores serviços prestados, quesito que apenas o sistema </w:t>
      </w:r>
      <w:proofErr w:type="spellStart"/>
      <w:r w:rsidRPr="00E37845">
        <w:rPr>
          <w:rFonts w:ascii="Times New Roman" w:eastAsia="Times New Roman" w:hAnsi="Times New Roman" w:cs="Times New Roman"/>
          <w:sz w:val="24"/>
          <w:szCs w:val="24"/>
          <w:lang w:eastAsia="pt-BR"/>
        </w:rPr>
        <w:t>ClickARQ</w:t>
      </w:r>
      <w:proofErr w:type="spellEnd"/>
      <w:r w:rsidRPr="00E37845">
        <w:rPr>
          <w:rFonts w:ascii="Times New Roman" w:eastAsia="Times New Roman" w:hAnsi="Times New Roman" w:cs="Times New Roman"/>
          <w:sz w:val="24"/>
          <w:szCs w:val="24"/>
          <w:lang w:eastAsia="pt-BR"/>
        </w:rPr>
        <w:t xml:space="preserve"> não utiliza, fato de não ter uma funcionalidade diferente do requisito RFC0010, o desenvolvimento desse requisito faz parte do diferencial do projeto proposto onde os prestadores que obtiverem mais avaliações positivas desse tipo terá vantagens especiais como: exibição na página principal da aplicação por mais tempo, descontos exclusivos na utilização do sistema.</w:t>
      </w:r>
    </w:p>
    <w:p w:rsidR="000032D8" w:rsidRPr="00541998" w:rsidRDefault="000032D8" w:rsidP="000C59D7">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RFC0014 - Indi</w:t>
      </w:r>
      <w:r w:rsidR="00A1765D">
        <w:rPr>
          <w:rFonts w:ascii="Times New Roman" w:eastAsia="Times New Roman" w:hAnsi="Times New Roman" w:cs="Times New Roman"/>
          <w:b/>
          <w:sz w:val="24"/>
          <w:szCs w:val="24"/>
          <w:lang w:eastAsia="pt-BR"/>
        </w:rPr>
        <w:t>ca</w:t>
      </w:r>
      <w:r>
        <w:rPr>
          <w:rFonts w:ascii="Times New Roman" w:eastAsia="Times New Roman" w:hAnsi="Times New Roman" w:cs="Times New Roman"/>
          <w:b/>
          <w:sz w:val="24"/>
          <w:szCs w:val="24"/>
          <w:lang w:eastAsia="pt-BR"/>
        </w:rPr>
        <w:t xml:space="preserve">ção do Sistema: </w:t>
      </w:r>
      <w:r w:rsidR="006121BB">
        <w:rPr>
          <w:rFonts w:ascii="Times New Roman" w:eastAsia="Times New Roman" w:hAnsi="Times New Roman" w:cs="Times New Roman"/>
          <w:sz w:val="24"/>
          <w:szCs w:val="24"/>
          <w:lang w:eastAsia="pt-BR"/>
        </w:rPr>
        <w:t xml:space="preserve">Requisito responsável </w:t>
      </w:r>
      <w:r w:rsidR="00360BFA">
        <w:rPr>
          <w:rFonts w:ascii="Times New Roman" w:eastAsia="Times New Roman" w:hAnsi="Times New Roman" w:cs="Times New Roman"/>
          <w:sz w:val="24"/>
          <w:szCs w:val="24"/>
          <w:lang w:eastAsia="pt-BR"/>
        </w:rPr>
        <w:t>pela indicação da ferramenta</w:t>
      </w:r>
      <w:r w:rsidR="006121BB">
        <w:rPr>
          <w:rFonts w:ascii="Times New Roman" w:eastAsia="Times New Roman" w:hAnsi="Times New Roman" w:cs="Times New Roman"/>
          <w:sz w:val="24"/>
          <w:szCs w:val="24"/>
          <w:lang w:eastAsia="pt-BR"/>
        </w:rPr>
        <w:t xml:space="preserve">, permite que o usuário possa indicar através </w:t>
      </w:r>
      <w:r w:rsidR="00360BFA">
        <w:rPr>
          <w:rFonts w:ascii="Times New Roman" w:eastAsia="Times New Roman" w:hAnsi="Times New Roman" w:cs="Times New Roman"/>
          <w:sz w:val="24"/>
          <w:szCs w:val="24"/>
          <w:lang w:eastAsia="pt-BR"/>
        </w:rPr>
        <w:t>de um</w:t>
      </w:r>
      <w:r w:rsidR="006121BB">
        <w:rPr>
          <w:rFonts w:ascii="Times New Roman" w:eastAsia="Times New Roman" w:hAnsi="Times New Roman" w:cs="Times New Roman"/>
          <w:sz w:val="24"/>
          <w:szCs w:val="24"/>
          <w:lang w:eastAsia="pt-BR"/>
        </w:rPr>
        <w:t xml:space="preserve"> e-mail o sistema para outras pessoas aumentando assim o poder de divulgação </w:t>
      </w:r>
      <w:r w:rsidR="00360BFA">
        <w:rPr>
          <w:rFonts w:ascii="Times New Roman" w:eastAsia="Times New Roman" w:hAnsi="Times New Roman" w:cs="Times New Roman"/>
          <w:sz w:val="24"/>
          <w:szCs w:val="24"/>
          <w:lang w:eastAsia="pt-BR"/>
        </w:rPr>
        <w:t>do sistema</w:t>
      </w:r>
      <w:r w:rsidR="00490757">
        <w:rPr>
          <w:rFonts w:ascii="Times New Roman" w:eastAsia="Times New Roman" w:hAnsi="Times New Roman" w:cs="Times New Roman"/>
          <w:sz w:val="24"/>
          <w:szCs w:val="24"/>
          <w:lang w:eastAsia="pt-BR"/>
        </w:rPr>
        <w:t xml:space="preserve">, está condição e aplicada apenas no sistema proposto, o desenvolvimento desse requisito faz parte </w:t>
      </w:r>
      <w:r w:rsidR="00490757">
        <w:rPr>
          <w:rFonts w:ascii="Times New Roman" w:eastAsia="Times New Roman" w:hAnsi="Times New Roman" w:cs="Times New Roman"/>
          <w:sz w:val="24"/>
          <w:szCs w:val="24"/>
          <w:lang w:eastAsia="pt-BR"/>
        </w:rPr>
        <w:lastRenderedPageBreak/>
        <w:t>do diferencial do projeto, devido ao grau de detalhamento que exibirá as informações.</w:t>
      </w:r>
    </w:p>
    <w:p w:rsidR="00541998" w:rsidRDefault="00541998" w:rsidP="00541998">
      <w:pPr>
        <w:spacing w:line="360" w:lineRule="auto"/>
        <w:ind w:left="360"/>
        <w:jc w:val="both"/>
        <w:rPr>
          <w:rFonts w:ascii="Times New Roman" w:eastAsia="Times New Roman" w:hAnsi="Times New Roman" w:cs="Times New Roman"/>
          <w:b/>
          <w:sz w:val="24"/>
          <w:szCs w:val="24"/>
          <w:lang w:eastAsia="pt-BR"/>
        </w:rPr>
      </w:pPr>
    </w:p>
    <w:p w:rsidR="00541998" w:rsidRPr="00107446" w:rsidRDefault="00541998" w:rsidP="00541998">
      <w:pPr>
        <w:spacing w:line="360" w:lineRule="auto"/>
        <w:ind w:firstLine="709"/>
        <w:jc w:val="both"/>
        <w:rPr>
          <w:ins w:id="159" w:author="thatiane" w:date="2014-11-28T14:58:00Z"/>
          <w:rFonts w:ascii="Times New Roman" w:hAnsi="Times New Roman" w:cs="Times New Roman"/>
          <w:sz w:val="24"/>
          <w:szCs w:val="24"/>
        </w:rPr>
      </w:pPr>
      <w:ins w:id="160" w:author="thatiane" w:date="2014-11-28T14:58:00Z">
        <w:r>
          <w:rPr>
            <w:rFonts w:ascii="Times New Roman" w:hAnsi="Times New Roman" w:cs="Times New Roman"/>
            <w:sz w:val="24"/>
            <w:szCs w:val="24"/>
          </w:rPr>
          <w:t>Criar um parágrafo que conclua o assunto dessa seção e introduza o assunto da próxima.</w:t>
        </w:r>
      </w:ins>
    </w:p>
    <w:p w:rsidR="00541998" w:rsidRPr="00541998" w:rsidRDefault="00541998" w:rsidP="00541998">
      <w:pPr>
        <w:spacing w:line="360" w:lineRule="auto"/>
        <w:ind w:left="360"/>
        <w:jc w:val="both"/>
        <w:rPr>
          <w:rFonts w:ascii="Times New Roman" w:eastAsia="Times New Roman" w:hAnsi="Times New Roman" w:cs="Times New Roman"/>
          <w:b/>
          <w:sz w:val="24"/>
          <w:szCs w:val="24"/>
          <w:lang w:eastAsia="pt-BR"/>
        </w:rPr>
      </w:pPr>
    </w:p>
    <w:p w:rsidR="000926D1" w:rsidRDefault="000926D1" w:rsidP="000926D1">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161" w:name="_Toc390531135"/>
      <w:bookmarkStart w:id="162" w:name="_Toc404667098"/>
      <w:r w:rsidRPr="000926D1">
        <w:rPr>
          <w:rFonts w:ascii="Times New Roman" w:hAnsi="Times New Roman" w:cs="Times New Roman"/>
          <w:b w:val="0"/>
          <w:caps/>
          <w:color w:val="auto"/>
        </w:rPr>
        <w:t>REQUISITOS NÃO-FUNCIONAIS</w:t>
      </w:r>
      <w:bookmarkEnd w:id="161"/>
      <w:bookmarkEnd w:id="162"/>
    </w:p>
    <w:p w:rsidR="00BC1700" w:rsidRDefault="000926D1" w:rsidP="000926D1">
      <w:pPr>
        <w:spacing w:line="360" w:lineRule="auto"/>
        <w:ind w:firstLine="709"/>
        <w:jc w:val="both"/>
        <w:rPr>
          <w:rFonts w:ascii="Times New Roman" w:eastAsia="Times New Roman" w:hAnsi="Times New Roman" w:cs="Times New Roman"/>
          <w:sz w:val="24"/>
          <w:szCs w:val="24"/>
          <w:lang w:eastAsia="pt-BR"/>
        </w:rPr>
      </w:pPr>
      <w:r w:rsidRPr="000926D1">
        <w:rPr>
          <w:rFonts w:ascii="Times New Roman" w:eastAsia="Times New Roman" w:hAnsi="Times New Roman" w:cs="Times New Roman"/>
          <w:sz w:val="24"/>
          <w:szCs w:val="24"/>
          <w:lang w:eastAsia="pt-BR"/>
        </w:rPr>
        <w:t xml:space="preserve">Além dos requisitos funcionais existem aqueles que não têm relação direta com as funções do software. Suas relações podem estar ligadas a propriedades da organização, segurança, desempenho, facilidades de uso e outras. Esses são os requisitos não-funcionais. Tais requisitos também são definidos por </w:t>
      </w:r>
      <w:proofErr w:type="spellStart"/>
      <w:r w:rsidRPr="000926D1">
        <w:rPr>
          <w:rFonts w:ascii="Times New Roman" w:eastAsia="Times New Roman" w:hAnsi="Times New Roman" w:cs="Times New Roman"/>
          <w:sz w:val="24"/>
          <w:szCs w:val="24"/>
          <w:lang w:eastAsia="pt-BR"/>
        </w:rPr>
        <w:t>Somerville</w:t>
      </w:r>
      <w:proofErr w:type="spellEnd"/>
      <w:r w:rsidRPr="000926D1">
        <w:rPr>
          <w:rFonts w:ascii="Times New Roman" w:eastAsia="Times New Roman" w:hAnsi="Times New Roman" w:cs="Times New Roman"/>
          <w:sz w:val="24"/>
          <w:szCs w:val="24"/>
          <w:lang w:eastAsia="pt-BR"/>
        </w:rPr>
        <w:t xml:space="preserve"> (2011</w:t>
      </w:r>
      <w:commentRangeStart w:id="163"/>
      <w:r w:rsidRPr="000926D1">
        <w:rPr>
          <w:rFonts w:ascii="Times New Roman" w:eastAsia="Times New Roman" w:hAnsi="Times New Roman" w:cs="Times New Roman"/>
          <w:sz w:val="24"/>
          <w:szCs w:val="24"/>
          <w:lang w:eastAsia="pt-BR"/>
        </w:rPr>
        <w:t>, p. 59</w:t>
      </w:r>
      <w:commentRangeEnd w:id="163"/>
      <w:r w:rsidR="00541998">
        <w:rPr>
          <w:rStyle w:val="Refdecomentrio"/>
        </w:rPr>
        <w:commentReference w:id="163"/>
      </w:r>
      <w:r w:rsidRPr="000926D1">
        <w:rPr>
          <w:rFonts w:ascii="Times New Roman" w:eastAsia="Times New Roman" w:hAnsi="Times New Roman" w:cs="Times New Roman"/>
          <w:sz w:val="24"/>
          <w:szCs w:val="24"/>
          <w:lang w:eastAsia="pt-BR"/>
        </w:rPr>
        <w:t xml:space="preserve">), ao qual diz que são restrições sobre os serviços ou as funções oferecidas pelo sistema. Entre eles destacam-se restrições de tempo, restrições sobre o processo de desenvolvimento, padrões, entre outros. Para tal, foram identificados requisitos não-funcionais, logo abaixo tabelas representando todos os requisitos dos softwares analisados e da </w:t>
      </w:r>
      <w:r>
        <w:rPr>
          <w:rFonts w:ascii="Times New Roman" w:eastAsia="Times New Roman" w:hAnsi="Times New Roman" w:cs="Times New Roman"/>
          <w:sz w:val="24"/>
          <w:szCs w:val="24"/>
          <w:lang w:eastAsia="pt-BR"/>
        </w:rPr>
        <w:t>arquitetura</w:t>
      </w:r>
      <w:r w:rsidRPr="000926D1">
        <w:rPr>
          <w:rFonts w:ascii="Times New Roman" w:eastAsia="Times New Roman" w:hAnsi="Times New Roman" w:cs="Times New Roman"/>
          <w:sz w:val="24"/>
          <w:szCs w:val="24"/>
          <w:lang w:eastAsia="pt-BR"/>
        </w:rPr>
        <w:t xml:space="preserve"> proposta.</w:t>
      </w:r>
    </w:p>
    <w:p w:rsidR="00BC1700" w:rsidRDefault="00BC1700" w:rsidP="000926D1">
      <w:pPr>
        <w:spacing w:line="360" w:lineRule="auto"/>
        <w:ind w:firstLine="709"/>
        <w:jc w:val="both"/>
        <w:rPr>
          <w:rFonts w:ascii="Times New Roman" w:eastAsia="Times New Roman" w:hAnsi="Times New Roman" w:cs="Times New Roman"/>
          <w:sz w:val="24"/>
          <w:szCs w:val="24"/>
          <w:lang w:eastAsia="pt-BR"/>
        </w:rPr>
      </w:pPr>
    </w:p>
    <w:p w:rsidR="00BC1700" w:rsidRPr="00BC1700" w:rsidRDefault="00BC1700" w:rsidP="00BC1700">
      <w:pPr>
        <w:ind w:firstLine="709"/>
        <w:jc w:val="center"/>
        <w:rPr>
          <w:rFonts w:ascii="Times New Roman" w:eastAsia="Times New Roman" w:hAnsi="Times New Roman" w:cs="Times New Roman"/>
          <w:sz w:val="24"/>
          <w:szCs w:val="24"/>
          <w:lang w:eastAsia="pt-BR"/>
        </w:rPr>
      </w:pPr>
      <w:bookmarkStart w:id="164" w:name="_Toc404667068"/>
      <w:r w:rsidRPr="00BC1700">
        <w:rPr>
          <w:rFonts w:ascii="Times New Roman" w:eastAsia="Times New Roman" w:hAnsi="Times New Roman" w:cs="Times New Roman"/>
          <w:sz w:val="24"/>
          <w:szCs w:val="24"/>
          <w:lang w:eastAsia="pt-BR"/>
        </w:rPr>
        <w:t xml:space="preserve">Tabela </w:t>
      </w:r>
      <w:r w:rsidR="001B0E1D" w:rsidRPr="00BC1700">
        <w:rPr>
          <w:rFonts w:ascii="Times New Roman" w:eastAsia="Times New Roman" w:hAnsi="Times New Roman" w:cs="Times New Roman"/>
          <w:sz w:val="24"/>
          <w:szCs w:val="24"/>
          <w:lang w:eastAsia="pt-BR"/>
        </w:rPr>
        <w:fldChar w:fldCharType="begin"/>
      </w:r>
      <w:r w:rsidRPr="00BC1700">
        <w:rPr>
          <w:rFonts w:ascii="Times New Roman" w:eastAsia="Times New Roman" w:hAnsi="Times New Roman" w:cs="Times New Roman"/>
          <w:sz w:val="24"/>
          <w:szCs w:val="24"/>
          <w:lang w:eastAsia="pt-BR"/>
        </w:rPr>
        <w:instrText xml:space="preserve"> SEQ Tabela \* ARABIC </w:instrText>
      </w:r>
      <w:r w:rsidR="001B0E1D" w:rsidRPr="00BC1700">
        <w:rPr>
          <w:rFonts w:ascii="Times New Roman" w:eastAsia="Times New Roman" w:hAnsi="Times New Roman" w:cs="Times New Roman"/>
          <w:sz w:val="24"/>
          <w:szCs w:val="24"/>
          <w:lang w:eastAsia="pt-BR"/>
        </w:rPr>
        <w:fldChar w:fldCharType="separate"/>
      </w:r>
      <w:r w:rsidR="002720CC">
        <w:rPr>
          <w:rFonts w:ascii="Times New Roman" w:eastAsia="Times New Roman" w:hAnsi="Times New Roman" w:cs="Times New Roman"/>
          <w:noProof/>
          <w:sz w:val="24"/>
          <w:szCs w:val="24"/>
          <w:lang w:eastAsia="pt-BR"/>
        </w:rPr>
        <w:t>2</w:t>
      </w:r>
      <w:r w:rsidR="001B0E1D" w:rsidRPr="00BC1700">
        <w:rPr>
          <w:rFonts w:ascii="Times New Roman" w:eastAsia="Times New Roman" w:hAnsi="Times New Roman" w:cs="Times New Roman"/>
          <w:sz w:val="24"/>
          <w:szCs w:val="24"/>
          <w:lang w:eastAsia="pt-BR"/>
        </w:rPr>
        <w:fldChar w:fldCharType="end"/>
      </w:r>
      <w:r w:rsidRPr="00BC1700">
        <w:rPr>
          <w:rFonts w:ascii="Times New Roman" w:eastAsia="Times New Roman" w:hAnsi="Times New Roman" w:cs="Times New Roman"/>
          <w:sz w:val="24"/>
          <w:szCs w:val="24"/>
          <w:lang w:eastAsia="pt-BR"/>
        </w:rPr>
        <w:t>. Requisitos não-funcionais de Segurança.</w:t>
      </w:r>
      <w:bookmarkEnd w:id="164"/>
    </w:p>
    <w:tbl>
      <w:tblPr>
        <w:tblStyle w:val="Tabelacomgrade"/>
        <w:tblW w:w="9640" w:type="dxa"/>
        <w:tblInd w:w="-601" w:type="dxa"/>
        <w:tblLayout w:type="fixed"/>
        <w:tblLook w:val="04A0"/>
      </w:tblPr>
      <w:tblGrid>
        <w:gridCol w:w="1418"/>
        <w:gridCol w:w="1843"/>
        <w:gridCol w:w="992"/>
        <w:gridCol w:w="1134"/>
        <w:gridCol w:w="1134"/>
        <w:gridCol w:w="1525"/>
        <w:gridCol w:w="885"/>
        <w:gridCol w:w="709"/>
      </w:tblGrid>
      <w:tr w:rsidR="00BC1700" w:rsidTr="00C52291">
        <w:tc>
          <w:tcPr>
            <w:tcW w:w="1418" w:type="dxa"/>
          </w:tcPr>
          <w:p w:rsidR="00BC1700" w:rsidRPr="009337DB" w:rsidRDefault="00BC1700" w:rsidP="00C52291">
            <w:pPr>
              <w:jc w:val="center"/>
              <w:rPr>
                <w:rFonts w:ascii="Times New Roman" w:eastAsia="Times New Roman" w:hAnsi="Times New Roman" w:cs="Times New Roman"/>
                <w:b/>
                <w:sz w:val="20"/>
                <w:szCs w:val="24"/>
                <w:lang w:eastAsia="pt-BR"/>
              </w:rPr>
            </w:pPr>
            <w:r w:rsidRPr="009337DB">
              <w:rPr>
                <w:rFonts w:ascii="Times New Roman" w:eastAsia="Times New Roman" w:hAnsi="Times New Roman" w:cs="Times New Roman"/>
                <w:b/>
                <w:sz w:val="20"/>
                <w:szCs w:val="24"/>
                <w:lang w:eastAsia="pt-BR"/>
              </w:rPr>
              <w:t>ID</w:t>
            </w:r>
          </w:p>
        </w:tc>
        <w:tc>
          <w:tcPr>
            <w:tcW w:w="1843" w:type="dxa"/>
          </w:tcPr>
          <w:p w:rsidR="00BC1700" w:rsidRPr="009337DB" w:rsidRDefault="00BC1700" w:rsidP="00C52291">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Requisitos</w:t>
            </w:r>
          </w:p>
        </w:tc>
        <w:tc>
          <w:tcPr>
            <w:tcW w:w="992" w:type="dxa"/>
          </w:tcPr>
          <w:p w:rsidR="00BC1700" w:rsidRPr="009337DB" w:rsidRDefault="00BC1700" w:rsidP="00C52291">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Software Proposto</w:t>
            </w:r>
          </w:p>
        </w:tc>
        <w:tc>
          <w:tcPr>
            <w:tcW w:w="1134" w:type="dxa"/>
          </w:tcPr>
          <w:p w:rsidR="00BC1700" w:rsidRPr="009337DB" w:rsidRDefault="00BC1700" w:rsidP="00C52291">
            <w:pPr>
              <w:jc w:val="center"/>
              <w:rPr>
                <w:rFonts w:ascii="Times New Roman" w:eastAsia="Times New Roman" w:hAnsi="Times New Roman" w:cs="Times New Roman"/>
                <w:b/>
                <w:sz w:val="20"/>
                <w:szCs w:val="26"/>
                <w:lang w:eastAsia="pt-BR"/>
              </w:rPr>
            </w:pPr>
            <w:proofErr w:type="spellStart"/>
            <w:r w:rsidRPr="009337DB">
              <w:rPr>
                <w:rFonts w:ascii="Times New Roman" w:eastAsia="Times New Roman" w:hAnsi="Times New Roman" w:cs="Times New Roman"/>
                <w:b/>
                <w:sz w:val="20"/>
                <w:szCs w:val="26"/>
                <w:lang w:eastAsia="pt-BR"/>
              </w:rPr>
              <w:t>GetNinjas</w:t>
            </w:r>
            <w:proofErr w:type="spellEnd"/>
          </w:p>
        </w:tc>
        <w:tc>
          <w:tcPr>
            <w:tcW w:w="1134" w:type="dxa"/>
          </w:tcPr>
          <w:p w:rsidR="00BC1700" w:rsidRPr="009337DB" w:rsidRDefault="00BC1700" w:rsidP="00C52291">
            <w:pPr>
              <w:jc w:val="center"/>
              <w:rPr>
                <w:rFonts w:ascii="Times New Roman" w:eastAsia="Times New Roman" w:hAnsi="Times New Roman" w:cs="Times New Roman"/>
                <w:b/>
                <w:sz w:val="20"/>
                <w:szCs w:val="26"/>
                <w:lang w:eastAsia="pt-BR"/>
              </w:rPr>
            </w:pPr>
            <w:proofErr w:type="spellStart"/>
            <w:r w:rsidRPr="009337DB">
              <w:rPr>
                <w:rFonts w:ascii="Times New Roman" w:eastAsia="Times New Roman" w:hAnsi="Times New Roman" w:cs="Times New Roman"/>
                <w:b/>
                <w:sz w:val="20"/>
                <w:szCs w:val="26"/>
                <w:lang w:eastAsia="pt-BR"/>
              </w:rPr>
              <w:t>Iguanafix</w:t>
            </w:r>
            <w:proofErr w:type="spellEnd"/>
          </w:p>
        </w:tc>
        <w:tc>
          <w:tcPr>
            <w:tcW w:w="1525" w:type="dxa"/>
          </w:tcPr>
          <w:p w:rsidR="00BC1700" w:rsidRPr="009337DB" w:rsidRDefault="00BC1700" w:rsidP="00C52291">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Recomind.net</w:t>
            </w:r>
          </w:p>
        </w:tc>
        <w:tc>
          <w:tcPr>
            <w:tcW w:w="885" w:type="dxa"/>
          </w:tcPr>
          <w:p w:rsidR="00BC1700" w:rsidRPr="009337DB" w:rsidRDefault="00BC1700" w:rsidP="00C52291">
            <w:pPr>
              <w:jc w:val="center"/>
              <w:rPr>
                <w:rFonts w:ascii="Times New Roman" w:eastAsia="Times New Roman" w:hAnsi="Times New Roman" w:cs="Times New Roman"/>
                <w:b/>
                <w:sz w:val="20"/>
                <w:szCs w:val="26"/>
                <w:lang w:eastAsia="pt-BR"/>
              </w:rPr>
            </w:pPr>
            <w:proofErr w:type="spellStart"/>
            <w:r w:rsidRPr="009337DB">
              <w:rPr>
                <w:rFonts w:ascii="Times New Roman" w:eastAsia="Times New Roman" w:hAnsi="Times New Roman" w:cs="Times New Roman"/>
                <w:b/>
                <w:sz w:val="20"/>
                <w:szCs w:val="26"/>
                <w:lang w:eastAsia="pt-BR"/>
              </w:rPr>
              <w:t>Bougue</w:t>
            </w:r>
            <w:proofErr w:type="spellEnd"/>
          </w:p>
        </w:tc>
        <w:tc>
          <w:tcPr>
            <w:tcW w:w="709" w:type="dxa"/>
          </w:tcPr>
          <w:p w:rsidR="00BC1700" w:rsidRPr="009337DB" w:rsidRDefault="00BC1700" w:rsidP="00C52291">
            <w:pPr>
              <w:jc w:val="center"/>
              <w:rPr>
                <w:rFonts w:ascii="Times New Roman" w:eastAsia="Times New Roman" w:hAnsi="Times New Roman" w:cs="Times New Roman"/>
                <w:b/>
                <w:sz w:val="20"/>
                <w:szCs w:val="26"/>
                <w:lang w:eastAsia="pt-BR"/>
              </w:rPr>
            </w:pPr>
            <w:proofErr w:type="spellStart"/>
            <w:r w:rsidRPr="009337DB">
              <w:rPr>
                <w:rFonts w:ascii="Times New Roman" w:eastAsia="Times New Roman" w:hAnsi="Times New Roman" w:cs="Times New Roman"/>
                <w:b/>
                <w:sz w:val="20"/>
                <w:szCs w:val="26"/>
                <w:lang w:eastAsia="pt-BR"/>
              </w:rPr>
              <w:t>ClickARQ</w:t>
            </w:r>
            <w:proofErr w:type="spellEnd"/>
          </w:p>
        </w:tc>
      </w:tr>
      <w:tr w:rsidR="00BC1700" w:rsidTr="00C52291">
        <w:tc>
          <w:tcPr>
            <w:tcW w:w="1418" w:type="dxa"/>
          </w:tcPr>
          <w:p w:rsidR="00BC1700" w:rsidRPr="007419E5" w:rsidRDefault="00BC1700" w:rsidP="00C52291">
            <w:r w:rsidRPr="007419E5">
              <w:rPr>
                <w:rFonts w:ascii="Times New Roman" w:eastAsia="Times New Roman" w:hAnsi="Times New Roman" w:cs="Times New Roman"/>
                <w:szCs w:val="24"/>
                <w:lang w:eastAsia="pt-BR"/>
              </w:rPr>
              <w:t>RNF/SEG-01</w:t>
            </w:r>
          </w:p>
        </w:tc>
        <w:tc>
          <w:tcPr>
            <w:tcW w:w="1843" w:type="dxa"/>
          </w:tcPr>
          <w:p w:rsidR="00BC1700" w:rsidRPr="00571CB6" w:rsidRDefault="00BC1700" w:rsidP="005B5194">
            <w:pPr>
              <w:jc w:val="center"/>
              <w:rPr>
                <w:rFonts w:ascii="Times New Roman" w:eastAsia="Times New Roman" w:hAnsi="Times New Roman" w:cs="Times New Roman"/>
                <w:sz w:val="20"/>
                <w:szCs w:val="24"/>
                <w:lang w:eastAsia="pt-BR"/>
              </w:rPr>
            </w:pPr>
            <w:r w:rsidRPr="00571CB6">
              <w:rPr>
                <w:rFonts w:ascii="Times New Roman" w:hAnsi="Times New Roman" w:cs="Times New Roman"/>
                <w:sz w:val="20"/>
              </w:rPr>
              <w:t>O sistema deverá restringir o acesso às informações</w:t>
            </w:r>
            <w:r>
              <w:rPr>
                <w:rFonts w:ascii="Times New Roman" w:hAnsi="Times New Roman" w:cs="Times New Roman"/>
                <w:sz w:val="20"/>
              </w:rPr>
              <w:t xml:space="preserve"> pessoais dos</w:t>
            </w:r>
            <w:r w:rsidRPr="00571CB6">
              <w:rPr>
                <w:rFonts w:ascii="Times New Roman" w:hAnsi="Times New Roman" w:cs="Times New Roman"/>
                <w:sz w:val="20"/>
              </w:rPr>
              <w:t xml:space="preserve"> </w:t>
            </w:r>
            <w:r>
              <w:rPr>
                <w:rFonts w:ascii="Times New Roman" w:hAnsi="Times New Roman" w:cs="Times New Roman"/>
                <w:sz w:val="20"/>
              </w:rPr>
              <w:t>usuários é prestadores de serviços cadastrados.</w:t>
            </w:r>
          </w:p>
        </w:tc>
        <w:tc>
          <w:tcPr>
            <w:tcW w:w="992"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BC1700" w:rsidTr="00C52291">
        <w:tc>
          <w:tcPr>
            <w:tcW w:w="1418" w:type="dxa"/>
          </w:tcPr>
          <w:p w:rsidR="00BC1700" w:rsidRPr="007419E5" w:rsidRDefault="00BC1700" w:rsidP="00C52291">
            <w:r w:rsidRPr="007419E5">
              <w:rPr>
                <w:rFonts w:ascii="Times New Roman" w:eastAsia="Times New Roman" w:hAnsi="Times New Roman" w:cs="Times New Roman"/>
                <w:szCs w:val="24"/>
                <w:lang w:eastAsia="pt-BR"/>
              </w:rPr>
              <w:t>RNF/SEG-02</w:t>
            </w:r>
          </w:p>
        </w:tc>
        <w:tc>
          <w:tcPr>
            <w:tcW w:w="1843" w:type="dxa"/>
          </w:tcPr>
          <w:p w:rsidR="00BC1700" w:rsidRPr="00407318" w:rsidRDefault="00BC1700" w:rsidP="005B5194">
            <w:pPr>
              <w:jc w:val="center"/>
              <w:rPr>
                <w:rFonts w:ascii="Times New Roman" w:hAnsi="Times New Roman" w:cs="Times New Roman"/>
                <w:sz w:val="20"/>
              </w:rPr>
            </w:pPr>
            <w:r>
              <w:rPr>
                <w:rFonts w:ascii="Times New Roman" w:hAnsi="Times New Roman" w:cs="Times New Roman"/>
                <w:sz w:val="20"/>
              </w:rPr>
              <w:t>Utilizar técnicas de backup de dados.</w:t>
            </w:r>
          </w:p>
        </w:tc>
        <w:tc>
          <w:tcPr>
            <w:tcW w:w="992"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BC1700" w:rsidTr="00C52291">
        <w:tc>
          <w:tcPr>
            <w:tcW w:w="1418" w:type="dxa"/>
          </w:tcPr>
          <w:p w:rsidR="00BC1700" w:rsidRPr="007419E5" w:rsidRDefault="00BC1700" w:rsidP="00C52291">
            <w:r w:rsidRPr="007419E5">
              <w:rPr>
                <w:rFonts w:ascii="Times New Roman" w:eastAsia="Times New Roman" w:hAnsi="Times New Roman" w:cs="Times New Roman"/>
                <w:szCs w:val="24"/>
                <w:lang w:eastAsia="pt-BR"/>
              </w:rPr>
              <w:t>RNF/SEG-03</w:t>
            </w:r>
          </w:p>
        </w:tc>
        <w:tc>
          <w:tcPr>
            <w:tcW w:w="1843" w:type="dxa"/>
          </w:tcPr>
          <w:p w:rsidR="00BC1700" w:rsidRPr="00407318" w:rsidRDefault="00BC1700" w:rsidP="005B5194">
            <w:pPr>
              <w:jc w:val="center"/>
              <w:rPr>
                <w:rFonts w:ascii="Times New Roman" w:hAnsi="Times New Roman" w:cs="Times New Roman"/>
                <w:sz w:val="20"/>
              </w:rPr>
            </w:pPr>
            <w:r w:rsidRPr="00407318">
              <w:rPr>
                <w:rFonts w:ascii="Times New Roman" w:hAnsi="Times New Roman" w:cs="Times New Roman"/>
                <w:sz w:val="20"/>
              </w:rPr>
              <w:t>Utilizar técnicas de restauração de dados em caso de falhas.</w:t>
            </w:r>
          </w:p>
        </w:tc>
        <w:tc>
          <w:tcPr>
            <w:tcW w:w="992"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BC1700" w:rsidTr="00C52291">
        <w:tc>
          <w:tcPr>
            <w:tcW w:w="1418" w:type="dxa"/>
          </w:tcPr>
          <w:p w:rsidR="00BC1700" w:rsidRPr="007419E5" w:rsidRDefault="00BC1700" w:rsidP="00C52291">
            <w:r w:rsidRPr="007419E5">
              <w:rPr>
                <w:rFonts w:ascii="Times New Roman" w:eastAsia="Times New Roman" w:hAnsi="Times New Roman" w:cs="Times New Roman"/>
                <w:szCs w:val="24"/>
                <w:lang w:eastAsia="pt-BR"/>
              </w:rPr>
              <w:t>RNF/SEG-04</w:t>
            </w:r>
          </w:p>
        </w:tc>
        <w:tc>
          <w:tcPr>
            <w:tcW w:w="1843" w:type="dxa"/>
          </w:tcPr>
          <w:p w:rsidR="00BC1700" w:rsidRPr="00407318" w:rsidRDefault="00BC1700" w:rsidP="005B5194">
            <w:pPr>
              <w:jc w:val="center"/>
              <w:rPr>
                <w:rFonts w:ascii="Times New Roman" w:hAnsi="Times New Roman" w:cs="Times New Roman"/>
                <w:sz w:val="20"/>
              </w:rPr>
            </w:pPr>
            <w:r w:rsidRPr="00407318">
              <w:rPr>
                <w:rFonts w:ascii="Times New Roman" w:hAnsi="Times New Roman" w:cs="Times New Roman"/>
                <w:sz w:val="20"/>
              </w:rPr>
              <w:t xml:space="preserve">Utilizar mecanismos de proteção contra escrita, que previnam alterações indevidas e mantenham a </w:t>
            </w:r>
            <w:r w:rsidRPr="00407318">
              <w:rPr>
                <w:rFonts w:ascii="Times New Roman" w:hAnsi="Times New Roman" w:cs="Times New Roman"/>
                <w:sz w:val="20"/>
              </w:rPr>
              <w:lastRenderedPageBreak/>
              <w:t>integridade dos dados armazenados.</w:t>
            </w:r>
          </w:p>
        </w:tc>
        <w:tc>
          <w:tcPr>
            <w:tcW w:w="992"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lastRenderedPageBreak/>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bl>
    <w:p w:rsidR="00BC1700" w:rsidRDefault="00BC1700" w:rsidP="000926D1">
      <w:pPr>
        <w:spacing w:line="360" w:lineRule="auto"/>
        <w:ind w:firstLine="709"/>
        <w:jc w:val="both"/>
        <w:rPr>
          <w:rFonts w:ascii="Times New Roman" w:eastAsia="Times New Roman" w:hAnsi="Times New Roman" w:cs="Times New Roman"/>
          <w:sz w:val="24"/>
          <w:szCs w:val="24"/>
          <w:lang w:eastAsia="pt-BR"/>
        </w:rPr>
      </w:pPr>
    </w:p>
    <w:p w:rsidR="00BC1700" w:rsidRDefault="00BC1700" w:rsidP="00BC170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A65E26">
        <w:rPr>
          <w:rFonts w:ascii="Times New Roman" w:eastAsia="Times New Roman" w:hAnsi="Times New Roman" w:cs="Times New Roman"/>
          <w:b/>
          <w:sz w:val="24"/>
          <w:szCs w:val="24"/>
          <w:lang w:eastAsia="pt-BR"/>
        </w:rPr>
        <w:t>2</w:t>
      </w:r>
      <w:r>
        <w:rPr>
          <w:rFonts w:ascii="Times New Roman" w:eastAsia="Times New Roman" w:hAnsi="Times New Roman" w:cs="Times New Roman"/>
          <w:sz w:val="24"/>
          <w:szCs w:val="24"/>
          <w:lang w:eastAsia="pt-BR"/>
        </w:rPr>
        <w:t>, é feito uma descrição detalhada dos requisitos de segurança:</w:t>
      </w:r>
    </w:p>
    <w:p w:rsidR="00BC1700" w:rsidRDefault="00BC1700"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F231A1">
        <w:rPr>
          <w:rFonts w:ascii="Times New Roman" w:eastAsia="Times New Roman" w:hAnsi="Times New Roman" w:cs="Times New Roman"/>
          <w:b/>
          <w:sz w:val="24"/>
          <w:szCs w:val="24"/>
          <w:lang w:eastAsia="pt-BR"/>
        </w:rPr>
        <w:t>RNF/SEG-01</w:t>
      </w:r>
      <w:r>
        <w:rPr>
          <w:rFonts w:ascii="Times New Roman" w:eastAsia="Times New Roman" w:hAnsi="Times New Roman" w:cs="Times New Roman"/>
          <w:sz w:val="24"/>
          <w:szCs w:val="24"/>
          <w:lang w:eastAsia="pt-BR"/>
        </w:rPr>
        <w:t>: Requisito responsável por restringir o acesso a pessoas não autorizadas a informações pessoais de usuários como: nome, CPF, RG, endereço, telefone, etc., através de privilégios e métodos para o bloqueio ao sistema, esse item e utilizado por todos os sistemas abordados.</w:t>
      </w:r>
    </w:p>
    <w:p w:rsidR="00BC1700" w:rsidRPr="003C74F2" w:rsidRDefault="00BC1700"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RNF/SEG-02: </w:t>
      </w:r>
      <w:r>
        <w:rPr>
          <w:rFonts w:ascii="Times New Roman" w:eastAsia="Times New Roman" w:hAnsi="Times New Roman" w:cs="Times New Roman"/>
          <w:sz w:val="24"/>
          <w:szCs w:val="24"/>
          <w:lang w:eastAsia="pt-BR"/>
        </w:rPr>
        <w:t>Requisito responsável por executar o backup semanal de todos os dados do sistema em algum servidor diferente do que hospeda a aplicação, de preferência em um local externo a organização, esse quesito é abordado por todos os sistemas levantados.</w:t>
      </w:r>
    </w:p>
    <w:p w:rsidR="00BC1700" w:rsidRPr="00A2256F" w:rsidRDefault="00BC1700" w:rsidP="000C59D7">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RNF/SEG-03</w:t>
      </w:r>
      <w:r w:rsidRPr="003C74F2">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Requisito responsável por garantir que os dados sejam restaurados em casos de falhas técnicas é roubos de servidores, essa condição é utilizada por todos os sistemas abordados.</w:t>
      </w:r>
    </w:p>
    <w:p w:rsidR="00BC1700" w:rsidRDefault="00BC1700"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80B14">
        <w:rPr>
          <w:rFonts w:ascii="Times New Roman" w:eastAsia="Times New Roman" w:hAnsi="Times New Roman" w:cs="Times New Roman"/>
          <w:b/>
          <w:sz w:val="24"/>
          <w:szCs w:val="24"/>
          <w:lang w:eastAsia="pt-BR"/>
        </w:rPr>
        <w:t>RNF/SEG-04</w:t>
      </w:r>
      <w:r w:rsidRPr="00580B14">
        <w:rPr>
          <w:rFonts w:ascii="Times New Roman" w:eastAsia="Times New Roman" w:hAnsi="Times New Roman" w:cs="Times New Roman"/>
          <w:sz w:val="24"/>
          <w:szCs w:val="24"/>
          <w:lang w:eastAsia="pt-BR"/>
        </w:rPr>
        <w:t>: Requisito responsável por proteger os dados de alterações indevidas por pessoas não autorizadas, esse quesito é utilizado por todas as</w:t>
      </w:r>
      <w:r>
        <w:rPr>
          <w:rFonts w:ascii="Times New Roman" w:eastAsia="Times New Roman" w:hAnsi="Times New Roman" w:cs="Times New Roman"/>
          <w:sz w:val="24"/>
          <w:szCs w:val="24"/>
          <w:lang w:eastAsia="pt-BR"/>
        </w:rPr>
        <w:t xml:space="preserve"> aplicações</w:t>
      </w:r>
      <w:r w:rsidRPr="00580B14">
        <w:rPr>
          <w:rFonts w:ascii="Times New Roman" w:eastAsia="Times New Roman" w:hAnsi="Times New Roman" w:cs="Times New Roman"/>
          <w:sz w:val="24"/>
          <w:szCs w:val="24"/>
          <w:lang w:eastAsia="pt-BR"/>
        </w:rPr>
        <w:t xml:space="preserve"> abordad</w:t>
      </w:r>
      <w:r>
        <w:rPr>
          <w:rFonts w:ascii="Times New Roman" w:eastAsia="Times New Roman" w:hAnsi="Times New Roman" w:cs="Times New Roman"/>
          <w:sz w:val="24"/>
          <w:szCs w:val="24"/>
          <w:lang w:eastAsia="pt-BR"/>
        </w:rPr>
        <w:t>as.</w:t>
      </w:r>
    </w:p>
    <w:p w:rsidR="00BC1700" w:rsidRDefault="00BC1700" w:rsidP="00BC1700">
      <w:pPr>
        <w:spacing w:line="360" w:lineRule="auto"/>
        <w:jc w:val="both"/>
        <w:rPr>
          <w:rFonts w:ascii="Times New Roman" w:eastAsia="Times New Roman" w:hAnsi="Times New Roman" w:cs="Times New Roman"/>
          <w:sz w:val="24"/>
          <w:szCs w:val="24"/>
          <w:lang w:eastAsia="pt-BR"/>
        </w:rPr>
      </w:pPr>
    </w:p>
    <w:p w:rsidR="00BC1700" w:rsidRPr="00BC426C" w:rsidRDefault="00BC1700" w:rsidP="00BC426C">
      <w:pPr>
        <w:ind w:firstLine="709"/>
        <w:jc w:val="center"/>
        <w:rPr>
          <w:rFonts w:ascii="Times New Roman" w:eastAsia="Times New Roman" w:hAnsi="Times New Roman" w:cs="Times New Roman"/>
          <w:sz w:val="24"/>
          <w:szCs w:val="24"/>
          <w:lang w:eastAsia="pt-BR"/>
        </w:rPr>
      </w:pPr>
      <w:bookmarkStart w:id="165" w:name="_Toc404667069"/>
      <w:r w:rsidRPr="00BC426C">
        <w:rPr>
          <w:rFonts w:ascii="Times New Roman" w:eastAsia="Times New Roman" w:hAnsi="Times New Roman" w:cs="Times New Roman"/>
          <w:sz w:val="24"/>
          <w:szCs w:val="24"/>
          <w:lang w:eastAsia="pt-BR"/>
        </w:rPr>
        <w:t xml:space="preserve">Tabela </w:t>
      </w:r>
      <w:r w:rsidR="001B0E1D" w:rsidRPr="00BC426C">
        <w:rPr>
          <w:rFonts w:ascii="Times New Roman" w:eastAsia="Times New Roman" w:hAnsi="Times New Roman" w:cs="Times New Roman"/>
          <w:sz w:val="24"/>
          <w:szCs w:val="24"/>
          <w:lang w:eastAsia="pt-BR"/>
        </w:rPr>
        <w:fldChar w:fldCharType="begin"/>
      </w:r>
      <w:r w:rsidRPr="00BC426C">
        <w:rPr>
          <w:rFonts w:ascii="Times New Roman" w:eastAsia="Times New Roman" w:hAnsi="Times New Roman" w:cs="Times New Roman"/>
          <w:sz w:val="24"/>
          <w:szCs w:val="24"/>
          <w:lang w:eastAsia="pt-BR"/>
        </w:rPr>
        <w:instrText xml:space="preserve"> SEQ Tabela \* ARABIC </w:instrText>
      </w:r>
      <w:r w:rsidR="001B0E1D" w:rsidRPr="00BC426C">
        <w:rPr>
          <w:rFonts w:ascii="Times New Roman" w:eastAsia="Times New Roman" w:hAnsi="Times New Roman" w:cs="Times New Roman"/>
          <w:sz w:val="24"/>
          <w:szCs w:val="24"/>
          <w:lang w:eastAsia="pt-BR"/>
        </w:rPr>
        <w:fldChar w:fldCharType="separate"/>
      </w:r>
      <w:r w:rsidR="002720CC">
        <w:rPr>
          <w:rFonts w:ascii="Times New Roman" w:eastAsia="Times New Roman" w:hAnsi="Times New Roman" w:cs="Times New Roman"/>
          <w:noProof/>
          <w:sz w:val="24"/>
          <w:szCs w:val="24"/>
          <w:lang w:eastAsia="pt-BR"/>
        </w:rPr>
        <w:t>3</w:t>
      </w:r>
      <w:r w:rsidR="001B0E1D" w:rsidRPr="00BC426C">
        <w:rPr>
          <w:rFonts w:ascii="Times New Roman" w:eastAsia="Times New Roman" w:hAnsi="Times New Roman" w:cs="Times New Roman"/>
          <w:sz w:val="24"/>
          <w:szCs w:val="24"/>
          <w:lang w:eastAsia="pt-BR"/>
        </w:rPr>
        <w:fldChar w:fldCharType="end"/>
      </w:r>
      <w:r w:rsidRPr="00BC426C">
        <w:rPr>
          <w:rFonts w:ascii="Times New Roman" w:eastAsia="Times New Roman" w:hAnsi="Times New Roman" w:cs="Times New Roman"/>
          <w:sz w:val="24"/>
          <w:szCs w:val="24"/>
          <w:lang w:eastAsia="pt-BR"/>
        </w:rPr>
        <w:t>. Requisitos não-funcionais de Performa</w:t>
      </w:r>
      <w:r w:rsidR="00BC426C" w:rsidRPr="00BC426C">
        <w:rPr>
          <w:rFonts w:ascii="Times New Roman" w:eastAsia="Times New Roman" w:hAnsi="Times New Roman" w:cs="Times New Roman"/>
          <w:sz w:val="24"/>
          <w:szCs w:val="24"/>
          <w:lang w:eastAsia="pt-BR"/>
        </w:rPr>
        <w:t>n</w:t>
      </w:r>
      <w:r w:rsidRPr="00BC426C">
        <w:rPr>
          <w:rFonts w:ascii="Times New Roman" w:eastAsia="Times New Roman" w:hAnsi="Times New Roman" w:cs="Times New Roman"/>
          <w:sz w:val="24"/>
          <w:szCs w:val="24"/>
          <w:lang w:eastAsia="pt-BR"/>
        </w:rPr>
        <w:t>ce</w:t>
      </w:r>
      <w:r w:rsidR="00BC426C" w:rsidRPr="00BC426C">
        <w:rPr>
          <w:rFonts w:ascii="Times New Roman" w:eastAsia="Times New Roman" w:hAnsi="Times New Roman" w:cs="Times New Roman"/>
          <w:sz w:val="24"/>
          <w:szCs w:val="24"/>
          <w:lang w:eastAsia="pt-BR"/>
        </w:rPr>
        <w:t>.</w:t>
      </w:r>
      <w:bookmarkEnd w:id="165"/>
    </w:p>
    <w:tbl>
      <w:tblPr>
        <w:tblStyle w:val="Tabelacomgrade"/>
        <w:tblW w:w="9923" w:type="dxa"/>
        <w:tblInd w:w="-601" w:type="dxa"/>
        <w:tblLayout w:type="fixed"/>
        <w:tblLook w:val="04A0"/>
      </w:tblPr>
      <w:tblGrid>
        <w:gridCol w:w="1395"/>
        <w:gridCol w:w="1973"/>
        <w:gridCol w:w="1229"/>
        <w:gridCol w:w="1087"/>
        <w:gridCol w:w="1134"/>
        <w:gridCol w:w="1417"/>
        <w:gridCol w:w="885"/>
        <w:gridCol w:w="803"/>
      </w:tblGrid>
      <w:tr w:rsidR="00BC1700" w:rsidTr="00C52291">
        <w:tc>
          <w:tcPr>
            <w:tcW w:w="1395" w:type="dxa"/>
          </w:tcPr>
          <w:p w:rsidR="00BC1700" w:rsidRPr="007419E5" w:rsidRDefault="00BC1700" w:rsidP="00C52291">
            <w:pPr>
              <w:jc w:val="center"/>
              <w:rPr>
                <w:rFonts w:ascii="Times New Roman" w:eastAsia="Times New Roman" w:hAnsi="Times New Roman" w:cs="Times New Roman"/>
                <w:b/>
                <w:sz w:val="20"/>
                <w:szCs w:val="24"/>
                <w:lang w:eastAsia="pt-BR"/>
              </w:rPr>
            </w:pPr>
            <w:r w:rsidRPr="007419E5">
              <w:rPr>
                <w:rFonts w:ascii="Times New Roman" w:eastAsia="Times New Roman" w:hAnsi="Times New Roman" w:cs="Times New Roman"/>
                <w:b/>
                <w:sz w:val="20"/>
                <w:szCs w:val="24"/>
                <w:lang w:eastAsia="pt-BR"/>
              </w:rPr>
              <w:t>ID</w:t>
            </w:r>
          </w:p>
        </w:tc>
        <w:tc>
          <w:tcPr>
            <w:tcW w:w="1973" w:type="dxa"/>
          </w:tcPr>
          <w:p w:rsidR="00BC1700" w:rsidRPr="007419E5" w:rsidRDefault="00BC1700" w:rsidP="00C52291">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Requisitos</w:t>
            </w:r>
          </w:p>
        </w:tc>
        <w:tc>
          <w:tcPr>
            <w:tcW w:w="1229" w:type="dxa"/>
          </w:tcPr>
          <w:p w:rsidR="00BC1700" w:rsidRPr="007419E5" w:rsidRDefault="00BC1700" w:rsidP="00C52291">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Software Proposto</w:t>
            </w:r>
          </w:p>
        </w:tc>
        <w:tc>
          <w:tcPr>
            <w:tcW w:w="1087" w:type="dxa"/>
          </w:tcPr>
          <w:p w:rsidR="00BC1700" w:rsidRPr="007419E5" w:rsidRDefault="00BC1700" w:rsidP="00C52291">
            <w:pPr>
              <w:jc w:val="center"/>
              <w:rPr>
                <w:rFonts w:ascii="Times New Roman" w:eastAsia="Times New Roman" w:hAnsi="Times New Roman" w:cs="Times New Roman"/>
                <w:b/>
                <w:sz w:val="20"/>
                <w:szCs w:val="26"/>
                <w:lang w:eastAsia="pt-BR"/>
              </w:rPr>
            </w:pPr>
            <w:proofErr w:type="spellStart"/>
            <w:r w:rsidRPr="007419E5">
              <w:rPr>
                <w:rFonts w:ascii="Times New Roman" w:eastAsia="Times New Roman" w:hAnsi="Times New Roman" w:cs="Times New Roman"/>
                <w:b/>
                <w:sz w:val="20"/>
                <w:szCs w:val="26"/>
                <w:lang w:eastAsia="pt-BR"/>
              </w:rPr>
              <w:t>GetNinjas</w:t>
            </w:r>
            <w:proofErr w:type="spellEnd"/>
          </w:p>
        </w:tc>
        <w:tc>
          <w:tcPr>
            <w:tcW w:w="1134" w:type="dxa"/>
          </w:tcPr>
          <w:p w:rsidR="00BC1700" w:rsidRPr="007419E5" w:rsidRDefault="00BC1700" w:rsidP="00C52291">
            <w:pPr>
              <w:jc w:val="center"/>
              <w:rPr>
                <w:rFonts w:ascii="Times New Roman" w:eastAsia="Times New Roman" w:hAnsi="Times New Roman" w:cs="Times New Roman"/>
                <w:b/>
                <w:sz w:val="20"/>
                <w:szCs w:val="26"/>
                <w:lang w:eastAsia="pt-BR"/>
              </w:rPr>
            </w:pPr>
            <w:proofErr w:type="spellStart"/>
            <w:r w:rsidRPr="007419E5">
              <w:rPr>
                <w:rFonts w:ascii="Times New Roman" w:eastAsia="Times New Roman" w:hAnsi="Times New Roman" w:cs="Times New Roman"/>
                <w:b/>
                <w:sz w:val="20"/>
                <w:szCs w:val="26"/>
                <w:lang w:eastAsia="pt-BR"/>
              </w:rPr>
              <w:t>Iguanafix</w:t>
            </w:r>
            <w:proofErr w:type="spellEnd"/>
          </w:p>
        </w:tc>
        <w:tc>
          <w:tcPr>
            <w:tcW w:w="1417" w:type="dxa"/>
          </w:tcPr>
          <w:p w:rsidR="00BC1700" w:rsidRPr="007419E5" w:rsidRDefault="00BC1700" w:rsidP="00C52291">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Recomind.net</w:t>
            </w:r>
          </w:p>
        </w:tc>
        <w:tc>
          <w:tcPr>
            <w:tcW w:w="885" w:type="dxa"/>
          </w:tcPr>
          <w:p w:rsidR="00BC1700" w:rsidRPr="007419E5" w:rsidRDefault="00BC1700" w:rsidP="00C52291">
            <w:pPr>
              <w:jc w:val="center"/>
              <w:rPr>
                <w:rFonts w:ascii="Times New Roman" w:eastAsia="Times New Roman" w:hAnsi="Times New Roman" w:cs="Times New Roman"/>
                <w:b/>
                <w:sz w:val="20"/>
                <w:szCs w:val="26"/>
                <w:lang w:eastAsia="pt-BR"/>
              </w:rPr>
            </w:pPr>
            <w:proofErr w:type="spellStart"/>
            <w:r w:rsidRPr="007419E5">
              <w:rPr>
                <w:rFonts w:ascii="Times New Roman" w:eastAsia="Times New Roman" w:hAnsi="Times New Roman" w:cs="Times New Roman"/>
                <w:b/>
                <w:sz w:val="20"/>
                <w:szCs w:val="26"/>
                <w:lang w:eastAsia="pt-BR"/>
              </w:rPr>
              <w:t>Bougue</w:t>
            </w:r>
            <w:proofErr w:type="spellEnd"/>
          </w:p>
        </w:tc>
        <w:tc>
          <w:tcPr>
            <w:tcW w:w="803" w:type="dxa"/>
          </w:tcPr>
          <w:p w:rsidR="00BC1700" w:rsidRPr="007419E5" w:rsidRDefault="00BC1700" w:rsidP="00C52291">
            <w:pPr>
              <w:jc w:val="center"/>
              <w:rPr>
                <w:rFonts w:ascii="Times New Roman" w:eastAsia="Times New Roman" w:hAnsi="Times New Roman" w:cs="Times New Roman"/>
                <w:b/>
                <w:sz w:val="20"/>
                <w:szCs w:val="26"/>
                <w:lang w:eastAsia="pt-BR"/>
              </w:rPr>
            </w:pPr>
            <w:proofErr w:type="spellStart"/>
            <w:r w:rsidRPr="007419E5">
              <w:rPr>
                <w:rFonts w:ascii="Times New Roman" w:eastAsia="Times New Roman" w:hAnsi="Times New Roman" w:cs="Times New Roman"/>
                <w:b/>
                <w:sz w:val="20"/>
                <w:szCs w:val="26"/>
                <w:lang w:eastAsia="pt-BR"/>
              </w:rPr>
              <w:t>ClickARQ</w:t>
            </w:r>
            <w:proofErr w:type="spellEnd"/>
          </w:p>
        </w:tc>
      </w:tr>
      <w:tr w:rsidR="00BC1700" w:rsidTr="00C52291">
        <w:tc>
          <w:tcPr>
            <w:tcW w:w="1395" w:type="dxa"/>
          </w:tcPr>
          <w:p w:rsidR="00BC1700" w:rsidRPr="007419E5" w:rsidRDefault="00BC1700" w:rsidP="00C52291">
            <w:pP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RNF/PER-05</w:t>
            </w:r>
          </w:p>
        </w:tc>
        <w:tc>
          <w:tcPr>
            <w:tcW w:w="1973" w:type="dxa"/>
          </w:tcPr>
          <w:p w:rsidR="00BC1700" w:rsidRPr="007419E5" w:rsidRDefault="00BC1700" w:rsidP="005B5194">
            <w:pPr>
              <w:jc w:val="center"/>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banco de dados deve ser atualizado em tempo real.</w:t>
            </w:r>
          </w:p>
        </w:tc>
        <w:tc>
          <w:tcPr>
            <w:tcW w:w="1229"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03"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r w:rsidR="00BC1700" w:rsidTr="00C52291">
        <w:tc>
          <w:tcPr>
            <w:tcW w:w="1395" w:type="dxa"/>
          </w:tcPr>
          <w:p w:rsidR="00BC1700" w:rsidRPr="007419E5" w:rsidRDefault="00BC1700" w:rsidP="00C52291">
            <w:pPr>
              <w:rPr>
                <w:sz w:val="20"/>
                <w:szCs w:val="20"/>
              </w:rPr>
            </w:pPr>
            <w:r w:rsidRPr="007419E5">
              <w:rPr>
                <w:rFonts w:ascii="Times New Roman" w:eastAsia="Times New Roman" w:hAnsi="Times New Roman" w:cs="Times New Roman"/>
                <w:sz w:val="20"/>
                <w:szCs w:val="20"/>
                <w:lang w:eastAsia="pt-BR"/>
              </w:rPr>
              <w:t>RNF/PER-06</w:t>
            </w:r>
          </w:p>
        </w:tc>
        <w:tc>
          <w:tcPr>
            <w:tcW w:w="1973" w:type="dxa"/>
          </w:tcPr>
          <w:p w:rsidR="00BC1700" w:rsidRPr="007419E5" w:rsidRDefault="00BC1700" w:rsidP="005B5194">
            <w:pPr>
              <w:jc w:val="center"/>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tempo de retorno das consultas (isto é, o intervalo de tempo entre qualquer consulta e seu resultado) não pode ser maior do que 7 segundos.</w:t>
            </w:r>
          </w:p>
        </w:tc>
        <w:tc>
          <w:tcPr>
            <w:tcW w:w="1229"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1134"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141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803"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r>
      <w:tr w:rsidR="00BC1700" w:rsidTr="00C52291">
        <w:tc>
          <w:tcPr>
            <w:tcW w:w="1395" w:type="dxa"/>
          </w:tcPr>
          <w:p w:rsidR="00BC1700" w:rsidRPr="007419E5" w:rsidRDefault="00BC1700" w:rsidP="00C52291">
            <w:pPr>
              <w:rPr>
                <w:sz w:val="20"/>
                <w:szCs w:val="20"/>
              </w:rPr>
            </w:pPr>
            <w:r w:rsidRPr="007419E5">
              <w:rPr>
                <w:rFonts w:ascii="Times New Roman" w:eastAsia="Times New Roman" w:hAnsi="Times New Roman" w:cs="Times New Roman"/>
                <w:sz w:val="20"/>
                <w:szCs w:val="20"/>
                <w:lang w:eastAsia="pt-BR"/>
              </w:rPr>
              <w:t>RNF/PER-07</w:t>
            </w:r>
          </w:p>
        </w:tc>
        <w:tc>
          <w:tcPr>
            <w:tcW w:w="1973" w:type="dxa"/>
          </w:tcPr>
          <w:p w:rsidR="00BC1700" w:rsidRPr="007419E5" w:rsidRDefault="00BC1700" w:rsidP="005B5194">
            <w:pPr>
              <w:jc w:val="center"/>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deve permitir acesso de qualquer local que disponha de um computador com acesso à Internet.</w:t>
            </w:r>
          </w:p>
        </w:tc>
        <w:tc>
          <w:tcPr>
            <w:tcW w:w="1229"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03"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BC1700" w:rsidRDefault="00BC1700" w:rsidP="00BC1700">
      <w:pPr>
        <w:spacing w:line="360" w:lineRule="auto"/>
        <w:jc w:val="both"/>
        <w:rPr>
          <w:rFonts w:ascii="Times New Roman" w:eastAsia="Times New Roman" w:hAnsi="Times New Roman" w:cs="Times New Roman"/>
          <w:sz w:val="24"/>
          <w:szCs w:val="24"/>
          <w:lang w:eastAsia="pt-BR"/>
        </w:rPr>
      </w:pPr>
    </w:p>
    <w:p w:rsidR="005727EE" w:rsidRDefault="005727EE" w:rsidP="005727E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Para um melhor entendimento da Tabela </w:t>
      </w:r>
      <w:r w:rsidRPr="000D2E0A">
        <w:rPr>
          <w:rFonts w:ascii="Times New Roman" w:eastAsia="Times New Roman" w:hAnsi="Times New Roman" w:cs="Times New Roman"/>
          <w:b/>
          <w:sz w:val="24"/>
          <w:szCs w:val="24"/>
          <w:lang w:eastAsia="pt-BR"/>
        </w:rPr>
        <w:t>3</w:t>
      </w:r>
      <w:r>
        <w:rPr>
          <w:rFonts w:ascii="Times New Roman" w:eastAsia="Times New Roman" w:hAnsi="Times New Roman" w:cs="Times New Roman"/>
          <w:sz w:val="24"/>
          <w:szCs w:val="24"/>
          <w:lang w:eastAsia="pt-BR"/>
        </w:rPr>
        <w:t>, é feito uma descrição detalhada dos requisitos de performance:</w:t>
      </w:r>
    </w:p>
    <w:p w:rsid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2D3A5C">
        <w:rPr>
          <w:rFonts w:ascii="Times New Roman" w:eastAsia="Times New Roman" w:hAnsi="Times New Roman" w:cs="Times New Roman"/>
          <w:b/>
          <w:sz w:val="24"/>
          <w:szCs w:val="24"/>
          <w:lang w:eastAsia="pt-BR"/>
        </w:rPr>
        <w:t>RNF/PE</w:t>
      </w:r>
      <w:r>
        <w:rPr>
          <w:rFonts w:ascii="Times New Roman" w:eastAsia="Times New Roman" w:hAnsi="Times New Roman" w:cs="Times New Roman"/>
          <w:b/>
          <w:sz w:val="24"/>
          <w:szCs w:val="24"/>
          <w:lang w:eastAsia="pt-BR"/>
        </w:rPr>
        <w:t>R</w:t>
      </w:r>
      <w:r w:rsidRPr="002D3A5C">
        <w:rPr>
          <w:rFonts w:ascii="Times New Roman" w:eastAsia="Times New Roman" w:hAnsi="Times New Roman" w:cs="Times New Roman"/>
          <w:b/>
          <w:sz w:val="24"/>
          <w:szCs w:val="24"/>
          <w:lang w:eastAsia="pt-BR"/>
        </w:rPr>
        <w:t>-05</w:t>
      </w:r>
      <w:r>
        <w:rPr>
          <w:rFonts w:ascii="Times New Roman" w:eastAsia="Times New Roman" w:hAnsi="Times New Roman" w:cs="Times New Roman"/>
          <w:sz w:val="24"/>
          <w:szCs w:val="24"/>
          <w:lang w:eastAsia="pt-BR"/>
        </w:rPr>
        <w:t xml:space="preserve">: </w:t>
      </w:r>
      <w:r w:rsidRPr="002D3A5C">
        <w:rPr>
          <w:rFonts w:ascii="Times New Roman" w:eastAsia="Times New Roman" w:hAnsi="Times New Roman" w:cs="Times New Roman"/>
          <w:sz w:val="24"/>
          <w:szCs w:val="24"/>
          <w:lang w:eastAsia="pt-BR"/>
        </w:rPr>
        <w:t xml:space="preserve">Requisito responsável pela atualização em tempo real dos dados cadastrado no banco de dados, esse quesito é utilizado por todos os </w:t>
      </w:r>
      <w:r>
        <w:rPr>
          <w:rFonts w:ascii="Times New Roman" w:eastAsia="Times New Roman" w:hAnsi="Times New Roman" w:cs="Times New Roman"/>
          <w:sz w:val="24"/>
          <w:szCs w:val="24"/>
          <w:lang w:eastAsia="pt-BR"/>
        </w:rPr>
        <w:t>softwares</w:t>
      </w:r>
      <w:r w:rsidRPr="002D3A5C">
        <w:rPr>
          <w:rFonts w:ascii="Times New Roman" w:eastAsia="Times New Roman" w:hAnsi="Times New Roman" w:cs="Times New Roman"/>
          <w:sz w:val="24"/>
          <w:szCs w:val="24"/>
          <w:lang w:eastAsia="pt-BR"/>
        </w:rPr>
        <w:t xml:space="preserve"> abordados.</w:t>
      </w:r>
    </w:p>
    <w:p w:rsid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90BDC">
        <w:rPr>
          <w:rFonts w:ascii="Times New Roman" w:eastAsia="Times New Roman" w:hAnsi="Times New Roman" w:cs="Times New Roman"/>
          <w:b/>
          <w:sz w:val="24"/>
          <w:szCs w:val="24"/>
          <w:lang w:eastAsia="pt-BR"/>
        </w:rPr>
        <w:t>RNF/PER-06</w:t>
      </w:r>
      <w:r w:rsidRPr="00590BDC">
        <w:rPr>
          <w:rFonts w:ascii="Times New Roman" w:eastAsia="Times New Roman" w:hAnsi="Times New Roman" w:cs="Times New Roman"/>
          <w:sz w:val="24"/>
          <w:szCs w:val="24"/>
          <w:lang w:eastAsia="pt-BR"/>
        </w:rPr>
        <w:t xml:space="preserve">: Requisito responsável por exibir o resultado de uma busca com o tempo inferior a 7 segundos, evitando assim </w:t>
      </w:r>
      <w:r>
        <w:rPr>
          <w:rFonts w:ascii="Times New Roman" w:eastAsia="Times New Roman" w:hAnsi="Times New Roman" w:cs="Times New Roman"/>
          <w:sz w:val="24"/>
          <w:szCs w:val="24"/>
          <w:lang w:eastAsia="pt-BR"/>
        </w:rPr>
        <w:t>transtorno</w:t>
      </w:r>
      <w:r w:rsidRPr="00590BDC">
        <w:rPr>
          <w:rFonts w:ascii="Times New Roman" w:eastAsia="Times New Roman" w:hAnsi="Times New Roman" w:cs="Times New Roman"/>
          <w:sz w:val="24"/>
          <w:szCs w:val="24"/>
          <w:lang w:eastAsia="pt-BR"/>
        </w:rPr>
        <w:t xml:space="preserve"> para usuários </w:t>
      </w:r>
      <w:r>
        <w:rPr>
          <w:rFonts w:ascii="Times New Roman" w:eastAsia="Times New Roman" w:hAnsi="Times New Roman" w:cs="Times New Roman"/>
          <w:sz w:val="24"/>
          <w:szCs w:val="24"/>
          <w:lang w:eastAsia="pt-BR"/>
        </w:rPr>
        <w:t xml:space="preserve">que aguardam </w:t>
      </w:r>
      <w:r w:rsidRPr="00590BDC">
        <w:rPr>
          <w:rFonts w:ascii="Times New Roman" w:eastAsia="Times New Roman" w:hAnsi="Times New Roman" w:cs="Times New Roman"/>
          <w:sz w:val="24"/>
          <w:szCs w:val="24"/>
          <w:lang w:eastAsia="pt-BR"/>
        </w:rPr>
        <w:t>por um resultado, está condição e aplicada apenas no sistema Recomind.net, o desenvolvimento desse requisito faz p</w:t>
      </w:r>
      <w:r>
        <w:rPr>
          <w:rFonts w:ascii="Times New Roman" w:eastAsia="Times New Roman" w:hAnsi="Times New Roman" w:cs="Times New Roman"/>
          <w:sz w:val="24"/>
          <w:szCs w:val="24"/>
          <w:lang w:eastAsia="pt-BR"/>
        </w:rPr>
        <w:t xml:space="preserve">arte do diferencial da aplicação </w:t>
      </w:r>
      <w:r w:rsidRPr="00590BDC">
        <w:rPr>
          <w:rFonts w:ascii="Times New Roman" w:eastAsia="Times New Roman" w:hAnsi="Times New Roman" w:cs="Times New Roman"/>
          <w:sz w:val="24"/>
          <w:szCs w:val="24"/>
          <w:lang w:eastAsia="pt-BR"/>
        </w:rPr>
        <w:t>propost</w:t>
      </w:r>
      <w:r>
        <w:rPr>
          <w:rFonts w:ascii="Times New Roman" w:eastAsia="Times New Roman" w:hAnsi="Times New Roman" w:cs="Times New Roman"/>
          <w:sz w:val="24"/>
          <w:szCs w:val="24"/>
          <w:lang w:eastAsia="pt-BR"/>
        </w:rPr>
        <w:t>a</w:t>
      </w:r>
      <w:r w:rsidRPr="00590BDC">
        <w:rPr>
          <w:rFonts w:ascii="Times New Roman" w:eastAsia="Times New Roman" w:hAnsi="Times New Roman" w:cs="Times New Roman"/>
          <w:sz w:val="24"/>
          <w:szCs w:val="24"/>
          <w:lang w:eastAsia="pt-BR"/>
        </w:rPr>
        <w:t xml:space="preserve">, devido </w:t>
      </w:r>
      <w:r>
        <w:rPr>
          <w:rFonts w:ascii="Times New Roman" w:eastAsia="Times New Roman" w:hAnsi="Times New Roman" w:cs="Times New Roman"/>
          <w:sz w:val="24"/>
          <w:szCs w:val="24"/>
          <w:lang w:eastAsia="pt-BR"/>
        </w:rPr>
        <w:t>a forma de implementação do banco de dados, garantindo rapidez em consultas complexas.</w:t>
      </w:r>
    </w:p>
    <w:p w:rsidR="00BC1700" w:rsidRP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RNF/PER-07</w:t>
      </w:r>
      <w:r>
        <w:rPr>
          <w:rFonts w:ascii="Times New Roman" w:eastAsia="Times New Roman" w:hAnsi="Times New Roman" w:cs="Times New Roman"/>
          <w:sz w:val="24"/>
          <w:szCs w:val="24"/>
          <w:lang w:eastAsia="pt-BR"/>
        </w:rPr>
        <w:t>: Por se tratar de uma aplicação totalmente web, este requisito é responsável pelo acesso ao sistema de qualquer computador com acesso a internet, essa condição é utilizada em todas as aplicações abordadas.</w:t>
      </w:r>
    </w:p>
    <w:p w:rsidR="00BC1700" w:rsidRDefault="00BC1700" w:rsidP="00BC1700">
      <w:pPr>
        <w:spacing w:line="360" w:lineRule="auto"/>
        <w:jc w:val="both"/>
        <w:rPr>
          <w:rFonts w:ascii="Times New Roman" w:eastAsia="Times New Roman" w:hAnsi="Times New Roman" w:cs="Times New Roman"/>
          <w:sz w:val="24"/>
          <w:szCs w:val="24"/>
          <w:lang w:eastAsia="pt-BR"/>
        </w:rPr>
      </w:pPr>
    </w:p>
    <w:p w:rsidR="005727EE" w:rsidRPr="005727EE" w:rsidRDefault="005727EE" w:rsidP="005727EE">
      <w:pPr>
        <w:ind w:firstLine="709"/>
        <w:jc w:val="center"/>
        <w:rPr>
          <w:rFonts w:ascii="Times New Roman" w:eastAsia="Times New Roman" w:hAnsi="Times New Roman" w:cs="Times New Roman"/>
          <w:sz w:val="24"/>
          <w:szCs w:val="24"/>
          <w:lang w:eastAsia="pt-BR"/>
        </w:rPr>
      </w:pPr>
      <w:bookmarkStart w:id="166" w:name="_Toc404667070"/>
      <w:r w:rsidRPr="005727EE">
        <w:rPr>
          <w:rFonts w:ascii="Times New Roman" w:eastAsia="Times New Roman" w:hAnsi="Times New Roman" w:cs="Times New Roman"/>
          <w:sz w:val="24"/>
          <w:szCs w:val="24"/>
          <w:lang w:eastAsia="pt-BR"/>
        </w:rPr>
        <w:t xml:space="preserve">Tabela </w:t>
      </w:r>
      <w:r w:rsidR="001B0E1D" w:rsidRPr="005727EE">
        <w:rPr>
          <w:rFonts w:ascii="Times New Roman" w:eastAsia="Times New Roman" w:hAnsi="Times New Roman" w:cs="Times New Roman"/>
          <w:sz w:val="24"/>
          <w:szCs w:val="24"/>
          <w:lang w:eastAsia="pt-BR"/>
        </w:rPr>
        <w:fldChar w:fldCharType="begin"/>
      </w:r>
      <w:r w:rsidRPr="005727EE">
        <w:rPr>
          <w:rFonts w:ascii="Times New Roman" w:eastAsia="Times New Roman" w:hAnsi="Times New Roman" w:cs="Times New Roman"/>
          <w:sz w:val="24"/>
          <w:szCs w:val="24"/>
          <w:lang w:eastAsia="pt-BR"/>
        </w:rPr>
        <w:instrText xml:space="preserve"> SEQ Tabela \* ARABIC </w:instrText>
      </w:r>
      <w:r w:rsidR="001B0E1D" w:rsidRPr="005727EE">
        <w:rPr>
          <w:rFonts w:ascii="Times New Roman" w:eastAsia="Times New Roman" w:hAnsi="Times New Roman" w:cs="Times New Roman"/>
          <w:sz w:val="24"/>
          <w:szCs w:val="24"/>
          <w:lang w:eastAsia="pt-BR"/>
        </w:rPr>
        <w:fldChar w:fldCharType="separate"/>
      </w:r>
      <w:r w:rsidR="002720CC">
        <w:rPr>
          <w:rFonts w:ascii="Times New Roman" w:eastAsia="Times New Roman" w:hAnsi="Times New Roman" w:cs="Times New Roman"/>
          <w:noProof/>
          <w:sz w:val="24"/>
          <w:szCs w:val="24"/>
          <w:lang w:eastAsia="pt-BR"/>
        </w:rPr>
        <w:t>4</w:t>
      </w:r>
      <w:r w:rsidR="001B0E1D" w:rsidRPr="005727EE">
        <w:rPr>
          <w:rFonts w:ascii="Times New Roman" w:eastAsia="Times New Roman" w:hAnsi="Times New Roman" w:cs="Times New Roman"/>
          <w:sz w:val="24"/>
          <w:szCs w:val="24"/>
          <w:lang w:eastAsia="pt-BR"/>
        </w:rPr>
        <w:fldChar w:fldCharType="end"/>
      </w:r>
      <w:r w:rsidRPr="005727EE">
        <w:rPr>
          <w:rFonts w:ascii="Times New Roman" w:eastAsia="Times New Roman" w:hAnsi="Times New Roman" w:cs="Times New Roman"/>
          <w:sz w:val="24"/>
          <w:szCs w:val="24"/>
          <w:lang w:eastAsia="pt-BR"/>
        </w:rPr>
        <w:t>. Requisitos não-funcionais de Usabilidade.</w:t>
      </w:r>
      <w:bookmarkEnd w:id="166"/>
    </w:p>
    <w:tbl>
      <w:tblPr>
        <w:tblStyle w:val="Tabelacomgrade"/>
        <w:tblW w:w="9782" w:type="dxa"/>
        <w:tblInd w:w="-743" w:type="dxa"/>
        <w:tblLayout w:type="fixed"/>
        <w:tblLook w:val="04A0"/>
      </w:tblPr>
      <w:tblGrid>
        <w:gridCol w:w="1366"/>
        <w:gridCol w:w="1895"/>
        <w:gridCol w:w="1134"/>
        <w:gridCol w:w="1134"/>
        <w:gridCol w:w="1134"/>
        <w:gridCol w:w="1418"/>
        <w:gridCol w:w="992"/>
        <w:gridCol w:w="709"/>
      </w:tblGrid>
      <w:tr w:rsidR="005727EE" w:rsidTr="00C52291">
        <w:tc>
          <w:tcPr>
            <w:tcW w:w="1366"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ID</w:t>
            </w:r>
          </w:p>
        </w:tc>
        <w:tc>
          <w:tcPr>
            <w:tcW w:w="1895"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Requisitos</w:t>
            </w:r>
          </w:p>
        </w:tc>
        <w:tc>
          <w:tcPr>
            <w:tcW w:w="1134"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Software Proposto</w:t>
            </w:r>
          </w:p>
        </w:tc>
        <w:tc>
          <w:tcPr>
            <w:tcW w:w="1134" w:type="dxa"/>
          </w:tcPr>
          <w:p w:rsidR="005727EE" w:rsidRPr="007419E5" w:rsidRDefault="005727EE"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GetNinjas</w:t>
            </w:r>
            <w:proofErr w:type="spellEnd"/>
          </w:p>
        </w:tc>
        <w:tc>
          <w:tcPr>
            <w:tcW w:w="1134" w:type="dxa"/>
          </w:tcPr>
          <w:p w:rsidR="005727EE" w:rsidRPr="007419E5" w:rsidRDefault="005727EE"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Iguanafix</w:t>
            </w:r>
            <w:proofErr w:type="spellEnd"/>
          </w:p>
        </w:tc>
        <w:tc>
          <w:tcPr>
            <w:tcW w:w="1418"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Recomind.net</w:t>
            </w:r>
          </w:p>
        </w:tc>
        <w:tc>
          <w:tcPr>
            <w:tcW w:w="992" w:type="dxa"/>
          </w:tcPr>
          <w:p w:rsidR="005727EE" w:rsidRPr="007419E5" w:rsidRDefault="005727EE"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Bougue</w:t>
            </w:r>
            <w:proofErr w:type="spellEnd"/>
          </w:p>
        </w:tc>
        <w:tc>
          <w:tcPr>
            <w:tcW w:w="709" w:type="dxa"/>
          </w:tcPr>
          <w:p w:rsidR="005727EE" w:rsidRPr="007419E5" w:rsidRDefault="005727EE"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ClickARQ</w:t>
            </w:r>
            <w:proofErr w:type="spellEnd"/>
          </w:p>
        </w:tc>
      </w:tr>
      <w:tr w:rsidR="005727EE" w:rsidTr="00C52291">
        <w:tc>
          <w:tcPr>
            <w:tcW w:w="1366" w:type="dxa"/>
          </w:tcPr>
          <w:p w:rsidR="005727EE" w:rsidRPr="007419E5" w:rsidRDefault="005727EE" w:rsidP="00C52291">
            <w:pPr>
              <w:rPr>
                <w:sz w:val="20"/>
                <w:szCs w:val="20"/>
              </w:rPr>
            </w:pPr>
            <w:r w:rsidRPr="007419E5">
              <w:rPr>
                <w:rFonts w:ascii="Times New Roman" w:eastAsia="Times New Roman" w:hAnsi="Times New Roman" w:cs="Times New Roman"/>
                <w:sz w:val="20"/>
                <w:szCs w:val="20"/>
                <w:lang w:eastAsia="pt-BR"/>
              </w:rPr>
              <w:t>RNF/USA-08</w:t>
            </w:r>
          </w:p>
        </w:tc>
        <w:tc>
          <w:tcPr>
            <w:tcW w:w="1895" w:type="dxa"/>
          </w:tcPr>
          <w:p w:rsidR="005727EE" w:rsidRPr="007419E5" w:rsidRDefault="005727EE" w:rsidP="005B5194">
            <w:pPr>
              <w:jc w:val="center"/>
              <w:rPr>
                <w:rFonts w:ascii="Times New Roman" w:hAnsi="Times New Roman" w:cs="Times New Roman"/>
                <w:sz w:val="20"/>
                <w:szCs w:val="20"/>
              </w:rPr>
            </w:pPr>
            <w:r w:rsidRPr="007419E5">
              <w:rPr>
                <w:rFonts w:ascii="Times New Roman" w:hAnsi="Times New Roman" w:cs="Times New Roman"/>
                <w:sz w:val="20"/>
                <w:szCs w:val="20"/>
              </w:rPr>
              <w:t>O sistema será operado em ambiente totalmente web.</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r w:rsidR="005727EE" w:rsidTr="00C52291">
        <w:tc>
          <w:tcPr>
            <w:tcW w:w="1366" w:type="dxa"/>
          </w:tcPr>
          <w:p w:rsidR="005727EE" w:rsidRPr="007419E5" w:rsidRDefault="005727EE" w:rsidP="00C52291">
            <w:pPr>
              <w:rPr>
                <w:sz w:val="20"/>
                <w:szCs w:val="20"/>
              </w:rPr>
            </w:pPr>
            <w:r w:rsidRPr="007419E5">
              <w:rPr>
                <w:rFonts w:ascii="Times New Roman" w:eastAsia="Times New Roman" w:hAnsi="Times New Roman" w:cs="Times New Roman"/>
                <w:sz w:val="20"/>
                <w:szCs w:val="20"/>
                <w:lang w:eastAsia="pt-BR"/>
              </w:rPr>
              <w:t>RNF/USA-09</w:t>
            </w:r>
          </w:p>
        </w:tc>
        <w:tc>
          <w:tcPr>
            <w:tcW w:w="1895" w:type="dxa"/>
          </w:tcPr>
          <w:p w:rsidR="005727EE" w:rsidRPr="007419E5" w:rsidRDefault="005727EE" w:rsidP="005B5194">
            <w:pPr>
              <w:jc w:val="center"/>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usará uma interface intuitiva que permitirá a utilização do sistema com toda sua potencialidade em um curto espaço de tempo e beneficiará o trabalho dos usuários.</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r>
      <w:tr w:rsidR="005727EE" w:rsidTr="00C52291">
        <w:tc>
          <w:tcPr>
            <w:tcW w:w="1366" w:type="dxa"/>
          </w:tcPr>
          <w:p w:rsidR="005727EE" w:rsidRPr="007419E5" w:rsidRDefault="005727EE" w:rsidP="00C52291">
            <w:pPr>
              <w:rPr>
                <w:sz w:val="20"/>
                <w:szCs w:val="20"/>
              </w:rPr>
            </w:pPr>
            <w:r w:rsidRPr="007419E5">
              <w:rPr>
                <w:rFonts w:ascii="Times New Roman" w:eastAsia="Times New Roman" w:hAnsi="Times New Roman" w:cs="Times New Roman"/>
                <w:sz w:val="20"/>
                <w:szCs w:val="20"/>
                <w:lang w:eastAsia="pt-BR"/>
              </w:rPr>
              <w:t>RNF/USA-10</w:t>
            </w:r>
          </w:p>
        </w:tc>
        <w:tc>
          <w:tcPr>
            <w:tcW w:w="1895" w:type="dxa"/>
          </w:tcPr>
          <w:p w:rsidR="005727EE" w:rsidRPr="007419E5" w:rsidRDefault="005727EE" w:rsidP="005B5194">
            <w:pPr>
              <w:jc w:val="center"/>
              <w:rPr>
                <w:rFonts w:ascii="Times New Roman" w:hAnsi="Times New Roman" w:cs="Times New Roman"/>
                <w:sz w:val="20"/>
                <w:szCs w:val="20"/>
              </w:rPr>
            </w:pPr>
            <w:r w:rsidRPr="007419E5">
              <w:rPr>
                <w:rFonts w:ascii="Times New Roman" w:hAnsi="Times New Roman" w:cs="Times New Roman"/>
                <w:sz w:val="20"/>
                <w:szCs w:val="20"/>
              </w:rPr>
              <w:t>As mensagens de erros devem ser claras e concisas para o entendimento perfeito do usuário do sistema.</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BC1700" w:rsidRDefault="00BC1700" w:rsidP="00BC1700">
      <w:pPr>
        <w:spacing w:line="360" w:lineRule="auto"/>
        <w:jc w:val="both"/>
        <w:rPr>
          <w:rFonts w:ascii="Times New Roman" w:eastAsia="Times New Roman" w:hAnsi="Times New Roman" w:cs="Times New Roman"/>
          <w:sz w:val="24"/>
          <w:szCs w:val="24"/>
          <w:lang w:eastAsia="pt-BR"/>
        </w:rPr>
      </w:pPr>
    </w:p>
    <w:p w:rsidR="005727EE" w:rsidRDefault="005727EE" w:rsidP="005727E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4</w:t>
      </w:r>
      <w:r>
        <w:rPr>
          <w:rFonts w:ascii="Times New Roman" w:eastAsia="Times New Roman" w:hAnsi="Times New Roman" w:cs="Times New Roman"/>
          <w:sz w:val="24"/>
          <w:szCs w:val="24"/>
          <w:lang w:eastAsia="pt-BR"/>
        </w:rPr>
        <w:t>, é feito uma descrição detalhada dos requisitos de usabilidade:</w:t>
      </w:r>
    </w:p>
    <w:p w:rsid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lastRenderedPageBreak/>
        <w:t>RNF/USA</w:t>
      </w:r>
      <w:r w:rsidRPr="00F231A1">
        <w:rPr>
          <w:rFonts w:ascii="Times New Roman" w:eastAsia="Times New Roman" w:hAnsi="Times New Roman" w:cs="Times New Roman"/>
          <w:b/>
          <w:sz w:val="24"/>
          <w:szCs w:val="24"/>
          <w:lang w:eastAsia="pt-BR"/>
        </w:rPr>
        <w:t>-0</w:t>
      </w:r>
      <w:r>
        <w:rPr>
          <w:rFonts w:ascii="Times New Roman" w:eastAsia="Times New Roman" w:hAnsi="Times New Roman" w:cs="Times New Roman"/>
          <w:b/>
          <w:sz w:val="24"/>
          <w:szCs w:val="24"/>
          <w:lang w:eastAsia="pt-BR"/>
        </w:rPr>
        <w:t>8</w:t>
      </w:r>
      <w:r>
        <w:rPr>
          <w:rFonts w:ascii="Times New Roman" w:eastAsia="Times New Roman" w:hAnsi="Times New Roman" w:cs="Times New Roman"/>
          <w:sz w:val="24"/>
          <w:szCs w:val="24"/>
          <w:lang w:eastAsia="pt-BR"/>
        </w:rPr>
        <w:t>: Requisito garante que a aplicação seja operada somente em ambiente web, essa condição é utilizada em todos os sistemas levantados.</w:t>
      </w:r>
    </w:p>
    <w:p w:rsidR="005727EE" w:rsidRPr="00471C00"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845A5B">
        <w:rPr>
          <w:rFonts w:ascii="Times New Roman" w:eastAsia="Times New Roman" w:hAnsi="Times New Roman" w:cs="Times New Roman"/>
          <w:b/>
          <w:sz w:val="24"/>
          <w:szCs w:val="24"/>
          <w:lang w:eastAsia="pt-BR"/>
        </w:rPr>
        <w:t>RNF/USA-09</w:t>
      </w:r>
      <w:r w:rsidRPr="00845A5B">
        <w:rPr>
          <w:rFonts w:ascii="Times New Roman" w:eastAsia="Times New Roman" w:hAnsi="Times New Roman" w:cs="Times New Roman"/>
          <w:sz w:val="24"/>
          <w:szCs w:val="24"/>
          <w:lang w:eastAsia="pt-BR"/>
        </w:rPr>
        <w:t xml:space="preserve">: Requisito </w:t>
      </w:r>
      <w:r>
        <w:rPr>
          <w:rFonts w:ascii="Times New Roman" w:eastAsia="Times New Roman" w:hAnsi="Times New Roman" w:cs="Times New Roman"/>
          <w:sz w:val="24"/>
          <w:szCs w:val="24"/>
          <w:lang w:eastAsia="pt-BR"/>
        </w:rPr>
        <w:t xml:space="preserve">responsável pela </w:t>
      </w:r>
      <w:r w:rsidRPr="00845A5B">
        <w:rPr>
          <w:rFonts w:ascii="Times New Roman" w:eastAsia="Times New Roman" w:hAnsi="Times New Roman" w:cs="Times New Roman"/>
          <w:sz w:val="24"/>
          <w:szCs w:val="24"/>
          <w:lang w:eastAsia="pt-BR"/>
        </w:rPr>
        <w:t xml:space="preserve">utilização </w:t>
      </w:r>
      <w:r>
        <w:rPr>
          <w:rFonts w:ascii="Times New Roman" w:eastAsia="Times New Roman" w:hAnsi="Times New Roman" w:cs="Times New Roman"/>
          <w:sz w:val="24"/>
          <w:szCs w:val="24"/>
          <w:lang w:eastAsia="pt-BR"/>
        </w:rPr>
        <w:t>de</w:t>
      </w:r>
      <w:r w:rsidRPr="00845A5B">
        <w:rPr>
          <w:rFonts w:ascii="Times New Roman" w:eastAsia="Times New Roman" w:hAnsi="Times New Roman" w:cs="Times New Roman"/>
          <w:sz w:val="24"/>
          <w:szCs w:val="24"/>
          <w:lang w:eastAsia="pt-BR"/>
        </w:rPr>
        <w:t xml:space="preserve"> interface</w:t>
      </w:r>
      <w:r>
        <w:rPr>
          <w:rFonts w:ascii="Times New Roman" w:eastAsia="Times New Roman" w:hAnsi="Times New Roman" w:cs="Times New Roman"/>
          <w:sz w:val="24"/>
          <w:szCs w:val="24"/>
          <w:lang w:eastAsia="pt-BR"/>
        </w:rPr>
        <w:t xml:space="preserve">s intuitiva, garantindo que o usuário entenda todos os passos para uma boa utilização do sistema, potencializando todas a vantagens que beneficia os usuários, esse item é utilizado por todos os sistemas abordados exceto o </w:t>
      </w:r>
      <w:proofErr w:type="spellStart"/>
      <w:r w:rsidRPr="00807841">
        <w:rPr>
          <w:rFonts w:ascii="Times New Roman" w:eastAsia="Times New Roman" w:hAnsi="Times New Roman" w:cs="Times New Roman"/>
          <w:sz w:val="24"/>
          <w:szCs w:val="26"/>
          <w:lang w:eastAsia="pt-BR"/>
        </w:rPr>
        <w:t>ClickARQ</w:t>
      </w:r>
      <w:proofErr w:type="spellEnd"/>
      <w:r>
        <w:rPr>
          <w:rFonts w:ascii="Times New Roman" w:eastAsia="Times New Roman" w:hAnsi="Times New Roman" w:cs="Times New Roman"/>
          <w:sz w:val="24"/>
          <w:szCs w:val="26"/>
          <w:lang w:eastAsia="pt-BR"/>
        </w:rPr>
        <w:t>, análise feita na usabilidade dessa aplicação constatou uma má usabilidade das interfaces para o processo de sua utilização.</w:t>
      </w:r>
    </w:p>
    <w:p w:rsid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RNF/USA</w:t>
      </w:r>
      <w:r w:rsidRPr="00471C00">
        <w:rPr>
          <w:rFonts w:ascii="Times New Roman" w:eastAsia="Times New Roman" w:hAnsi="Times New Roman" w:cs="Times New Roman"/>
          <w:b/>
          <w:sz w:val="24"/>
          <w:szCs w:val="24"/>
          <w:lang w:eastAsia="pt-BR"/>
        </w:rPr>
        <w:t>-10</w:t>
      </w:r>
      <w:r>
        <w:rPr>
          <w:rFonts w:ascii="Times New Roman" w:eastAsia="Times New Roman" w:hAnsi="Times New Roman" w:cs="Times New Roman"/>
          <w:sz w:val="24"/>
          <w:szCs w:val="24"/>
          <w:lang w:eastAsia="pt-BR"/>
        </w:rPr>
        <w:t>: Requisito responsável por exibir de forma clara para os usuários, mensagens de erros como: preenchimento indevido de campos, essa condição é utilizada em todos os sistemas abordados.</w:t>
      </w:r>
    </w:p>
    <w:p w:rsidR="005727EE" w:rsidRDefault="005727EE" w:rsidP="005727EE">
      <w:pPr>
        <w:spacing w:line="360" w:lineRule="auto"/>
        <w:jc w:val="both"/>
        <w:rPr>
          <w:rFonts w:ascii="Times New Roman" w:eastAsia="Times New Roman" w:hAnsi="Times New Roman" w:cs="Times New Roman"/>
          <w:sz w:val="24"/>
          <w:szCs w:val="24"/>
          <w:lang w:eastAsia="pt-BR"/>
        </w:rPr>
      </w:pPr>
    </w:p>
    <w:p w:rsidR="001D2158" w:rsidRPr="001D2158" w:rsidRDefault="001D2158" w:rsidP="001D2158">
      <w:pPr>
        <w:ind w:firstLine="709"/>
        <w:jc w:val="center"/>
        <w:rPr>
          <w:rFonts w:ascii="Times New Roman" w:eastAsia="Times New Roman" w:hAnsi="Times New Roman" w:cs="Times New Roman"/>
          <w:sz w:val="24"/>
          <w:szCs w:val="24"/>
          <w:lang w:eastAsia="pt-BR"/>
        </w:rPr>
      </w:pPr>
      <w:bookmarkStart w:id="167" w:name="_Toc404667071"/>
      <w:r w:rsidRPr="001D2158">
        <w:rPr>
          <w:rFonts w:ascii="Times New Roman" w:eastAsia="Times New Roman" w:hAnsi="Times New Roman" w:cs="Times New Roman"/>
          <w:sz w:val="24"/>
          <w:szCs w:val="24"/>
          <w:lang w:eastAsia="pt-BR"/>
        </w:rPr>
        <w:t xml:space="preserve">Tabela </w:t>
      </w:r>
      <w:r w:rsidR="001B0E1D" w:rsidRPr="001D2158">
        <w:rPr>
          <w:rFonts w:ascii="Times New Roman" w:eastAsia="Times New Roman" w:hAnsi="Times New Roman" w:cs="Times New Roman"/>
          <w:sz w:val="24"/>
          <w:szCs w:val="24"/>
          <w:lang w:eastAsia="pt-BR"/>
        </w:rPr>
        <w:fldChar w:fldCharType="begin"/>
      </w:r>
      <w:r w:rsidRPr="001D2158">
        <w:rPr>
          <w:rFonts w:ascii="Times New Roman" w:eastAsia="Times New Roman" w:hAnsi="Times New Roman" w:cs="Times New Roman"/>
          <w:sz w:val="24"/>
          <w:szCs w:val="24"/>
          <w:lang w:eastAsia="pt-BR"/>
        </w:rPr>
        <w:instrText xml:space="preserve"> SEQ Tabela \* ARABIC </w:instrText>
      </w:r>
      <w:r w:rsidR="001B0E1D" w:rsidRPr="001D2158">
        <w:rPr>
          <w:rFonts w:ascii="Times New Roman" w:eastAsia="Times New Roman" w:hAnsi="Times New Roman" w:cs="Times New Roman"/>
          <w:sz w:val="24"/>
          <w:szCs w:val="24"/>
          <w:lang w:eastAsia="pt-BR"/>
        </w:rPr>
        <w:fldChar w:fldCharType="separate"/>
      </w:r>
      <w:r w:rsidR="002720CC">
        <w:rPr>
          <w:rFonts w:ascii="Times New Roman" w:eastAsia="Times New Roman" w:hAnsi="Times New Roman" w:cs="Times New Roman"/>
          <w:noProof/>
          <w:sz w:val="24"/>
          <w:szCs w:val="24"/>
          <w:lang w:eastAsia="pt-BR"/>
        </w:rPr>
        <w:t>5</w:t>
      </w:r>
      <w:r w:rsidR="001B0E1D" w:rsidRPr="001D2158">
        <w:rPr>
          <w:rFonts w:ascii="Times New Roman" w:eastAsia="Times New Roman" w:hAnsi="Times New Roman" w:cs="Times New Roman"/>
          <w:sz w:val="24"/>
          <w:szCs w:val="24"/>
          <w:lang w:eastAsia="pt-BR"/>
        </w:rPr>
        <w:fldChar w:fldCharType="end"/>
      </w:r>
      <w:r w:rsidRPr="001D2158">
        <w:rPr>
          <w:rFonts w:ascii="Times New Roman" w:eastAsia="Times New Roman" w:hAnsi="Times New Roman" w:cs="Times New Roman"/>
          <w:sz w:val="24"/>
          <w:szCs w:val="24"/>
          <w:lang w:eastAsia="pt-BR"/>
        </w:rPr>
        <w:t xml:space="preserve">. Requisitos não-funcionais de </w:t>
      </w:r>
      <w:proofErr w:type="spellStart"/>
      <w:r w:rsidRPr="001D2158">
        <w:rPr>
          <w:rFonts w:ascii="Times New Roman" w:eastAsia="Times New Roman" w:hAnsi="Times New Roman" w:cs="Times New Roman"/>
          <w:sz w:val="24"/>
          <w:szCs w:val="24"/>
          <w:lang w:eastAsia="pt-BR"/>
        </w:rPr>
        <w:t>Manutenabilidade</w:t>
      </w:r>
      <w:proofErr w:type="spellEnd"/>
      <w:r w:rsidRPr="001D2158">
        <w:rPr>
          <w:rFonts w:ascii="Times New Roman" w:eastAsia="Times New Roman" w:hAnsi="Times New Roman" w:cs="Times New Roman"/>
          <w:sz w:val="24"/>
          <w:szCs w:val="24"/>
          <w:lang w:eastAsia="pt-BR"/>
        </w:rPr>
        <w:t>.</w:t>
      </w:r>
      <w:bookmarkEnd w:id="167"/>
    </w:p>
    <w:tbl>
      <w:tblPr>
        <w:tblStyle w:val="Tabelacomgrade"/>
        <w:tblW w:w="10207" w:type="dxa"/>
        <w:tblInd w:w="-743" w:type="dxa"/>
        <w:tblLayout w:type="fixed"/>
        <w:tblLook w:val="04A0"/>
      </w:tblPr>
      <w:tblGrid>
        <w:gridCol w:w="1494"/>
        <w:gridCol w:w="2192"/>
        <w:gridCol w:w="1134"/>
        <w:gridCol w:w="1134"/>
        <w:gridCol w:w="1134"/>
        <w:gridCol w:w="1418"/>
        <w:gridCol w:w="992"/>
        <w:gridCol w:w="709"/>
      </w:tblGrid>
      <w:tr w:rsidR="001D2158" w:rsidTr="00C52291">
        <w:tc>
          <w:tcPr>
            <w:tcW w:w="1494"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ID</w:t>
            </w:r>
          </w:p>
        </w:tc>
        <w:tc>
          <w:tcPr>
            <w:tcW w:w="2192"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Requisitos</w:t>
            </w:r>
          </w:p>
        </w:tc>
        <w:tc>
          <w:tcPr>
            <w:tcW w:w="1134"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Software Proposto</w:t>
            </w:r>
          </w:p>
        </w:tc>
        <w:tc>
          <w:tcPr>
            <w:tcW w:w="1134" w:type="dxa"/>
          </w:tcPr>
          <w:p w:rsidR="001D2158" w:rsidRPr="007419E5" w:rsidRDefault="001D2158"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GetNinjas</w:t>
            </w:r>
            <w:proofErr w:type="spellEnd"/>
          </w:p>
        </w:tc>
        <w:tc>
          <w:tcPr>
            <w:tcW w:w="1134" w:type="dxa"/>
          </w:tcPr>
          <w:p w:rsidR="001D2158" w:rsidRPr="007419E5" w:rsidRDefault="001D2158"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Iguanafix</w:t>
            </w:r>
            <w:proofErr w:type="spellEnd"/>
          </w:p>
        </w:tc>
        <w:tc>
          <w:tcPr>
            <w:tcW w:w="1418"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Recomind.net</w:t>
            </w:r>
          </w:p>
        </w:tc>
        <w:tc>
          <w:tcPr>
            <w:tcW w:w="992" w:type="dxa"/>
          </w:tcPr>
          <w:p w:rsidR="001D2158" w:rsidRPr="007419E5" w:rsidRDefault="001D2158"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Bougue</w:t>
            </w:r>
            <w:proofErr w:type="spellEnd"/>
          </w:p>
        </w:tc>
        <w:tc>
          <w:tcPr>
            <w:tcW w:w="709" w:type="dxa"/>
          </w:tcPr>
          <w:p w:rsidR="001D2158" w:rsidRPr="007419E5" w:rsidRDefault="001D2158"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ClickARQ</w:t>
            </w:r>
            <w:proofErr w:type="spellEnd"/>
          </w:p>
        </w:tc>
      </w:tr>
      <w:tr w:rsidR="001D2158" w:rsidTr="00C52291">
        <w:tc>
          <w:tcPr>
            <w:tcW w:w="1494" w:type="dxa"/>
          </w:tcPr>
          <w:p w:rsidR="001D2158" w:rsidRPr="007419E5" w:rsidRDefault="001D2158" w:rsidP="00C52291">
            <w:pPr>
              <w:rPr>
                <w:sz w:val="20"/>
                <w:szCs w:val="20"/>
              </w:rPr>
            </w:pPr>
            <w:r w:rsidRPr="007419E5">
              <w:rPr>
                <w:rFonts w:ascii="Times New Roman" w:eastAsia="Times New Roman" w:hAnsi="Times New Roman" w:cs="Times New Roman"/>
                <w:sz w:val="20"/>
                <w:szCs w:val="20"/>
                <w:lang w:eastAsia="pt-BR"/>
              </w:rPr>
              <w:t>RNF/MAN-11</w:t>
            </w:r>
          </w:p>
        </w:tc>
        <w:tc>
          <w:tcPr>
            <w:tcW w:w="2192" w:type="dxa"/>
          </w:tcPr>
          <w:p w:rsidR="001D2158" w:rsidRPr="007419E5" w:rsidRDefault="001D2158" w:rsidP="005B5194">
            <w:pPr>
              <w:jc w:val="center"/>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será dividido em módulos, de modo que as atualizações serão feitas mais rapidamente e sem a necessidade de longos períodos de atualização onde o sistema ficaria impossibilitado de operar.</w:t>
            </w:r>
          </w:p>
        </w:tc>
        <w:tc>
          <w:tcPr>
            <w:tcW w:w="1134"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BC1700" w:rsidRDefault="00BC1700" w:rsidP="00BC1700">
      <w:pPr>
        <w:spacing w:line="360" w:lineRule="auto"/>
        <w:jc w:val="both"/>
        <w:rPr>
          <w:rFonts w:ascii="Times New Roman" w:eastAsia="Times New Roman" w:hAnsi="Times New Roman" w:cs="Times New Roman"/>
          <w:sz w:val="24"/>
          <w:szCs w:val="24"/>
          <w:lang w:eastAsia="pt-BR"/>
        </w:rPr>
      </w:pPr>
    </w:p>
    <w:p w:rsidR="001D2158" w:rsidRDefault="001D2158" w:rsidP="001D215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5</w:t>
      </w:r>
      <w:r>
        <w:rPr>
          <w:rFonts w:ascii="Times New Roman" w:eastAsia="Times New Roman" w:hAnsi="Times New Roman" w:cs="Times New Roman"/>
          <w:sz w:val="24"/>
          <w:szCs w:val="24"/>
          <w:lang w:eastAsia="pt-BR"/>
        </w:rPr>
        <w:t xml:space="preserve">, é feito uma descrição detalhada do requisito de </w:t>
      </w:r>
      <w:proofErr w:type="spellStart"/>
      <w:r>
        <w:rPr>
          <w:rFonts w:ascii="Times New Roman" w:eastAsia="Times New Roman" w:hAnsi="Times New Roman" w:cs="Times New Roman"/>
          <w:sz w:val="24"/>
          <w:szCs w:val="24"/>
          <w:lang w:eastAsia="pt-BR"/>
        </w:rPr>
        <w:t>manutenabilidade</w:t>
      </w:r>
      <w:proofErr w:type="spellEnd"/>
      <w:r>
        <w:rPr>
          <w:rFonts w:ascii="Times New Roman" w:eastAsia="Times New Roman" w:hAnsi="Times New Roman" w:cs="Times New Roman"/>
          <w:sz w:val="24"/>
          <w:szCs w:val="24"/>
          <w:lang w:eastAsia="pt-BR"/>
        </w:rPr>
        <w:t>:</w:t>
      </w:r>
    </w:p>
    <w:p w:rsidR="001D2158" w:rsidRDefault="001D2158"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8A2AE3">
        <w:rPr>
          <w:rFonts w:ascii="Times New Roman" w:eastAsia="Times New Roman" w:hAnsi="Times New Roman" w:cs="Times New Roman"/>
          <w:b/>
          <w:sz w:val="24"/>
          <w:szCs w:val="24"/>
          <w:lang w:eastAsia="pt-BR"/>
        </w:rPr>
        <w:t>RNF/MAN-11</w:t>
      </w:r>
      <w:r w:rsidRPr="008A2AE3">
        <w:rPr>
          <w:rFonts w:ascii="Times New Roman" w:eastAsia="Times New Roman" w:hAnsi="Times New Roman" w:cs="Times New Roman"/>
          <w:sz w:val="24"/>
          <w:szCs w:val="24"/>
          <w:lang w:eastAsia="pt-BR"/>
        </w:rPr>
        <w:t>: Requisito responsável por modularizar à aplicação, de modo que as atualizações futuras possam ser feitas apenas naquele modulo que a necessite</w:t>
      </w:r>
      <w:r>
        <w:rPr>
          <w:rFonts w:ascii="Times New Roman" w:eastAsia="Times New Roman" w:hAnsi="Times New Roman" w:cs="Times New Roman"/>
          <w:sz w:val="24"/>
          <w:szCs w:val="24"/>
          <w:lang w:eastAsia="pt-BR"/>
        </w:rPr>
        <w:t xml:space="preserve">, evitando que a aplicação </w:t>
      </w:r>
      <w:r w:rsidRPr="008A2AE3">
        <w:rPr>
          <w:rFonts w:ascii="Times New Roman" w:eastAsia="Times New Roman" w:hAnsi="Times New Roman" w:cs="Times New Roman"/>
          <w:sz w:val="24"/>
          <w:szCs w:val="24"/>
          <w:lang w:eastAsia="pt-BR"/>
        </w:rPr>
        <w:t>fique longo</w:t>
      </w:r>
      <w:r>
        <w:rPr>
          <w:rFonts w:ascii="Times New Roman" w:eastAsia="Times New Roman" w:hAnsi="Times New Roman" w:cs="Times New Roman"/>
          <w:sz w:val="24"/>
          <w:szCs w:val="24"/>
          <w:lang w:eastAsia="pt-BR"/>
        </w:rPr>
        <w:t xml:space="preserve"> período impossibilitado de operar</w:t>
      </w:r>
      <w:r w:rsidRPr="008A2AE3">
        <w:rPr>
          <w:rFonts w:ascii="Times New Roman" w:eastAsia="Times New Roman" w:hAnsi="Times New Roman" w:cs="Times New Roman"/>
          <w:sz w:val="24"/>
          <w:szCs w:val="24"/>
          <w:lang w:eastAsia="pt-BR"/>
        </w:rPr>
        <w:t>, essa condição é utilizada em todos os</w:t>
      </w:r>
      <w:r>
        <w:rPr>
          <w:rFonts w:ascii="Times New Roman" w:eastAsia="Times New Roman" w:hAnsi="Times New Roman" w:cs="Times New Roman"/>
          <w:sz w:val="24"/>
          <w:szCs w:val="24"/>
          <w:lang w:eastAsia="pt-BR"/>
        </w:rPr>
        <w:t xml:space="preserve"> sistemas levantados.</w:t>
      </w:r>
    </w:p>
    <w:p w:rsidR="001D2158" w:rsidRDefault="001D2158" w:rsidP="001D2158">
      <w:pPr>
        <w:pStyle w:val="PargrafodaLista"/>
        <w:spacing w:line="360" w:lineRule="auto"/>
        <w:ind w:left="709"/>
        <w:jc w:val="both"/>
        <w:rPr>
          <w:rFonts w:ascii="Times New Roman" w:eastAsia="Times New Roman" w:hAnsi="Times New Roman" w:cs="Times New Roman"/>
          <w:b/>
          <w:sz w:val="24"/>
          <w:szCs w:val="24"/>
          <w:lang w:eastAsia="pt-BR"/>
        </w:rPr>
      </w:pPr>
    </w:p>
    <w:p w:rsidR="001D2158" w:rsidRPr="001D2158" w:rsidRDefault="001D2158" w:rsidP="001D2158">
      <w:pPr>
        <w:ind w:firstLine="709"/>
        <w:jc w:val="center"/>
        <w:rPr>
          <w:rFonts w:ascii="Times New Roman" w:eastAsia="Times New Roman" w:hAnsi="Times New Roman" w:cs="Times New Roman"/>
          <w:sz w:val="24"/>
          <w:szCs w:val="24"/>
          <w:lang w:eastAsia="pt-BR"/>
        </w:rPr>
      </w:pPr>
      <w:bookmarkStart w:id="168" w:name="_Toc404667072"/>
      <w:r w:rsidRPr="001D2158">
        <w:rPr>
          <w:rFonts w:ascii="Times New Roman" w:eastAsia="Times New Roman" w:hAnsi="Times New Roman" w:cs="Times New Roman"/>
          <w:sz w:val="24"/>
          <w:szCs w:val="24"/>
          <w:lang w:eastAsia="pt-BR"/>
        </w:rPr>
        <w:t xml:space="preserve">Tabela </w:t>
      </w:r>
      <w:r w:rsidR="001B0E1D" w:rsidRPr="001D2158">
        <w:rPr>
          <w:rFonts w:ascii="Times New Roman" w:eastAsia="Times New Roman" w:hAnsi="Times New Roman" w:cs="Times New Roman"/>
          <w:sz w:val="24"/>
          <w:szCs w:val="24"/>
          <w:lang w:eastAsia="pt-BR"/>
        </w:rPr>
        <w:fldChar w:fldCharType="begin"/>
      </w:r>
      <w:r w:rsidRPr="001D2158">
        <w:rPr>
          <w:rFonts w:ascii="Times New Roman" w:eastAsia="Times New Roman" w:hAnsi="Times New Roman" w:cs="Times New Roman"/>
          <w:sz w:val="24"/>
          <w:szCs w:val="24"/>
          <w:lang w:eastAsia="pt-BR"/>
        </w:rPr>
        <w:instrText xml:space="preserve"> SEQ Tabela \* ARABIC </w:instrText>
      </w:r>
      <w:r w:rsidR="001B0E1D" w:rsidRPr="001D2158">
        <w:rPr>
          <w:rFonts w:ascii="Times New Roman" w:eastAsia="Times New Roman" w:hAnsi="Times New Roman" w:cs="Times New Roman"/>
          <w:sz w:val="24"/>
          <w:szCs w:val="24"/>
          <w:lang w:eastAsia="pt-BR"/>
        </w:rPr>
        <w:fldChar w:fldCharType="separate"/>
      </w:r>
      <w:r w:rsidR="002720CC">
        <w:rPr>
          <w:rFonts w:ascii="Times New Roman" w:eastAsia="Times New Roman" w:hAnsi="Times New Roman" w:cs="Times New Roman"/>
          <w:noProof/>
          <w:sz w:val="24"/>
          <w:szCs w:val="24"/>
          <w:lang w:eastAsia="pt-BR"/>
        </w:rPr>
        <w:t>6</w:t>
      </w:r>
      <w:r w:rsidR="001B0E1D" w:rsidRPr="001D2158">
        <w:rPr>
          <w:rFonts w:ascii="Times New Roman" w:eastAsia="Times New Roman" w:hAnsi="Times New Roman" w:cs="Times New Roman"/>
          <w:sz w:val="24"/>
          <w:szCs w:val="24"/>
          <w:lang w:eastAsia="pt-BR"/>
        </w:rPr>
        <w:fldChar w:fldCharType="end"/>
      </w:r>
      <w:r w:rsidRPr="001D2158">
        <w:rPr>
          <w:rFonts w:ascii="Times New Roman" w:eastAsia="Times New Roman" w:hAnsi="Times New Roman" w:cs="Times New Roman"/>
          <w:sz w:val="24"/>
          <w:szCs w:val="24"/>
          <w:lang w:eastAsia="pt-BR"/>
        </w:rPr>
        <w:t>. Requisitos não-funcionais de Documentação.</w:t>
      </w:r>
      <w:bookmarkEnd w:id="168"/>
    </w:p>
    <w:tbl>
      <w:tblPr>
        <w:tblStyle w:val="Tabelacomgrade"/>
        <w:tblW w:w="10207" w:type="dxa"/>
        <w:tblInd w:w="-743" w:type="dxa"/>
        <w:tblLayout w:type="fixed"/>
        <w:tblLook w:val="04A0"/>
      </w:tblPr>
      <w:tblGrid>
        <w:gridCol w:w="1450"/>
        <w:gridCol w:w="2083"/>
        <w:gridCol w:w="1134"/>
        <w:gridCol w:w="1168"/>
        <w:gridCol w:w="1276"/>
        <w:gridCol w:w="1417"/>
        <w:gridCol w:w="970"/>
        <w:gridCol w:w="709"/>
      </w:tblGrid>
      <w:tr w:rsidR="001D2158" w:rsidTr="00C52291">
        <w:tc>
          <w:tcPr>
            <w:tcW w:w="1450"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ID</w:t>
            </w:r>
          </w:p>
        </w:tc>
        <w:tc>
          <w:tcPr>
            <w:tcW w:w="2083"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Requisitos</w:t>
            </w:r>
          </w:p>
        </w:tc>
        <w:tc>
          <w:tcPr>
            <w:tcW w:w="1134"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Software Proposto</w:t>
            </w:r>
          </w:p>
        </w:tc>
        <w:tc>
          <w:tcPr>
            <w:tcW w:w="1168" w:type="dxa"/>
          </w:tcPr>
          <w:p w:rsidR="001D2158" w:rsidRPr="00185B38" w:rsidRDefault="001D2158" w:rsidP="00C52291">
            <w:pPr>
              <w:jc w:val="center"/>
              <w:rPr>
                <w:rFonts w:ascii="Times New Roman" w:eastAsia="Times New Roman" w:hAnsi="Times New Roman" w:cs="Times New Roman"/>
                <w:b/>
                <w:sz w:val="20"/>
                <w:szCs w:val="20"/>
                <w:lang w:eastAsia="pt-BR"/>
              </w:rPr>
            </w:pPr>
            <w:proofErr w:type="spellStart"/>
            <w:r w:rsidRPr="00185B38">
              <w:rPr>
                <w:rFonts w:ascii="Times New Roman" w:eastAsia="Times New Roman" w:hAnsi="Times New Roman" w:cs="Times New Roman"/>
                <w:b/>
                <w:sz w:val="20"/>
                <w:szCs w:val="20"/>
                <w:lang w:eastAsia="pt-BR"/>
              </w:rPr>
              <w:t>GetNinjas</w:t>
            </w:r>
            <w:proofErr w:type="spellEnd"/>
          </w:p>
        </w:tc>
        <w:tc>
          <w:tcPr>
            <w:tcW w:w="1276" w:type="dxa"/>
          </w:tcPr>
          <w:p w:rsidR="001D2158" w:rsidRPr="00185B38" w:rsidRDefault="001D2158" w:rsidP="00C52291">
            <w:pPr>
              <w:jc w:val="center"/>
              <w:rPr>
                <w:rFonts w:ascii="Times New Roman" w:eastAsia="Times New Roman" w:hAnsi="Times New Roman" w:cs="Times New Roman"/>
                <w:b/>
                <w:sz w:val="20"/>
                <w:szCs w:val="20"/>
                <w:lang w:eastAsia="pt-BR"/>
              </w:rPr>
            </w:pPr>
            <w:proofErr w:type="spellStart"/>
            <w:r w:rsidRPr="00185B38">
              <w:rPr>
                <w:rFonts w:ascii="Times New Roman" w:eastAsia="Times New Roman" w:hAnsi="Times New Roman" w:cs="Times New Roman"/>
                <w:b/>
                <w:sz w:val="20"/>
                <w:szCs w:val="20"/>
                <w:lang w:eastAsia="pt-BR"/>
              </w:rPr>
              <w:t>Iguanafix</w:t>
            </w:r>
            <w:proofErr w:type="spellEnd"/>
          </w:p>
        </w:tc>
        <w:tc>
          <w:tcPr>
            <w:tcW w:w="1417"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Recomind.net</w:t>
            </w:r>
          </w:p>
        </w:tc>
        <w:tc>
          <w:tcPr>
            <w:tcW w:w="970" w:type="dxa"/>
          </w:tcPr>
          <w:p w:rsidR="001D2158" w:rsidRPr="00185B38" w:rsidRDefault="001D2158" w:rsidP="00C52291">
            <w:pPr>
              <w:jc w:val="center"/>
              <w:rPr>
                <w:rFonts w:ascii="Times New Roman" w:eastAsia="Times New Roman" w:hAnsi="Times New Roman" w:cs="Times New Roman"/>
                <w:b/>
                <w:sz w:val="20"/>
                <w:szCs w:val="20"/>
                <w:lang w:eastAsia="pt-BR"/>
              </w:rPr>
            </w:pPr>
            <w:proofErr w:type="spellStart"/>
            <w:r w:rsidRPr="00185B38">
              <w:rPr>
                <w:rFonts w:ascii="Times New Roman" w:eastAsia="Times New Roman" w:hAnsi="Times New Roman" w:cs="Times New Roman"/>
                <w:b/>
                <w:sz w:val="20"/>
                <w:szCs w:val="20"/>
                <w:lang w:eastAsia="pt-BR"/>
              </w:rPr>
              <w:t>Bougue</w:t>
            </w:r>
            <w:proofErr w:type="spellEnd"/>
          </w:p>
        </w:tc>
        <w:tc>
          <w:tcPr>
            <w:tcW w:w="709" w:type="dxa"/>
          </w:tcPr>
          <w:p w:rsidR="001D2158" w:rsidRPr="00185B38" w:rsidRDefault="001D2158" w:rsidP="00C52291">
            <w:pPr>
              <w:jc w:val="center"/>
              <w:rPr>
                <w:rFonts w:ascii="Times New Roman" w:eastAsia="Times New Roman" w:hAnsi="Times New Roman" w:cs="Times New Roman"/>
                <w:b/>
                <w:sz w:val="20"/>
                <w:szCs w:val="20"/>
                <w:lang w:eastAsia="pt-BR"/>
              </w:rPr>
            </w:pPr>
            <w:proofErr w:type="spellStart"/>
            <w:r w:rsidRPr="00185B38">
              <w:rPr>
                <w:rFonts w:ascii="Times New Roman" w:eastAsia="Times New Roman" w:hAnsi="Times New Roman" w:cs="Times New Roman"/>
                <w:b/>
                <w:sz w:val="20"/>
                <w:szCs w:val="20"/>
                <w:lang w:eastAsia="pt-BR"/>
              </w:rPr>
              <w:t>ClickARQ</w:t>
            </w:r>
            <w:proofErr w:type="spellEnd"/>
          </w:p>
        </w:tc>
      </w:tr>
      <w:tr w:rsidR="001D2158" w:rsidTr="00C52291">
        <w:tc>
          <w:tcPr>
            <w:tcW w:w="1450" w:type="dxa"/>
          </w:tcPr>
          <w:p w:rsidR="001D2158" w:rsidRPr="00185B38" w:rsidRDefault="001D2158" w:rsidP="00C52291">
            <w:pPr>
              <w:rPr>
                <w:sz w:val="20"/>
                <w:szCs w:val="20"/>
              </w:rPr>
            </w:pPr>
            <w:r w:rsidRPr="00185B38">
              <w:rPr>
                <w:rFonts w:ascii="Times New Roman" w:eastAsia="Times New Roman" w:hAnsi="Times New Roman" w:cs="Times New Roman"/>
                <w:sz w:val="20"/>
                <w:szCs w:val="20"/>
                <w:lang w:eastAsia="pt-BR"/>
              </w:rPr>
              <w:t>RNF/DOC-12</w:t>
            </w:r>
          </w:p>
        </w:tc>
        <w:tc>
          <w:tcPr>
            <w:tcW w:w="2083" w:type="dxa"/>
          </w:tcPr>
          <w:p w:rsidR="001D2158" w:rsidRPr="00185B38" w:rsidRDefault="001D2158" w:rsidP="005B5194">
            <w:pPr>
              <w:jc w:val="center"/>
              <w:rPr>
                <w:rFonts w:ascii="Times New Roman" w:eastAsia="Times New Roman" w:hAnsi="Times New Roman" w:cs="Times New Roman"/>
                <w:sz w:val="20"/>
                <w:szCs w:val="20"/>
                <w:lang w:eastAsia="pt-BR"/>
              </w:rPr>
            </w:pPr>
            <w:r w:rsidRPr="00185B38">
              <w:rPr>
                <w:rFonts w:ascii="Times New Roman" w:hAnsi="Times New Roman" w:cs="Times New Roman"/>
                <w:sz w:val="20"/>
                <w:szCs w:val="20"/>
              </w:rPr>
              <w:t xml:space="preserve">O sistema possuir um manual de uso a fim de </w:t>
            </w:r>
            <w:r w:rsidRPr="00185B38">
              <w:rPr>
                <w:rFonts w:ascii="Times New Roman" w:hAnsi="Times New Roman" w:cs="Times New Roman"/>
                <w:sz w:val="20"/>
                <w:szCs w:val="20"/>
              </w:rPr>
              <w:lastRenderedPageBreak/>
              <w:t>auxiliar os diferentes tipos de usuário. O mesmo explicará detalhadamente como proceder na realização das funções requisitadas para a aplicação.</w:t>
            </w:r>
          </w:p>
        </w:tc>
        <w:tc>
          <w:tcPr>
            <w:tcW w:w="1134"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lastRenderedPageBreak/>
              <w:t>X</w:t>
            </w:r>
          </w:p>
        </w:tc>
        <w:tc>
          <w:tcPr>
            <w:tcW w:w="1168"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276"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417"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970"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709"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r>
      <w:tr w:rsidR="001D2158" w:rsidTr="00C52291">
        <w:tc>
          <w:tcPr>
            <w:tcW w:w="1450" w:type="dxa"/>
          </w:tcPr>
          <w:p w:rsidR="001D2158" w:rsidRPr="00185B38" w:rsidRDefault="001D2158" w:rsidP="00C52291">
            <w:pP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lastRenderedPageBreak/>
              <w:t>RNF/DOC-13</w:t>
            </w:r>
          </w:p>
        </w:tc>
        <w:tc>
          <w:tcPr>
            <w:tcW w:w="2083" w:type="dxa"/>
          </w:tcPr>
          <w:p w:rsidR="001D2158" w:rsidRPr="00185B38" w:rsidRDefault="001D2158" w:rsidP="005B5194">
            <w:pPr>
              <w:jc w:val="center"/>
              <w:rPr>
                <w:rFonts w:ascii="Times New Roman" w:hAnsi="Times New Roman" w:cs="Times New Roman"/>
                <w:sz w:val="20"/>
                <w:szCs w:val="20"/>
              </w:rPr>
            </w:pPr>
            <w:r w:rsidRPr="00185B38">
              <w:rPr>
                <w:rFonts w:ascii="Times New Roman" w:hAnsi="Times New Roman" w:cs="Times New Roman"/>
                <w:sz w:val="20"/>
                <w:szCs w:val="20"/>
              </w:rPr>
              <w:t>O sistema possuir vídeos demonstrativos do funcionamento da ferramenta.</w:t>
            </w:r>
          </w:p>
        </w:tc>
        <w:tc>
          <w:tcPr>
            <w:tcW w:w="1134"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168"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276"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1417"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970"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709"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r>
    </w:tbl>
    <w:p w:rsidR="00BC1700" w:rsidRDefault="00BC1700" w:rsidP="000926D1">
      <w:pPr>
        <w:spacing w:line="360" w:lineRule="auto"/>
        <w:ind w:firstLine="709"/>
        <w:jc w:val="both"/>
        <w:rPr>
          <w:rFonts w:ascii="Times New Roman" w:eastAsia="Times New Roman" w:hAnsi="Times New Roman" w:cs="Times New Roman"/>
          <w:sz w:val="24"/>
          <w:szCs w:val="24"/>
          <w:lang w:eastAsia="pt-BR"/>
        </w:rPr>
      </w:pPr>
    </w:p>
    <w:p w:rsidR="001D2158" w:rsidRDefault="001D2158" w:rsidP="001D215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6</w:t>
      </w:r>
      <w:r>
        <w:rPr>
          <w:rFonts w:ascii="Times New Roman" w:eastAsia="Times New Roman" w:hAnsi="Times New Roman" w:cs="Times New Roman"/>
          <w:sz w:val="24"/>
          <w:szCs w:val="24"/>
          <w:lang w:eastAsia="pt-BR"/>
        </w:rPr>
        <w:t>, é feito uma descrição detalhada dos requisitos de documentação:</w:t>
      </w:r>
    </w:p>
    <w:p w:rsidR="001D2158" w:rsidRDefault="001D2158"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EF1F4D">
        <w:rPr>
          <w:rFonts w:ascii="Times New Roman" w:eastAsia="Times New Roman" w:hAnsi="Times New Roman" w:cs="Times New Roman"/>
          <w:b/>
          <w:sz w:val="24"/>
          <w:szCs w:val="24"/>
          <w:lang w:eastAsia="pt-BR"/>
        </w:rPr>
        <w:t>RNF/</w:t>
      </w:r>
      <w:r>
        <w:rPr>
          <w:rFonts w:ascii="Times New Roman" w:eastAsia="Times New Roman" w:hAnsi="Times New Roman" w:cs="Times New Roman"/>
          <w:b/>
          <w:sz w:val="24"/>
          <w:szCs w:val="24"/>
          <w:lang w:eastAsia="pt-BR"/>
        </w:rPr>
        <w:t>DOC</w:t>
      </w:r>
      <w:r w:rsidRPr="00EF1F4D">
        <w:rPr>
          <w:rFonts w:ascii="Times New Roman" w:eastAsia="Times New Roman" w:hAnsi="Times New Roman" w:cs="Times New Roman"/>
          <w:b/>
          <w:sz w:val="24"/>
          <w:szCs w:val="24"/>
          <w:lang w:eastAsia="pt-BR"/>
        </w:rPr>
        <w:t>-12</w:t>
      </w:r>
      <w:r w:rsidRPr="00EF1F4D">
        <w:rPr>
          <w:rFonts w:ascii="Times New Roman" w:eastAsia="Times New Roman" w:hAnsi="Times New Roman" w:cs="Times New Roman"/>
          <w:sz w:val="24"/>
          <w:szCs w:val="24"/>
          <w:lang w:eastAsia="pt-BR"/>
        </w:rPr>
        <w:t xml:space="preserve">: Requisito responsável por disponibilizar um documento </w:t>
      </w:r>
      <w:r>
        <w:rPr>
          <w:rFonts w:ascii="Times New Roman" w:eastAsia="Times New Roman" w:hAnsi="Times New Roman" w:cs="Times New Roman"/>
          <w:sz w:val="24"/>
          <w:szCs w:val="24"/>
          <w:lang w:eastAsia="pt-BR"/>
        </w:rPr>
        <w:t>do software com</w:t>
      </w:r>
      <w:r w:rsidRPr="00EF1F4D">
        <w:rPr>
          <w:rFonts w:ascii="Times New Roman" w:eastAsia="Times New Roman" w:hAnsi="Times New Roman" w:cs="Times New Roman"/>
          <w:sz w:val="24"/>
          <w:szCs w:val="24"/>
          <w:lang w:eastAsia="pt-BR"/>
        </w:rPr>
        <w:t xml:space="preserve"> todas as informações possíveis como: tutoriais de cadastros e consultas</w:t>
      </w:r>
      <w:r>
        <w:rPr>
          <w:rFonts w:ascii="Times New Roman" w:eastAsia="Times New Roman" w:hAnsi="Times New Roman" w:cs="Times New Roman"/>
          <w:sz w:val="24"/>
          <w:szCs w:val="24"/>
          <w:lang w:eastAsia="pt-BR"/>
        </w:rPr>
        <w:t>, preços de utilização, informações de contato, etc.</w:t>
      </w:r>
      <w:r w:rsidRPr="00EF1F4D">
        <w:rPr>
          <w:rFonts w:ascii="Times New Roman" w:eastAsia="Times New Roman" w:hAnsi="Times New Roman" w:cs="Times New Roman"/>
          <w:sz w:val="24"/>
          <w:szCs w:val="24"/>
          <w:lang w:eastAsia="pt-BR"/>
        </w:rPr>
        <w:t>, de forma a maximizar o uso da ferramenta web, essa condição é utilizada em todos os sistemas levantados.</w:t>
      </w:r>
    </w:p>
    <w:p w:rsidR="001D2158" w:rsidRDefault="001D2158"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85B38">
        <w:rPr>
          <w:rFonts w:ascii="Times New Roman" w:eastAsia="Times New Roman" w:hAnsi="Times New Roman" w:cs="Times New Roman"/>
          <w:b/>
          <w:sz w:val="24"/>
          <w:szCs w:val="24"/>
          <w:lang w:eastAsia="pt-BR"/>
        </w:rPr>
        <w:t>RNF/DOC-13</w:t>
      </w:r>
      <w:r w:rsidRPr="00185B38">
        <w:rPr>
          <w:rFonts w:ascii="Times New Roman" w:eastAsia="Times New Roman" w:hAnsi="Times New Roman" w:cs="Times New Roman"/>
          <w:sz w:val="24"/>
          <w:szCs w:val="24"/>
          <w:lang w:eastAsia="pt-BR"/>
        </w:rPr>
        <w:t xml:space="preserve">: Requisito responsável por exibir vídeos informativos da ferramenta, para usuários leigos, buscando auxiliar na utilização da ferramenta, a análise de usabilidade constatou que essa condição é utilizada apenas nos sistemas: </w:t>
      </w:r>
      <w:proofErr w:type="spellStart"/>
      <w:r w:rsidRPr="00185B38">
        <w:rPr>
          <w:rFonts w:ascii="Times New Roman" w:eastAsia="Times New Roman" w:hAnsi="Times New Roman" w:cs="Times New Roman"/>
          <w:sz w:val="24"/>
          <w:szCs w:val="24"/>
          <w:lang w:eastAsia="pt-BR"/>
        </w:rPr>
        <w:t>GetNinjas</w:t>
      </w:r>
      <w:proofErr w:type="spellEnd"/>
      <w:r w:rsidRPr="00185B38">
        <w:rPr>
          <w:rFonts w:ascii="Times New Roman" w:eastAsia="Times New Roman" w:hAnsi="Times New Roman" w:cs="Times New Roman"/>
          <w:sz w:val="24"/>
          <w:szCs w:val="24"/>
          <w:lang w:eastAsia="pt-BR"/>
        </w:rPr>
        <w:t xml:space="preserve"> e </w:t>
      </w:r>
      <w:proofErr w:type="spellStart"/>
      <w:r w:rsidRPr="00185B38">
        <w:rPr>
          <w:rFonts w:ascii="Times New Roman" w:eastAsia="Times New Roman" w:hAnsi="Times New Roman" w:cs="Times New Roman"/>
          <w:sz w:val="24"/>
          <w:szCs w:val="24"/>
          <w:lang w:eastAsia="pt-BR"/>
        </w:rPr>
        <w:t>ClickARQ</w:t>
      </w:r>
      <w:proofErr w:type="spellEnd"/>
      <w:r w:rsidRPr="00185B38">
        <w:rPr>
          <w:rFonts w:ascii="Times New Roman" w:eastAsia="Times New Roman" w:hAnsi="Times New Roman" w:cs="Times New Roman"/>
          <w:sz w:val="24"/>
          <w:szCs w:val="24"/>
          <w:lang w:eastAsia="pt-BR"/>
        </w:rPr>
        <w:t>, o desenvolvimento desse requisito faz parte do diferencial do projeto proposto, devido a uma forma diferente de demonstrar o funcionamento da aplicação através de vídeos interativos.</w:t>
      </w:r>
    </w:p>
    <w:p w:rsidR="00541998" w:rsidRDefault="00541998" w:rsidP="00541998">
      <w:pPr>
        <w:spacing w:line="360" w:lineRule="auto"/>
        <w:ind w:left="360"/>
        <w:jc w:val="both"/>
        <w:rPr>
          <w:rFonts w:ascii="Times New Roman" w:eastAsia="Times New Roman" w:hAnsi="Times New Roman" w:cs="Times New Roman"/>
          <w:sz w:val="24"/>
          <w:szCs w:val="24"/>
          <w:lang w:eastAsia="pt-BR"/>
        </w:rPr>
      </w:pPr>
    </w:p>
    <w:p w:rsidR="00541998" w:rsidRPr="00107446" w:rsidRDefault="00541998" w:rsidP="00541998">
      <w:pPr>
        <w:spacing w:line="360" w:lineRule="auto"/>
        <w:ind w:firstLine="709"/>
        <w:jc w:val="both"/>
        <w:rPr>
          <w:ins w:id="169" w:author="thatiane" w:date="2014-11-28T14:59:00Z"/>
          <w:rFonts w:ascii="Times New Roman" w:hAnsi="Times New Roman" w:cs="Times New Roman"/>
          <w:sz w:val="24"/>
          <w:szCs w:val="24"/>
        </w:rPr>
      </w:pPr>
      <w:ins w:id="170" w:author="thatiane" w:date="2014-11-28T14:59:00Z">
        <w:r>
          <w:rPr>
            <w:rFonts w:ascii="Times New Roman" w:hAnsi="Times New Roman" w:cs="Times New Roman"/>
            <w:sz w:val="24"/>
            <w:szCs w:val="24"/>
          </w:rPr>
          <w:t>Criar um parágrafo que conclua o assunto dessa seção e introduza o assunto da próxima.</w:t>
        </w:r>
      </w:ins>
    </w:p>
    <w:p w:rsidR="00541998" w:rsidRPr="00541998" w:rsidRDefault="00541998" w:rsidP="00541998">
      <w:pPr>
        <w:spacing w:line="360" w:lineRule="auto"/>
        <w:ind w:left="360"/>
        <w:jc w:val="both"/>
        <w:rPr>
          <w:rFonts w:ascii="Times New Roman" w:eastAsia="Times New Roman" w:hAnsi="Times New Roman" w:cs="Times New Roman"/>
          <w:sz w:val="24"/>
          <w:szCs w:val="24"/>
          <w:lang w:eastAsia="pt-BR"/>
        </w:rPr>
      </w:pPr>
    </w:p>
    <w:p w:rsidR="003F45F1" w:rsidRPr="00D30161" w:rsidRDefault="003F45F1" w:rsidP="00E37845">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171" w:name="_Toc404667099"/>
      <w:r w:rsidRPr="00D30161">
        <w:rPr>
          <w:rFonts w:ascii="Times New Roman" w:hAnsi="Times New Roman" w:cs="Times New Roman"/>
          <w:b w:val="0"/>
          <w:caps/>
          <w:color w:val="auto"/>
        </w:rPr>
        <w:t>Modelagem</w:t>
      </w:r>
      <w:bookmarkEnd w:id="171"/>
    </w:p>
    <w:p w:rsidR="00C56CEE" w:rsidRDefault="00866E50" w:rsidP="00866E50">
      <w:pPr>
        <w:spacing w:line="360" w:lineRule="auto"/>
        <w:ind w:firstLine="709"/>
        <w:jc w:val="both"/>
        <w:rPr>
          <w:rFonts w:ascii="Times New Roman" w:eastAsia="Times New Roman" w:hAnsi="Times New Roman" w:cs="Times New Roman"/>
          <w:sz w:val="24"/>
          <w:szCs w:val="24"/>
          <w:lang w:eastAsia="pt-BR"/>
        </w:rPr>
      </w:pPr>
      <w:r w:rsidRPr="00866E50">
        <w:rPr>
          <w:rFonts w:ascii="Times New Roman" w:eastAsia="Times New Roman" w:hAnsi="Times New Roman" w:cs="Times New Roman"/>
          <w:sz w:val="24"/>
          <w:szCs w:val="24"/>
          <w:lang w:eastAsia="pt-BR"/>
        </w:rPr>
        <w:t xml:space="preserve">Afim de demonstrar graficamente a estrutura dos requisitos do software, </w:t>
      </w:r>
      <w:r w:rsidR="00BB27F3">
        <w:rPr>
          <w:rFonts w:ascii="Times New Roman" w:eastAsia="Times New Roman" w:hAnsi="Times New Roman" w:cs="Times New Roman"/>
          <w:sz w:val="24"/>
          <w:szCs w:val="24"/>
          <w:lang w:eastAsia="pt-BR"/>
        </w:rPr>
        <w:t>n</w:t>
      </w:r>
      <w:r w:rsidR="00BB27F3" w:rsidRPr="004910E2">
        <w:rPr>
          <w:rFonts w:ascii="Times New Roman" w:eastAsia="Times New Roman" w:hAnsi="Times New Roman" w:cs="Times New Roman"/>
          <w:sz w:val="24"/>
          <w:szCs w:val="24"/>
          <w:lang w:eastAsia="pt-BR"/>
        </w:rPr>
        <w:t xml:space="preserve">essa seção serão abordados diagrama de </w:t>
      </w:r>
      <w:r w:rsidR="00BB27F3">
        <w:rPr>
          <w:rFonts w:ascii="Times New Roman" w:eastAsia="Times New Roman" w:hAnsi="Times New Roman" w:cs="Times New Roman"/>
          <w:sz w:val="24"/>
          <w:szCs w:val="24"/>
          <w:lang w:eastAsia="pt-BR"/>
        </w:rPr>
        <w:t>componentes, atividade, sequência</w:t>
      </w:r>
      <w:r w:rsidR="00936C41">
        <w:rPr>
          <w:rFonts w:ascii="Times New Roman" w:eastAsia="Times New Roman" w:hAnsi="Times New Roman" w:cs="Times New Roman"/>
          <w:sz w:val="24"/>
          <w:szCs w:val="24"/>
          <w:lang w:eastAsia="pt-BR"/>
        </w:rPr>
        <w:t xml:space="preserve"> </w:t>
      </w:r>
      <w:r w:rsidR="0086434E">
        <w:rPr>
          <w:rFonts w:ascii="Times New Roman" w:eastAsia="Times New Roman" w:hAnsi="Times New Roman" w:cs="Times New Roman"/>
          <w:sz w:val="24"/>
          <w:szCs w:val="24"/>
          <w:lang w:eastAsia="pt-BR"/>
        </w:rPr>
        <w:t xml:space="preserve">e </w:t>
      </w:r>
      <w:r w:rsidR="00BB27F3" w:rsidRPr="004910E2">
        <w:rPr>
          <w:rFonts w:ascii="Times New Roman" w:eastAsia="Times New Roman" w:hAnsi="Times New Roman" w:cs="Times New Roman"/>
          <w:sz w:val="24"/>
          <w:szCs w:val="24"/>
          <w:lang w:eastAsia="pt-BR"/>
        </w:rPr>
        <w:t>diagrama do banco de dados</w:t>
      </w:r>
      <w:r w:rsidR="00936C41">
        <w:rPr>
          <w:rFonts w:ascii="Times New Roman" w:eastAsia="Times New Roman" w:hAnsi="Times New Roman" w:cs="Times New Roman"/>
          <w:sz w:val="24"/>
          <w:szCs w:val="24"/>
          <w:lang w:eastAsia="pt-BR"/>
        </w:rPr>
        <w:t>, por conter diversos diagramas de caso de uso ele é apresentado no apêndice A deste trabalho</w:t>
      </w:r>
      <w:r w:rsidR="00732DF4">
        <w:rPr>
          <w:rFonts w:ascii="Times New Roman" w:eastAsia="Times New Roman" w:hAnsi="Times New Roman" w:cs="Times New Roman"/>
          <w:sz w:val="24"/>
          <w:szCs w:val="24"/>
          <w:lang w:eastAsia="pt-BR"/>
        </w:rPr>
        <w:t xml:space="preserve"> juntamente com os casos de uso expandidos</w:t>
      </w:r>
      <w:r w:rsidR="00936C41">
        <w:rPr>
          <w:rFonts w:ascii="Times New Roman" w:eastAsia="Times New Roman" w:hAnsi="Times New Roman" w:cs="Times New Roman"/>
          <w:sz w:val="24"/>
          <w:szCs w:val="24"/>
          <w:lang w:eastAsia="pt-BR"/>
        </w:rPr>
        <w:t>.</w:t>
      </w:r>
    </w:p>
    <w:p w:rsidR="00043BF8" w:rsidRDefault="00043BF8"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aps/>
          <w:color w:val="auto"/>
        </w:rPr>
      </w:pPr>
      <w:bookmarkStart w:id="172" w:name="_Toc404667100"/>
      <w:r w:rsidRPr="00043BF8">
        <w:rPr>
          <w:rFonts w:ascii="Times New Roman" w:hAnsi="Times New Roman" w:cs="Times New Roman"/>
          <w:b w:val="0"/>
          <w:color w:val="auto"/>
        </w:rPr>
        <w:lastRenderedPageBreak/>
        <w:t>Diagrama de Atividade</w:t>
      </w:r>
      <w:bookmarkEnd w:id="172"/>
    </w:p>
    <w:p w:rsidR="00C56CEE" w:rsidRDefault="00043BF8" w:rsidP="00043BF8">
      <w:pPr>
        <w:spacing w:line="360" w:lineRule="auto"/>
        <w:ind w:firstLine="709"/>
        <w:jc w:val="both"/>
        <w:rPr>
          <w:rFonts w:ascii="Times New Roman" w:eastAsia="Times New Roman" w:hAnsi="Times New Roman" w:cs="Times New Roman"/>
          <w:sz w:val="24"/>
          <w:szCs w:val="24"/>
          <w:lang w:eastAsia="pt-BR"/>
        </w:rPr>
      </w:pPr>
      <w:r w:rsidRPr="00043BF8">
        <w:rPr>
          <w:rFonts w:ascii="Times New Roman" w:eastAsia="Times New Roman" w:hAnsi="Times New Roman" w:cs="Times New Roman"/>
          <w:sz w:val="24"/>
          <w:szCs w:val="24"/>
          <w:lang w:eastAsia="pt-BR"/>
        </w:rPr>
        <w:t xml:space="preserve">De acordo com </w:t>
      </w:r>
      <w:del w:id="173" w:author="thatiane" w:date="2014-11-28T14:59:00Z">
        <w:r w:rsidR="00465774" w:rsidDel="00541998">
          <w:rPr>
            <w:rFonts w:ascii="Times New Roman" w:eastAsia="Times New Roman" w:hAnsi="Times New Roman" w:cs="Times New Roman"/>
            <w:sz w:val="24"/>
            <w:szCs w:val="24"/>
            <w:lang w:eastAsia="pt-BR"/>
          </w:rPr>
          <w:delText>(</w:delText>
        </w:r>
      </w:del>
      <w:r w:rsidR="00541998">
        <w:rPr>
          <w:rFonts w:ascii="Times New Roman" w:eastAsia="Times New Roman" w:hAnsi="Times New Roman" w:cs="Times New Roman"/>
          <w:sz w:val="24"/>
          <w:szCs w:val="24"/>
          <w:lang w:eastAsia="pt-BR"/>
        </w:rPr>
        <w:t>Guedes</w:t>
      </w:r>
      <w:del w:id="174" w:author="thatiane" w:date="2014-11-28T15:00:00Z">
        <w:r w:rsidR="00465774" w:rsidDel="00541998">
          <w:rPr>
            <w:rFonts w:ascii="Times New Roman" w:eastAsia="Times New Roman" w:hAnsi="Times New Roman" w:cs="Times New Roman"/>
            <w:sz w:val="24"/>
            <w:szCs w:val="24"/>
            <w:lang w:eastAsia="pt-BR"/>
          </w:rPr>
          <w:delText xml:space="preserve">, </w:delText>
        </w:r>
      </w:del>
      <w:ins w:id="175" w:author="thatiane" w:date="2014-11-28T15:00:00Z">
        <w:r w:rsidR="00541998">
          <w:rPr>
            <w:rFonts w:ascii="Times New Roman" w:eastAsia="Times New Roman" w:hAnsi="Times New Roman" w:cs="Times New Roman"/>
            <w:sz w:val="24"/>
            <w:szCs w:val="24"/>
            <w:lang w:eastAsia="pt-BR"/>
          </w:rPr>
          <w:t xml:space="preserve"> (</w:t>
        </w:r>
      </w:ins>
      <w:r w:rsidRPr="00043BF8">
        <w:rPr>
          <w:rFonts w:ascii="Times New Roman" w:eastAsia="Times New Roman" w:hAnsi="Times New Roman" w:cs="Times New Roman"/>
          <w:sz w:val="24"/>
          <w:szCs w:val="24"/>
          <w:lang w:eastAsia="pt-BR"/>
        </w:rPr>
        <w:t>2011), diagrama de atividade preocupa-se em descrever os passos a serem percorridos para a conclusão de uma atividade específica, podendo esta ser representada por um método com certo grau de complexidade, um algoritmo, ou mesmo por um processo completo. O diagrama de atividade concentra-se na representação do fluxo de controle de uma atividade.</w:t>
      </w:r>
    </w:p>
    <w:p w:rsidR="00C56CEE" w:rsidRDefault="003137D7" w:rsidP="00043BF8">
      <w:pPr>
        <w:spacing w:line="360" w:lineRule="auto"/>
        <w:ind w:firstLine="709"/>
        <w:jc w:val="both"/>
        <w:rPr>
          <w:rFonts w:ascii="Times New Roman" w:eastAsia="Times New Roman" w:hAnsi="Times New Roman" w:cs="Times New Roman"/>
          <w:sz w:val="24"/>
          <w:szCs w:val="24"/>
          <w:lang w:eastAsia="pt-BR"/>
        </w:rPr>
      </w:pPr>
      <w:r>
        <w:rPr>
          <w:noProof/>
          <w:lang w:eastAsia="pt-BR"/>
        </w:rPr>
        <w:drawing>
          <wp:anchor distT="0" distB="0" distL="114300" distR="114300" simplePos="0" relativeHeight="251655168" behindDoc="0" locked="0" layoutInCell="1" allowOverlap="1">
            <wp:simplePos x="0" y="0"/>
            <wp:positionH relativeFrom="column">
              <wp:posOffset>662940</wp:posOffset>
            </wp:positionH>
            <wp:positionV relativeFrom="paragraph">
              <wp:posOffset>23495</wp:posOffset>
            </wp:positionV>
            <wp:extent cx="4043680" cy="4467225"/>
            <wp:effectExtent l="19050" t="19050" r="13970" b="28575"/>
            <wp:wrapSquare wrapText="bothSides"/>
            <wp:docPr id="14" name="Imagem 5" descr="C:\Users\PDV3\Desktop\ImgDiagramas\Diagrama_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DV3\Desktop\ImgDiagramas\Diagrama_Atividade.png"/>
                    <pic:cNvPicPr>
                      <a:picLocks noChangeAspect="1" noChangeArrowheads="1"/>
                    </pic:cNvPicPr>
                  </pic:nvPicPr>
                  <pic:blipFill>
                    <a:blip r:embed="rId50" cstate="print"/>
                    <a:srcRect/>
                    <a:stretch>
                      <a:fillRect/>
                    </a:stretch>
                  </pic:blipFill>
                  <pic:spPr bwMode="auto">
                    <a:xfrm>
                      <a:off x="0" y="0"/>
                      <a:ext cx="4043680" cy="4467225"/>
                    </a:xfrm>
                    <a:prstGeom prst="rect">
                      <a:avLst/>
                    </a:prstGeom>
                    <a:noFill/>
                    <a:ln w="12700">
                      <a:solidFill>
                        <a:schemeClr val="tx1"/>
                      </a:solidFill>
                      <a:miter lim="800000"/>
                      <a:headEnd/>
                      <a:tailEnd/>
                    </a:ln>
                  </pic:spPr>
                </pic:pic>
              </a:graphicData>
            </a:graphic>
          </wp:anchor>
        </w:drawing>
      </w: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043BF8" w:rsidRPr="00043BF8" w:rsidRDefault="00043BF8" w:rsidP="00043BF8">
      <w:pPr>
        <w:spacing w:line="360" w:lineRule="auto"/>
        <w:ind w:firstLine="709"/>
        <w:jc w:val="both"/>
        <w:rPr>
          <w:rFonts w:ascii="Times New Roman" w:eastAsia="Times New Roman" w:hAnsi="Times New Roman" w:cs="Times New Roman"/>
          <w:sz w:val="24"/>
          <w:szCs w:val="24"/>
          <w:lang w:eastAsia="pt-BR"/>
        </w:rPr>
      </w:pPr>
      <w:r w:rsidRPr="00043BF8">
        <w:rPr>
          <w:rFonts w:ascii="Times New Roman" w:eastAsia="Times New Roman" w:hAnsi="Times New Roman" w:cs="Times New Roman"/>
          <w:sz w:val="24"/>
          <w:szCs w:val="24"/>
          <w:lang w:eastAsia="pt-BR"/>
        </w:rPr>
        <w:t xml:space="preserve"> </w:t>
      </w:r>
    </w:p>
    <w:p w:rsidR="00043BF8" w:rsidRPr="00043BF8" w:rsidRDefault="00043BF8" w:rsidP="00043BF8"/>
    <w:p w:rsidR="00676498" w:rsidRDefault="00676498" w:rsidP="00866E50">
      <w:pPr>
        <w:spacing w:line="360" w:lineRule="auto"/>
        <w:ind w:firstLine="709"/>
        <w:jc w:val="both"/>
        <w:rPr>
          <w:rFonts w:ascii="Times New Roman" w:eastAsia="Times New Roman" w:hAnsi="Times New Roman" w:cs="Times New Roman"/>
          <w:sz w:val="24"/>
          <w:szCs w:val="24"/>
          <w:lang w:eastAsia="pt-BR"/>
        </w:rPr>
      </w:pPr>
    </w:p>
    <w:p w:rsidR="00C56CEE" w:rsidRDefault="001B0E1D" w:rsidP="00866E50">
      <w:pPr>
        <w:spacing w:line="360" w:lineRule="auto"/>
        <w:ind w:firstLine="709"/>
        <w:jc w:val="both"/>
        <w:rPr>
          <w:rFonts w:ascii="Times New Roman" w:eastAsia="Times New Roman" w:hAnsi="Times New Roman" w:cs="Times New Roman"/>
          <w:sz w:val="24"/>
          <w:szCs w:val="24"/>
          <w:lang w:eastAsia="pt-BR"/>
        </w:rPr>
      </w:pPr>
      <w:r w:rsidRPr="001B0E1D">
        <w:rPr>
          <w:noProof/>
        </w:rPr>
        <w:pict>
          <v:shape id="_x0000_s1039" type="#_x0000_t202" style="position:absolute;left:0;text-align:left;margin-left:39pt;margin-top:6.85pt;width:336.15pt;height:22.65pt;z-index:251666944" stroked="f">
            <v:textbox style="mso-next-textbox:#_x0000_s1039;mso-fit-shape-to-text:t" inset="0,0,0,0">
              <w:txbxContent>
                <w:p w:rsidR="008759E6" w:rsidRPr="00BF7CC7" w:rsidRDefault="008759E6" w:rsidP="00BF7CC7">
                  <w:pPr>
                    <w:pStyle w:val="Legenda"/>
                    <w:jc w:val="center"/>
                    <w:rPr>
                      <w:rFonts w:ascii="Times New Roman" w:eastAsia="Times New Roman" w:hAnsi="Times New Roman" w:cs="Times New Roman"/>
                      <w:b w:val="0"/>
                      <w:bCs w:val="0"/>
                      <w:color w:val="auto"/>
                      <w:sz w:val="22"/>
                      <w:szCs w:val="24"/>
                      <w:lang w:eastAsia="pt-BR"/>
                    </w:rPr>
                  </w:pPr>
                  <w:bookmarkStart w:id="176" w:name="_Toc404667052"/>
                  <w:r w:rsidRPr="00BF7CC7">
                    <w:rPr>
                      <w:rFonts w:ascii="Times New Roman" w:eastAsia="Times New Roman" w:hAnsi="Times New Roman" w:cs="Times New Roman"/>
                      <w:b w:val="0"/>
                      <w:bCs w:val="0"/>
                      <w:color w:val="auto"/>
                      <w:sz w:val="22"/>
                      <w:szCs w:val="24"/>
                      <w:lang w:eastAsia="pt-BR"/>
                    </w:rPr>
                    <w:t xml:space="preserve">Figura </w:t>
                  </w:r>
                  <w:r w:rsidR="001B0E1D" w:rsidRPr="00BF7CC7">
                    <w:rPr>
                      <w:rFonts w:ascii="Times New Roman" w:eastAsia="Times New Roman" w:hAnsi="Times New Roman" w:cs="Times New Roman"/>
                      <w:b w:val="0"/>
                      <w:bCs w:val="0"/>
                      <w:color w:val="auto"/>
                      <w:sz w:val="22"/>
                      <w:szCs w:val="24"/>
                      <w:lang w:eastAsia="pt-BR"/>
                    </w:rPr>
                    <w:fldChar w:fldCharType="begin"/>
                  </w:r>
                  <w:r w:rsidRPr="00BF7CC7">
                    <w:rPr>
                      <w:rFonts w:ascii="Times New Roman" w:eastAsia="Times New Roman" w:hAnsi="Times New Roman" w:cs="Times New Roman"/>
                      <w:b w:val="0"/>
                      <w:bCs w:val="0"/>
                      <w:color w:val="auto"/>
                      <w:sz w:val="22"/>
                      <w:szCs w:val="24"/>
                      <w:lang w:eastAsia="pt-BR"/>
                    </w:rPr>
                    <w:instrText xml:space="preserve"> SEQ Figura \* ARABIC </w:instrText>
                  </w:r>
                  <w:r w:rsidR="001B0E1D" w:rsidRPr="00BF7CC7">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12</w:t>
                  </w:r>
                  <w:r w:rsidR="001B0E1D" w:rsidRPr="00BF7CC7">
                    <w:rPr>
                      <w:rFonts w:ascii="Times New Roman" w:eastAsia="Times New Roman" w:hAnsi="Times New Roman" w:cs="Times New Roman"/>
                      <w:b w:val="0"/>
                      <w:bCs w:val="0"/>
                      <w:color w:val="auto"/>
                      <w:sz w:val="22"/>
                      <w:szCs w:val="24"/>
                      <w:lang w:eastAsia="pt-BR"/>
                    </w:rPr>
                    <w:fldChar w:fldCharType="end"/>
                  </w:r>
                  <w:r w:rsidRPr="00BF7CC7">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de Atividades.</w:t>
                  </w:r>
                  <w:bookmarkEnd w:id="176"/>
                </w:p>
              </w:txbxContent>
            </v:textbox>
            <w10:wrap type="square"/>
          </v:shape>
        </w:pict>
      </w:r>
    </w:p>
    <w:p w:rsidR="00835CD2" w:rsidRDefault="00835CD2" w:rsidP="00835CD2">
      <w:pPr>
        <w:pStyle w:val="Legenda"/>
        <w:jc w:val="center"/>
        <w:rPr>
          <w:rFonts w:ascii="Times New Roman" w:eastAsia="Times New Roman" w:hAnsi="Times New Roman" w:cs="Times New Roman"/>
          <w:b w:val="0"/>
          <w:bCs w:val="0"/>
          <w:color w:val="auto"/>
          <w:sz w:val="22"/>
          <w:szCs w:val="24"/>
          <w:lang w:eastAsia="pt-BR"/>
        </w:rPr>
      </w:pPr>
    </w:p>
    <w:p w:rsidR="00C56CEE" w:rsidRDefault="00C56CEE" w:rsidP="00C56CEE">
      <w:pPr>
        <w:spacing w:line="360" w:lineRule="auto"/>
        <w:ind w:firstLine="709"/>
        <w:jc w:val="both"/>
        <w:rPr>
          <w:rFonts w:ascii="Times New Roman" w:eastAsia="Times New Roman" w:hAnsi="Times New Roman" w:cs="Times New Roman"/>
          <w:sz w:val="24"/>
          <w:szCs w:val="24"/>
          <w:lang w:eastAsia="pt-BR"/>
        </w:rPr>
      </w:pPr>
      <w:r w:rsidRPr="00F216E3">
        <w:rPr>
          <w:rFonts w:ascii="Times New Roman" w:eastAsia="Times New Roman" w:hAnsi="Times New Roman" w:cs="Times New Roman"/>
          <w:sz w:val="24"/>
          <w:szCs w:val="24"/>
          <w:lang w:eastAsia="pt-BR"/>
        </w:rPr>
        <w:t xml:space="preserve">A </w:t>
      </w:r>
      <w:r>
        <w:rPr>
          <w:rFonts w:ascii="Times New Roman" w:eastAsia="Times New Roman" w:hAnsi="Times New Roman" w:cs="Times New Roman"/>
          <w:sz w:val="24"/>
          <w:szCs w:val="24"/>
          <w:lang w:eastAsia="pt-BR"/>
        </w:rPr>
        <w:t>F</w:t>
      </w:r>
      <w:r w:rsidRPr="00F216E3">
        <w:rPr>
          <w:rFonts w:ascii="Times New Roman" w:eastAsia="Times New Roman" w:hAnsi="Times New Roman" w:cs="Times New Roman"/>
          <w:sz w:val="24"/>
          <w:szCs w:val="24"/>
          <w:lang w:eastAsia="pt-BR"/>
        </w:rPr>
        <w:t xml:space="preserve">igura </w:t>
      </w:r>
      <w:r w:rsidR="00780702" w:rsidRPr="00780702">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2</w:t>
      </w:r>
      <w:r w:rsidRPr="00F216E3">
        <w:rPr>
          <w:rFonts w:ascii="Times New Roman" w:eastAsia="Times New Roman" w:hAnsi="Times New Roman" w:cs="Times New Roman"/>
          <w:sz w:val="24"/>
          <w:szCs w:val="24"/>
          <w:lang w:eastAsia="pt-BR"/>
        </w:rPr>
        <w:t xml:space="preserve"> apresenta </w:t>
      </w:r>
      <w:r>
        <w:rPr>
          <w:rFonts w:ascii="Times New Roman" w:eastAsia="Times New Roman" w:hAnsi="Times New Roman" w:cs="Times New Roman"/>
          <w:sz w:val="24"/>
          <w:szCs w:val="24"/>
          <w:lang w:eastAsia="pt-BR"/>
        </w:rPr>
        <w:t>o</w:t>
      </w:r>
      <w:r w:rsidRPr="00F216E3">
        <w:rPr>
          <w:rFonts w:ascii="Times New Roman" w:eastAsia="Times New Roman" w:hAnsi="Times New Roman" w:cs="Times New Roman"/>
          <w:sz w:val="24"/>
          <w:szCs w:val="24"/>
          <w:lang w:eastAsia="pt-BR"/>
        </w:rPr>
        <w:t xml:space="preserve"> diagrama</w:t>
      </w:r>
      <w:r>
        <w:rPr>
          <w:rFonts w:ascii="Times New Roman" w:eastAsia="Times New Roman" w:hAnsi="Times New Roman" w:cs="Times New Roman"/>
          <w:sz w:val="24"/>
          <w:szCs w:val="24"/>
          <w:lang w:eastAsia="pt-BR"/>
        </w:rPr>
        <w:t xml:space="preserve"> necessário para contratação de um serviço com os seguintes passos:</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cliente pesquisa um determinado serviço;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 o resultado da pesquisa e possível visualizar perfis dos prestadores de serviços com comentários de serviços já prestados, assim poderá solicitar um melhor prestador de serviço;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O prestador recebe a solicitação e decide se deseja aceitar ou não;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não aceite o processo e finalizado;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aceite executa o serviço;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Após o serviço concluído notifica no sistema a conclusão do mesmo;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cliente recebe uma notificação para comentar o serviço prestado;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não aceite o processo e finalizado;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aceite é feito um comentário sobre a qualidade do serviço prestado;</w:t>
      </w:r>
    </w:p>
    <w:p w:rsidR="00C56CEE" w:rsidRDefault="00C56CEE" w:rsidP="000C59D7">
      <w:pPr>
        <w:pStyle w:val="PargrafodaLista"/>
        <w:numPr>
          <w:ilvl w:val="0"/>
          <w:numId w:val="40"/>
        </w:numPr>
        <w:spacing w:line="360" w:lineRule="auto"/>
        <w:ind w:left="851" w:hanging="425"/>
        <w:jc w:val="both"/>
        <w:rPr>
          <w:ins w:id="177" w:author="thatiane" w:date="2014-11-28T15:00:00Z"/>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Finaliza o processo da aplicação</w:t>
      </w:r>
      <w:ins w:id="178" w:author="thatiane" w:date="2014-11-28T15:00:00Z">
        <w:r w:rsidR="00541998">
          <w:rPr>
            <w:rFonts w:ascii="Times New Roman" w:eastAsia="Times New Roman" w:hAnsi="Times New Roman" w:cs="Times New Roman"/>
            <w:sz w:val="24"/>
            <w:szCs w:val="24"/>
            <w:lang w:eastAsia="pt-BR"/>
          </w:rPr>
          <w:t>.</w:t>
        </w:r>
      </w:ins>
      <w:del w:id="179" w:author="thatiane" w:date="2014-11-28T15:00:00Z">
        <w:r w:rsidDel="00541998">
          <w:rPr>
            <w:rFonts w:ascii="Times New Roman" w:eastAsia="Times New Roman" w:hAnsi="Times New Roman" w:cs="Times New Roman"/>
            <w:sz w:val="24"/>
            <w:szCs w:val="24"/>
            <w:lang w:eastAsia="pt-BR"/>
          </w:rPr>
          <w:delText>;</w:delText>
        </w:r>
      </w:del>
    </w:p>
    <w:p w:rsidR="00541998" w:rsidRDefault="00541998" w:rsidP="000C59D7">
      <w:pPr>
        <w:pStyle w:val="PargrafodaLista"/>
        <w:numPr>
          <w:ilvl w:val="0"/>
          <w:numId w:val="40"/>
        </w:numPr>
        <w:spacing w:line="360" w:lineRule="auto"/>
        <w:ind w:left="851" w:hanging="425"/>
        <w:jc w:val="both"/>
        <w:rPr>
          <w:rFonts w:ascii="Times New Roman" w:eastAsia="Times New Roman" w:hAnsi="Times New Roman" w:cs="Times New Roman"/>
          <w:sz w:val="24"/>
          <w:szCs w:val="24"/>
          <w:lang w:eastAsia="pt-BR"/>
        </w:rPr>
      </w:pPr>
    </w:p>
    <w:p w:rsidR="00C56CEE" w:rsidRPr="00835CD2" w:rsidRDefault="00835CD2"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180" w:name="_Toc404667101"/>
      <w:r w:rsidRPr="00835CD2">
        <w:rPr>
          <w:rFonts w:ascii="Times New Roman" w:hAnsi="Times New Roman" w:cs="Times New Roman"/>
          <w:b w:val="0"/>
          <w:color w:val="auto"/>
        </w:rPr>
        <w:t>Diagrama de Componentes</w:t>
      </w:r>
      <w:bookmarkEnd w:id="180"/>
    </w:p>
    <w:p w:rsidR="00541998" w:rsidRDefault="00541998" w:rsidP="00866E50">
      <w:pPr>
        <w:spacing w:line="360" w:lineRule="auto"/>
        <w:ind w:firstLine="709"/>
        <w:jc w:val="both"/>
        <w:rPr>
          <w:ins w:id="181" w:author="thatiane" w:date="2014-11-28T15:00:00Z"/>
          <w:rFonts w:ascii="Times New Roman" w:eastAsia="Times New Roman" w:hAnsi="Times New Roman" w:cs="Times New Roman"/>
          <w:sz w:val="24"/>
          <w:szCs w:val="24"/>
          <w:lang w:eastAsia="pt-BR"/>
        </w:rPr>
      </w:pPr>
    </w:p>
    <w:p w:rsidR="00C56CEE" w:rsidRDefault="008500EE" w:rsidP="00866E5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Figura </w:t>
      </w:r>
      <w:r w:rsidR="0097451F">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3</w:t>
      </w:r>
      <w:r w:rsidRPr="004572C1">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apresenta</w:t>
      </w:r>
      <w:r w:rsidRPr="006521EE">
        <w:rPr>
          <w:rFonts w:ascii="Times New Roman" w:eastAsia="Times New Roman" w:hAnsi="Times New Roman" w:cs="Times New Roman"/>
          <w:sz w:val="24"/>
          <w:szCs w:val="24"/>
          <w:lang w:eastAsia="pt-BR"/>
        </w:rPr>
        <w:t xml:space="preserve"> os componentes do sistema em módulos de código-fonte, formulários, </w:t>
      </w:r>
      <w:r>
        <w:rPr>
          <w:rFonts w:ascii="Times New Roman" w:eastAsia="Times New Roman" w:hAnsi="Times New Roman" w:cs="Times New Roman"/>
          <w:sz w:val="24"/>
          <w:szCs w:val="24"/>
          <w:lang w:eastAsia="pt-BR"/>
        </w:rPr>
        <w:t>módulos executáveis etc. e determina como tais componentes</w:t>
      </w:r>
      <w:r w:rsidRPr="006521EE">
        <w:rPr>
          <w:rFonts w:ascii="Times New Roman" w:eastAsia="Times New Roman" w:hAnsi="Times New Roman" w:cs="Times New Roman"/>
          <w:sz w:val="24"/>
          <w:szCs w:val="24"/>
          <w:lang w:eastAsia="pt-BR"/>
        </w:rPr>
        <w:t xml:space="preserve"> estarão estruturados e irão interagir para que o sistema funcione de maneira adequada.</w:t>
      </w:r>
    </w:p>
    <w:p w:rsidR="00732DF4" w:rsidRDefault="004C5278" w:rsidP="0024660A">
      <w:pPr>
        <w:pStyle w:val="Legenda"/>
        <w:jc w:val="center"/>
        <w:rPr>
          <w:rFonts w:ascii="Times New Roman" w:eastAsia="Times New Roman" w:hAnsi="Times New Roman" w:cs="Times New Roman"/>
          <w:b w:val="0"/>
          <w:bCs w:val="0"/>
          <w:color w:val="auto"/>
          <w:sz w:val="22"/>
          <w:szCs w:val="24"/>
          <w:lang w:eastAsia="pt-BR"/>
        </w:rPr>
      </w:pPr>
      <w:r w:rsidRPr="0024660A">
        <w:rPr>
          <w:rFonts w:ascii="Times New Roman" w:eastAsia="Times New Roman" w:hAnsi="Times New Roman" w:cs="Times New Roman"/>
          <w:noProof/>
          <w:sz w:val="24"/>
          <w:szCs w:val="24"/>
          <w:lang w:eastAsia="pt-BR"/>
        </w:rPr>
        <w:drawing>
          <wp:anchor distT="0" distB="0" distL="114300" distR="114300" simplePos="0" relativeHeight="251634688" behindDoc="0" locked="0" layoutInCell="1" allowOverlap="1">
            <wp:simplePos x="0" y="0"/>
            <wp:positionH relativeFrom="column">
              <wp:posOffset>491490</wp:posOffset>
            </wp:positionH>
            <wp:positionV relativeFrom="paragraph">
              <wp:posOffset>43172</wp:posOffset>
            </wp:positionV>
            <wp:extent cx="4670759" cy="2916000"/>
            <wp:effectExtent l="19050" t="19050" r="0" b="0"/>
            <wp:wrapSquare wrapText="bothSides"/>
            <wp:docPr id="4" name="Imagem 4" descr="C:\Users\Wesley-pc\Desktop\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Diagrama.png"/>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0759" cy="2916000"/>
                    </a:xfrm>
                    <a:prstGeom prst="rect">
                      <a:avLst/>
                    </a:prstGeom>
                    <a:noFill/>
                    <a:ln w="12700">
                      <a:solidFill>
                        <a:schemeClr val="tx1"/>
                      </a:solidFill>
                    </a:ln>
                  </pic:spPr>
                </pic:pic>
              </a:graphicData>
            </a:graphic>
          </wp:anchor>
        </w:drawing>
      </w:r>
      <w:r w:rsidR="001B0E1D" w:rsidRPr="001B0E1D">
        <w:rPr>
          <w:noProof/>
        </w:rPr>
        <w:pict>
          <v:shape id="_x0000_s1040" type="#_x0000_t202" style="position:absolute;left:0;text-align:left;margin-left:38.7pt;margin-top:246.85pt;width:367.75pt;height:.05pt;z-index:251667968;mso-position-horizontal-relative:text;mso-position-vertical-relative:text" stroked="f">
            <v:textbox style="mso-next-textbox:#_x0000_s1040;mso-fit-shape-to-text:t" inset="0,0,0,0">
              <w:txbxContent>
                <w:p w:rsidR="008759E6" w:rsidRPr="00A94AFD" w:rsidRDefault="008759E6" w:rsidP="00A94AFD">
                  <w:pPr>
                    <w:pStyle w:val="Legenda"/>
                    <w:jc w:val="center"/>
                    <w:rPr>
                      <w:rFonts w:ascii="Times New Roman" w:eastAsia="Times New Roman" w:hAnsi="Times New Roman" w:cs="Times New Roman"/>
                      <w:b w:val="0"/>
                      <w:bCs w:val="0"/>
                      <w:color w:val="auto"/>
                      <w:sz w:val="22"/>
                      <w:szCs w:val="24"/>
                      <w:lang w:eastAsia="pt-BR"/>
                    </w:rPr>
                  </w:pPr>
                  <w:bookmarkStart w:id="182" w:name="_Toc404667053"/>
                  <w:r w:rsidRPr="00A94AFD">
                    <w:rPr>
                      <w:rFonts w:ascii="Times New Roman" w:eastAsia="Times New Roman" w:hAnsi="Times New Roman" w:cs="Times New Roman"/>
                      <w:b w:val="0"/>
                      <w:bCs w:val="0"/>
                      <w:color w:val="auto"/>
                      <w:sz w:val="22"/>
                      <w:szCs w:val="24"/>
                      <w:lang w:eastAsia="pt-BR"/>
                    </w:rPr>
                    <w:t xml:space="preserve">Figura </w:t>
                  </w:r>
                  <w:r w:rsidR="001B0E1D" w:rsidRPr="00A94AFD">
                    <w:rPr>
                      <w:rFonts w:ascii="Times New Roman" w:eastAsia="Times New Roman" w:hAnsi="Times New Roman" w:cs="Times New Roman"/>
                      <w:b w:val="0"/>
                      <w:bCs w:val="0"/>
                      <w:color w:val="auto"/>
                      <w:sz w:val="22"/>
                      <w:szCs w:val="24"/>
                      <w:lang w:eastAsia="pt-BR"/>
                    </w:rPr>
                    <w:fldChar w:fldCharType="begin"/>
                  </w:r>
                  <w:r w:rsidRPr="00A94AFD">
                    <w:rPr>
                      <w:rFonts w:ascii="Times New Roman" w:eastAsia="Times New Roman" w:hAnsi="Times New Roman" w:cs="Times New Roman"/>
                      <w:b w:val="0"/>
                      <w:bCs w:val="0"/>
                      <w:color w:val="auto"/>
                      <w:sz w:val="22"/>
                      <w:szCs w:val="24"/>
                      <w:lang w:eastAsia="pt-BR"/>
                    </w:rPr>
                    <w:instrText xml:space="preserve"> SEQ Figura \* ARABIC </w:instrText>
                  </w:r>
                  <w:r w:rsidR="001B0E1D" w:rsidRPr="00A94AFD">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13</w:t>
                  </w:r>
                  <w:r w:rsidR="001B0E1D" w:rsidRPr="00A94AFD">
                    <w:rPr>
                      <w:rFonts w:ascii="Times New Roman" w:eastAsia="Times New Roman" w:hAnsi="Times New Roman" w:cs="Times New Roman"/>
                      <w:b w:val="0"/>
                      <w:bCs w:val="0"/>
                      <w:color w:val="auto"/>
                      <w:sz w:val="22"/>
                      <w:szCs w:val="24"/>
                      <w:lang w:eastAsia="pt-BR"/>
                    </w:rPr>
                    <w:fldChar w:fldCharType="end"/>
                  </w:r>
                  <w:r w:rsidRPr="00A94AFD">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de Componentes.</w:t>
                  </w:r>
                  <w:bookmarkEnd w:id="182"/>
                </w:p>
              </w:txbxContent>
            </v:textbox>
            <w10:wrap type="square"/>
          </v:shape>
        </w:pict>
      </w:r>
    </w:p>
    <w:p w:rsidR="0024660A" w:rsidRDefault="0024660A" w:rsidP="0024660A">
      <w:pPr>
        <w:pStyle w:val="Legenda"/>
        <w:jc w:val="center"/>
        <w:rPr>
          <w:rFonts w:ascii="Times New Roman" w:eastAsia="Times New Roman" w:hAnsi="Times New Roman" w:cs="Times New Roman"/>
          <w:b w:val="0"/>
          <w:bCs w:val="0"/>
          <w:color w:val="auto"/>
          <w:sz w:val="22"/>
          <w:szCs w:val="24"/>
          <w:lang w:eastAsia="pt-BR"/>
        </w:rPr>
      </w:pPr>
    </w:p>
    <w:p w:rsidR="00732DF4" w:rsidRDefault="00732DF4"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24660A" w:rsidRDefault="0024660A" w:rsidP="0024660A">
      <w:pPr>
        <w:spacing w:line="360" w:lineRule="auto"/>
        <w:ind w:firstLine="709"/>
        <w:jc w:val="both"/>
        <w:rPr>
          <w:rFonts w:ascii="Times New Roman" w:eastAsia="Times New Roman" w:hAnsi="Times New Roman" w:cs="Times New Roman"/>
          <w:sz w:val="24"/>
          <w:szCs w:val="24"/>
          <w:lang w:eastAsia="pt-BR"/>
        </w:rPr>
      </w:pPr>
      <w:r w:rsidRPr="00F216E3">
        <w:rPr>
          <w:rFonts w:ascii="Times New Roman" w:eastAsia="Times New Roman" w:hAnsi="Times New Roman" w:cs="Times New Roman"/>
          <w:sz w:val="24"/>
          <w:szCs w:val="24"/>
          <w:lang w:eastAsia="pt-BR"/>
        </w:rPr>
        <w:t xml:space="preserve">A </w:t>
      </w:r>
      <w:r>
        <w:rPr>
          <w:rFonts w:ascii="Times New Roman" w:eastAsia="Times New Roman" w:hAnsi="Times New Roman" w:cs="Times New Roman"/>
          <w:sz w:val="24"/>
          <w:szCs w:val="24"/>
          <w:lang w:eastAsia="pt-BR"/>
        </w:rPr>
        <w:t>F</w:t>
      </w:r>
      <w:r w:rsidRPr="00F216E3">
        <w:rPr>
          <w:rFonts w:ascii="Times New Roman" w:eastAsia="Times New Roman" w:hAnsi="Times New Roman" w:cs="Times New Roman"/>
          <w:sz w:val="24"/>
          <w:szCs w:val="24"/>
          <w:lang w:eastAsia="pt-BR"/>
        </w:rPr>
        <w:t xml:space="preserve">igura </w:t>
      </w:r>
      <w:r w:rsidR="0097451F">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3</w:t>
      </w:r>
      <w:r w:rsidRPr="00F216E3">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descreve o diagrama da seguinte forma:</w:t>
      </w:r>
    </w:p>
    <w:p w:rsidR="0024660A" w:rsidRPr="0024660A" w:rsidRDefault="0097451F"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componente banco de dados é</w:t>
      </w:r>
      <w:r w:rsidR="0024660A">
        <w:rPr>
          <w:rFonts w:ascii="Times New Roman" w:eastAsia="Times New Roman" w:hAnsi="Times New Roman" w:cs="Times New Roman"/>
          <w:sz w:val="24"/>
          <w:szCs w:val="24"/>
          <w:lang w:eastAsia="pt-BR"/>
        </w:rPr>
        <w:t xml:space="preserve"> implementado de acordo com os requisitos levantados </w:t>
      </w:r>
      <w:r>
        <w:rPr>
          <w:rFonts w:ascii="Times New Roman" w:eastAsia="Times New Roman" w:hAnsi="Times New Roman" w:cs="Times New Roman"/>
          <w:sz w:val="24"/>
          <w:szCs w:val="24"/>
          <w:lang w:eastAsia="pt-BR"/>
        </w:rPr>
        <w:t xml:space="preserve">na seção 5.2 deste </w:t>
      </w:r>
      <w:r w:rsidR="0024660A">
        <w:rPr>
          <w:rFonts w:ascii="Times New Roman" w:eastAsia="Times New Roman" w:hAnsi="Times New Roman" w:cs="Times New Roman"/>
          <w:sz w:val="24"/>
          <w:szCs w:val="24"/>
          <w:lang w:eastAsia="pt-BR"/>
        </w:rPr>
        <w:t xml:space="preserve">trabalho. </w:t>
      </w:r>
      <w:r w:rsidR="0024660A" w:rsidRPr="0024660A">
        <w:rPr>
          <w:rFonts w:ascii="Times New Roman" w:eastAsia="Times New Roman" w:hAnsi="Times New Roman" w:cs="Times New Roman"/>
          <w:sz w:val="24"/>
          <w:szCs w:val="24"/>
          <w:lang w:eastAsia="pt-BR"/>
        </w:rPr>
        <w:t>É responsável por p</w:t>
      </w:r>
      <w:r w:rsidR="0024660A">
        <w:rPr>
          <w:rFonts w:ascii="Times New Roman" w:eastAsia="Times New Roman" w:hAnsi="Times New Roman" w:cs="Times New Roman"/>
          <w:sz w:val="24"/>
          <w:szCs w:val="24"/>
          <w:lang w:eastAsia="pt-BR"/>
        </w:rPr>
        <w:t>ersistir e recuperar os dados</w:t>
      </w:r>
      <w:r w:rsidR="0024660A" w:rsidRPr="0024660A">
        <w:rPr>
          <w:rFonts w:ascii="Times New Roman" w:eastAsia="Times New Roman" w:hAnsi="Times New Roman" w:cs="Times New Roman"/>
          <w:sz w:val="24"/>
          <w:szCs w:val="24"/>
          <w:lang w:eastAsia="pt-BR"/>
        </w:rPr>
        <w:t>;</w:t>
      </w:r>
    </w:p>
    <w:p w:rsidR="0024660A" w:rsidRDefault="0024660A"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Através do componente </w:t>
      </w:r>
      <w:r w:rsidRPr="0024660A">
        <w:rPr>
          <w:rFonts w:ascii="Times New Roman" w:eastAsia="Times New Roman" w:hAnsi="Times New Roman" w:cs="Times New Roman"/>
          <w:i/>
          <w:sz w:val="24"/>
          <w:szCs w:val="24"/>
          <w:lang w:eastAsia="pt-BR"/>
        </w:rPr>
        <w:t>Web Services</w:t>
      </w:r>
      <w:r>
        <w:rPr>
          <w:rFonts w:ascii="Times New Roman" w:eastAsia="Times New Roman" w:hAnsi="Times New Roman" w:cs="Times New Roman"/>
          <w:sz w:val="24"/>
          <w:szCs w:val="24"/>
          <w:lang w:eastAsia="pt-BR"/>
        </w:rPr>
        <w:t xml:space="preserve"> é feito a comunicação</w:t>
      </w:r>
      <w:r w:rsidRPr="002D2B9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entre o banco de dados e os serviços </w:t>
      </w:r>
      <w:r w:rsidR="00BF7343">
        <w:rPr>
          <w:rFonts w:ascii="Times New Roman" w:eastAsia="Times New Roman" w:hAnsi="Times New Roman" w:cs="Times New Roman"/>
          <w:sz w:val="24"/>
          <w:szCs w:val="24"/>
          <w:lang w:eastAsia="pt-BR"/>
        </w:rPr>
        <w:t>implementados</w:t>
      </w:r>
      <w:r>
        <w:rPr>
          <w:rFonts w:ascii="Times New Roman" w:eastAsia="Times New Roman" w:hAnsi="Times New Roman" w:cs="Times New Roman"/>
          <w:sz w:val="24"/>
          <w:szCs w:val="24"/>
          <w:lang w:eastAsia="pt-BR"/>
        </w:rPr>
        <w:t>;</w:t>
      </w:r>
    </w:p>
    <w:p w:rsidR="0024660A" w:rsidRPr="008C13CD" w:rsidRDefault="00CB7BF3"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w:t>
      </w:r>
      <w:r w:rsidRPr="008C13CD">
        <w:rPr>
          <w:rFonts w:ascii="Times New Roman" w:eastAsia="Times New Roman" w:hAnsi="Times New Roman" w:cs="Times New Roman"/>
          <w:sz w:val="24"/>
          <w:szCs w:val="24"/>
          <w:lang w:eastAsia="pt-BR"/>
        </w:rPr>
        <w:t>omponente</w:t>
      </w:r>
      <w:r>
        <w:rPr>
          <w:rFonts w:ascii="Times New Roman" w:eastAsia="Times New Roman" w:hAnsi="Times New Roman" w:cs="Times New Roman"/>
          <w:sz w:val="24"/>
          <w:szCs w:val="24"/>
          <w:lang w:eastAsia="pt-BR"/>
        </w:rPr>
        <w:t xml:space="preserve"> S</w:t>
      </w:r>
      <w:r w:rsidRPr="008C13CD">
        <w:rPr>
          <w:rFonts w:ascii="Times New Roman" w:eastAsia="Times New Roman" w:hAnsi="Times New Roman" w:cs="Times New Roman"/>
          <w:sz w:val="24"/>
          <w:szCs w:val="24"/>
          <w:lang w:eastAsia="pt-BR"/>
        </w:rPr>
        <w:t>erviços</w:t>
      </w:r>
      <w:r>
        <w:rPr>
          <w:rFonts w:ascii="Times New Roman" w:eastAsia="Times New Roman" w:hAnsi="Times New Roman" w:cs="Times New Roman"/>
          <w:sz w:val="24"/>
          <w:szCs w:val="24"/>
          <w:lang w:eastAsia="pt-BR"/>
        </w:rPr>
        <w:t xml:space="preserve"> é</w:t>
      </w:r>
      <w:r w:rsidRPr="008C13CD">
        <w:rPr>
          <w:rFonts w:ascii="Times New Roman" w:eastAsia="Times New Roman" w:hAnsi="Times New Roman" w:cs="Times New Roman"/>
          <w:sz w:val="24"/>
          <w:szCs w:val="24"/>
          <w:lang w:eastAsia="pt-BR"/>
        </w:rPr>
        <w:t xml:space="preserve"> </w:t>
      </w:r>
      <w:r w:rsidR="008C13CD" w:rsidRPr="008C13CD">
        <w:rPr>
          <w:rFonts w:ascii="Times New Roman" w:eastAsia="Times New Roman" w:hAnsi="Times New Roman" w:cs="Times New Roman"/>
          <w:sz w:val="24"/>
          <w:szCs w:val="24"/>
          <w:lang w:eastAsia="pt-BR"/>
        </w:rPr>
        <w:t>responsável pelo desenvolvimento de todos os serviç</w:t>
      </w:r>
      <w:r w:rsidR="008C13CD">
        <w:rPr>
          <w:rFonts w:ascii="Times New Roman" w:eastAsia="Times New Roman" w:hAnsi="Times New Roman" w:cs="Times New Roman"/>
          <w:sz w:val="24"/>
          <w:szCs w:val="24"/>
          <w:lang w:eastAsia="pt-BR"/>
        </w:rPr>
        <w:t>os necessários</w:t>
      </w:r>
      <w:r w:rsidR="001C5C63">
        <w:rPr>
          <w:rFonts w:ascii="Times New Roman" w:eastAsia="Times New Roman" w:hAnsi="Times New Roman" w:cs="Times New Roman"/>
          <w:sz w:val="24"/>
          <w:szCs w:val="24"/>
          <w:lang w:eastAsia="pt-BR"/>
        </w:rPr>
        <w:t xml:space="preserve"> para </w:t>
      </w:r>
      <w:r>
        <w:rPr>
          <w:rFonts w:ascii="Times New Roman" w:eastAsia="Times New Roman" w:hAnsi="Times New Roman" w:cs="Times New Roman"/>
          <w:sz w:val="24"/>
          <w:szCs w:val="24"/>
          <w:lang w:eastAsia="pt-BR"/>
        </w:rPr>
        <w:t>a utilização através de outras interfaces;</w:t>
      </w:r>
    </w:p>
    <w:p w:rsidR="0024660A" w:rsidRDefault="002C6359" w:rsidP="000C59D7">
      <w:pPr>
        <w:pStyle w:val="PargrafodaLista"/>
        <w:numPr>
          <w:ilvl w:val="0"/>
          <w:numId w:val="3"/>
        </w:numPr>
        <w:spacing w:line="360" w:lineRule="auto"/>
        <w:jc w:val="both"/>
        <w:rPr>
          <w:ins w:id="183" w:author="thatiane" w:date="2014-11-28T15:00:00Z"/>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Componente Interface da Aplicação</w:t>
      </w:r>
      <w:r w:rsidR="0024660A">
        <w:rPr>
          <w:rFonts w:ascii="Times New Roman" w:eastAsia="Times New Roman" w:hAnsi="Times New Roman" w:cs="Times New Roman"/>
          <w:sz w:val="24"/>
          <w:szCs w:val="24"/>
          <w:lang w:eastAsia="pt-BR"/>
        </w:rPr>
        <w:t xml:space="preserve"> é o executável que requer uma interface de acesso, e</w:t>
      </w:r>
      <w:r w:rsidR="0024660A" w:rsidRPr="001F1219">
        <w:rPr>
          <w:rFonts w:ascii="Times New Roman" w:eastAsia="Times New Roman" w:hAnsi="Times New Roman" w:cs="Times New Roman"/>
          <w:sz w:val="24"/>
          <w:szCs w:val="24"/>
          <w:lang w:eastAsia="pt-BR"/>
        </w:rPr>
        <w:t>ste processo de padronização tem em vista a exibição de páginas Web em diversos dispositivos (</w:t>
      </w:r>
      <w:r w:rsidR="0024660A">
        <w:rPr>
          <w:rFonts w:ascii="Times New Roman" w:eastAsia="Times New Roman" w:hAnsi="Times New Roman" w:cs="Times New Roman"/>
          <w:sz w:val="24"/>
          <w:szCs w:val="24"/>
          <w:lang w:eastAsia="pt-BR"/>
        </w:rPr>
        <w:t xml:space="preserve">computadores, </w:t>
      </w:r>
      <w:proofErr w:type="spellStart"/>
      <w:r w:rsidR="0024660A" w:rsidRPr="00060087">
        <w:rPr>
          <w:rFonts w:ascii="Times New Roman" w:eastAsia="Times New Roman" w:hAnsi="Times New Roman" w:cs="Times New Roman"/>
          <w:sz w:val="24"/>
          <w:szCs w:val="24"/>
          <w:lang w:eastAsia="pt-BR"/>
        </w:rPr>
        <w:t>smartphone</w:t>
      </w:r>
      <w:proofErr w:type="spellEnd"/>
      <w:r w:rsidR="0024660A">
        <w:rPr>
          <w:rFonts w:ascii="Times New Roman" w:eastAsia="Times New Roman" w:hAnsi="Times New Roman" w:cs="Times New Roman"/>
          <w:sz w:val="24"/>
          <w:szCs w:val="24"/>
          <w:lang w:eastAsia="pt-BR"/>
        </w:rPr>
        <w:t xml:space="preserve">, televisão, </w:t>
      </w:r>
      <w:proofErr w:type="spellStart"/>
      <w:r w:rsidR="0024660A">
        <w:rPr>
          <w:rFonts w:ascii="Times New Roman" w:eastAsia="Times New Roman" w:hAnsi="Times New Roman" w:cs="Times New Roman"/>
          <w:sz w:val="24"/>
          <w:szCs w:val="24"/>
          <w:lang w:eastAsia="pt-BR"/>
        </w:rPr>
        <w:t>t</w:t>
      </w:r>
      <w:r w:rsidR="0024660A" w:rsidRPr="00060087">
        <w:rPr>
          <w:rFonts w:ascii="Times New Roman" w:eastAsia="Times New Roman" w:hAnsi="Times New Roman" w:cs="Times New Roman"/>
          <w:sz w:val="24"/>
          <w:szCs w:val="24"/>
          <w:lang w:eastAsia="pt-BR"/>
        </w:rPr>
        <w:t>ablets</w:t>
      </w:r>
      <w:proofErr w:type="spellEnd"/>
      <w:r w:rsidR="0024660A" w:rsidRPr="001F1219">
        <w:rPr>
          <w:rFonts w:ascii="Times New Roman" w:eastAsia="Times New Roman" w:hAnsi="Times New Roman" w:cs="Times New Roman"/>
          <w:sz w:val="24"/>
          <w:szCs w:val="24"/>
          <w:lang w:eastAsia="pt-BR"/>
        </w:rPr>
        <w:t xml:space="preserve">, </w:t>
      </w:r>
      <w:proofErr w:type="spellStart"/>
      <w:r w:rsidR="0024660A" w:rsidRPr="001F1219">
        <w:rPr>
          <w:rFonts w:ascii="Times New Roman" w:eastAsia="Times New Roman" w:hAnsi="Times New Roman" w:cs="Times New Roman"/>
          <w:sz w:val="24"/>
          <w:szCs w:val="24"/>
          <w:lang w:eastAsia="pt-BR"/>
        </w:rPr>
        <w:t>etc</w:t>
      </w:r>
      <w:proofErr w:type="spellEnd"/>
      <w:r w:rsidR="0024660A" w:rsidRPr="001F1219">
        <w:rPr>
          <w:rFonts w:ascii="Times New Roman" w:eastAsia="Times New Roman" w:hAnsi="Times New Roman" w:cs="Times New Roman"/>
          <w:sz w:val="24"/>
          <w:szCs w:val="24"/>
          <w:lang w:eastAsia="pt-BR"/>
        </w:rPr>
        <w:t>)</w:t>
      </w:r>
      <w:r w:rsidR="0024660A">
        <w:rPr>
          <w:rFonts w:ascii="Times New Roman" w:eastAsia="Times New Roman" w:hAnsi="Times New Roman" w:cs="Times New Roman"/>
          <w:sz w:val="24"/>
          <w:szCs w:val="24"/>
          <w:lang w:eastAsia="pt-BR"/>
        </w:rPr>
        <w:t>;</w:t>
      </w:r>
    </w:p>
    <w:p w:rsidR="00000000" w:rsidRDefault="001B782F">
      <w:pPr>
        <w:pStyle w:val="PargrafodaLista"/>
        <w:spacing w:line="360" w:lineRule="auto"/>
        <w:jc w:val="both"/>
        <w:rPr>
          <w:rFonts w:ascii="Times New Roman" w:eastAsia="Times New Roman" w:hAnsi="Times New Roman" w:cs="Times New Roman"/>
          <w:sz w:val="24"/>
          <w:szCs w:val="24"/>
          <w:lang w:eastAsia="pt-BR"/>
        </w:rPr>
        <w:pPrChange w:id="184" w:author="thatiane" w:date="2014-11-28T15:00:00Z">
          <w:pPr>
            <w:pStyle w:val="PargrafodaLista"/>
            <w:numPr>
              <w:numId w:val="3"/>
            </w:numPr>
            <w:spacing w:line="360" w:lineRule="auto"/>
            <w:ind w:hanging="360"/>
            <w:jc w:val="both"/>
          </w:pPr>
        </w:pPrChange>
      </w:pPr>
    </w:p>
    <w:p w:rsidR="00C56CEE" w:rsidRDefault="003C582F"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185" w:name="_Toc404667102"/>
      <w:r w:rsidRPr="003C582F">
        <w:rPr>
          <w:rFonts w:ascii="Times New Roman" w:hAnsi="Times New Roman" w:cs="Times New Roman"/>
          <w:b w:val="0"/>
          <w:color w:val="auto"/>
        </w:rPr>
        <w:t>Diagrama de Sequência</w:t>
      </w:r>
      <w:bookmarkEnd w:id="185"/>
    </w:p>
    <w:p w:rsidR="00541998" w:rsidRDefault="00541998" w:rsidP="00EF0105">
      <w:pPr>
        <w:spacing w:line="360" w:lineRule="auto"/>
        <w:ind w:firstLine="709"/>
        <w:jc w:val="both"/>
        <w:rPr>
          <w:ins w:id="186" w:author="thatiane" w:date="2014-11-28T15:00:00Z"/>
          <w:rFonts w:ascii="Times New Roman" w:eastAsia="Times New Roman" w:hAnsi="Times New Roman" w:cs="Times New Roman"/>
          <w:sz w:val="24"/>
          <w:szCs w:val="24"/>
          <w:lang w:eastAsia="pt-BR"/>
        </w:rPr>
      </w:pPr>
    </w:p>
    <w:p w:rsidR="002752F9" w:rsidRDefault="001B0E1D" w:rsidP="00EF0105">
      <w:pPr>
        <w:spacing w:line="360" w:lineRule="auto"/>
        <w:ind w:firstLine="709"/>
        <w:jc w:val="both"/>
        <w:rPr>
          <w:rFonts w:ascii="Times New Roman" w:eastAsia="Times New Roman" w:hAnsi="Times New Roman" w:cs="Times New Roman"/>
          <w:sz w:val="24"/>
          <w:szCs w:val="24"/>
          <w:lang w:eastAsia="pt-BR"/>
        </w:rPr>
      </w:pPr>
      <w:r w:rsidRPr="001B0E1D">
        <w:rPr>
          <w:noProof/>
        </w:rPr>
        <w:pict>
          <v:shape id="_x0000_s1063" type="#_x0000_t202" style="position:absolute;left:0;text-align:left;margin-left:2.7pt;margin-top:387.25pt;width:424.6pt;height:32.6pt;z-index:251679232" stroked="f">
            <v:textbox inset="0,0,0,0">
              <w:txbxContent>
                <w:p w:rsidR="008759E6" w:rsidRPr="001E6076" w:rsidRDefault="008759E6" w:rsidP="002752F9">
                  <w:pPr>
                    <w:pStyle w:val="Legenda"/>
                    <w:jc w:val="center"/>
                    <w:rPr>
                      <w:rFonts w:ascii="Times New Roman" w:eastAsia="Times New Roman" w:hAnsi="Times New Roman" w:cs="Times New Roman"/>
                      <w:b w:val="0"/>
                      <w:bCs w:val="0"/>
                      <w:color w:val="auto"/>
                      <w:sz w:val="22"/>
                      <w:szCs w:val="24"/>
                      <w:lang w:eastAsia="pt-BR"/>
                    </w:rPr>
                  </w:pPr>
                  <w:bookmarkStart w:id="187" w:name="_Toc404667054"/>
                  <w:r w:rsidRPr="002752F9">
                    <w:rPr>
                      <w:rFonts w:ascii="Times New Roman" w:eastAsia="Times New Roman" w:hAnsi="Times New Roman" w:cs="Times New Roman"/>
                      <w:b w:val="0"/>
                      <w:bCs w:val="0"/>
                      <w:color w:val="auto"/>
                      <w:sz w:val="22"/>
                      <w:szCs w:val="24"/>
                      <w:lang w:eastAsia="pt-BR"/>
                    </w:rPr>
                    <w:t xml:space="preserve">Figura </w:t>
                  </w:r>
                  <w:r w:rsidR="001B0E1D" w:rsidRPr="002752F9">
                    <w:rPr>
                      <w:rFonts w:ascii="Times New Roman" w:eastAsia="Times New Roman" w:hAnsi="Times New Roman" w:cs="Times New Roman"/>
                      <w:b w:val="0"/>
                      <w:bCs w:val="0"/>
                      <w:color w:val="auto"/>
                      <w:sz w:val="22"/>
                      <w:szCs w:val="24"/>
                      <w:lang w:eastAsia="pt-BR"/>
                    </w:rPr>
                    <w:fldChar w:fldCharType="begin"/>
                  </w:r>
                  <w:r w:rsidRPr="002752F9">
                    <w:rPr>
                      <w:rFonts w:ascii="Times New Roman" w:eastAsia="Times New Roman" w:hAnsi="Times New Roman" w:cs="Times New Roman"/>
                      <w:b w:val="0"/>
                      <w:bCs w:val="0"/>
                      <w:color w:val="auto"/>
                      <w:sz w:val="22"/>
                      <w:szCs w:val="24"/>
                      <w:lang w:eastAsia="pt-BR"/>
                    </w:rPr>
                    <w:instrText xml:space="preserve"> SEQ Figura \* ARABIC </w:instrText>
                  </w:r>
                  <w:r w:rsidR="001B0E1D" w:rsidRPr="002752F9">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14</w:t>
                  </w:r>
                  <w:r w:rsidR="001B0E1D" w:rsidRPr="002752F9">
                    <w:rPr>
                      <w:rFonts w:ascii="Times New Roman" w:eastAsia="Times New Roman" w:hAnsi="Times New Roman" w:cs="Times New Roman"/>
                      <w:b w:val="0"/>
                      <w:bCs w:val="0"/>
                      <w:color w:val="auto"/>
                      <w:sz w:val="22"/>
                      <w:szCs w:val="24"/>
                      <w:lang w:eastAsia="pt-BR"/>
                    </w:rPr>
                    <w:fldChar w:fldCharType="end"/>
                  </w:r>
                  <w:r w:rsidRPr="002752F9">
                    <w:rPr>
                      <w:rFonts w:ascii="Times New Roman" w:eastAsia="Times New Roman" w:hAnsi="Times New Roman" w:cs="Times New Roman"/>
                      <w:b w:val="0"/>
                      <w:bCs w:val="0"/>
                      <w:color w:val="auto"/>
                      <w:sz w:val="22"/>
                      <w:szCs w:val="24"/>
                      <w:lang w:eastAsia="pt-BR"/>
                    </w:rPr>
                    <w:t xml:space="preserve">. </w:t>
                  </w:r>
                  <w:r w:rsidRPr="001E6076">
                    <w:rPr>
                      <w:rFonts w:ascii="Times New Roman" w:eastAsia="Times New Roman" w:hAnsi="Times New Roman" w:cs="Times New Roman"/>
                      <w:b w:val="0"/>
                      <w:bCs w:val="0"/>
                      <w:color w:val="auto"/>
                      <w:sz w:val="22"/>
                      <w:szCs w:val="24"/>
                      <w:lang w:eastAsia="pt-BR"/>
                    </w:rPr>
                    <w:t xml:space="preserve">Diagrama de Sequência de Cadastro de </w:t>
                  </w:r>
                  <w:r>
                    <w:rPr>
                      <w:rFonts w:ascii="Times New Roman" w:eastAsia="Times New Roman" w:hAnsi="Times New Roman" w:cs="Times New Roman"/>
                      <w:b w:val="0"/>
                      <w:bCs w:val="0"/>
                      <w:color w:val="auto"/>
                      <w:sz w:val="22"/>
                      <w:szCs w:val="24"/>
                      <w:lang w:eastAsia="pt-BR"/>
                    </w:rPr>
                    <w:t>Usuário.</w:t>
                  </w:r>
                  <w:bookmarkEnd w:id="187"/>
                </w:p>
                <w:p w:rsidR="008759E6" w:rsidRPr="00215E6D" w:rsidRDefault="008759E6" w:rsidP="002752F9">
                  <w:pPr>
                    <w:pStyle w:val="Legenda"/>
                    <w:rPr>
                      <w:rFonts w:ascii="Times New Roman" w:eastAsia="Times New Roman" w:hAnsi="Times New Roman" w:cs="Times New Roman"/>
                      <w:noProof/>
                      <w:sz w:val="24"/>
                      <w:szCs w:val="24"/>
                    </w:rPr>
                  </w:pPr>
                </w:p>
              </w:txbxContent>
            </v:textbox>
            <w10:wrap type="square"/>
          </v:shape>
        </w:pict>
      </w:r>
      <w:r w:rsidR="001E6076">
        <w:rPr>
          <w:rFonts w:ascii="Times New Roman" w:eastAsia="Times New Roman" w:hAnsi="Times New Roman" w:cs="Times New Roman"/>
          <w:noProof/>
          <w:sz w:val="24"/>
          <w:szCs w:val="24"/>
          <w:lang w:eastAsia="pt-BR"/>
        </w:rPr>
        <w:drawing>
          <wp:anchor distT="0" distB="0" distL="114300" distR="114300" simplePos="0" relativeHeight="251665408" behindDoc="1" locked="0" layoutInCell="1" allowOverlap="1">
            <wp:simplePos x="0" y="0"/>
            <wp:positionH relativeFrom="column">
              <wp:posOffset>34290</wp:posOffset>
            </wp:positionH>
            <wp:positionV relativeFrom="paragraph">
              <wp:posOffset>1464310</wp:posOffset>
            </wp:positionV>
            <wp:extent cx="5392420" cy="3275965"/>
            <wp:effectExtent l="19050" t="19050" r="0" b="635"/>
            <wp:wrapSquare wrapText="bothSides"/>
            <wp:docPr id="8" name="Imagem 1" descr="C:\Users\PDV3\Desktop\ImgDiagramas\Diagrama_Sequencia_Cadastr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V3\Desktop\ImgDiagramas\Diagrama_Sequencia_CadastroCliente.png"/>
                    <pic:cNvPicPr>
                      <a:picLocks noChangeAspect="1" noChangeArrowheads="1"/>
                    </pic:cNvPicPr>
                  </pic:nvPicPr>
                  <pic:blipFill>
                    <a:blip r:embed="rId52" cstate="print"/>
                    <a:srcRect/>
                    <a:stretch>
                      <a:fillRect/>
                    </a:stretch>
                  </pic:blipFill>
                  <pic:spPr bwMode="auto">
                    <a:xfrm>
                      <a:off x="0" y="0"/>
                      <a:ext cx="5392420" cy="3275965"/>
                    </a:xfrm>
                    <a:prstGeom prst="rect">
                      <a:avLst/>
                    </a:prstGeom>
                    <a:noFill/>
                    <a:ln w="12700">
                      <a:solidFill>
                        <a:schemeClr val="tx1"/>
                      </a:solidFill>
                      <a:miter lim="800000"/>
                      <a:headEnd/>
                      <a:tailEnd/>
                    </a:ln>
                  </pic:spPr>
                </pic:pic>
              </a:graphicData>
            </a:graphic>
          </wp:anchor>
        </w:drawing>
      </w:r>
      <w:r w:rsidR="005B2871">
        <w:rPr>
          <w:rFonts w:ascii="Times New Roman" w:eastAsia="Times New Roman" w:hAnsi="Times New Roman" w:cs="Times New Roman"/>
          <w:sz w:val="24"/>
          <w:szCs w:val="24"/>
          <w:lang w:eastAsia="pt-BR"/>
        </w:rPr>
        <w:t xml:space="preserve">De acordo com </w:t>
      </w:r>
      <w:del w:id="188" w:author="thatiane" w:date="2014-11-28T15:00:00Z">
        <w:r w:rsidR="005B2871" w:rsidDel="00541998">
          <w:rPr>
            <w:rFonts w:ascii="Times New Roman" w:eastAsia="Times New Roman" w:hAnsi="Times New Roman" w:cs="Times New Roman"/>
            <w:sz w:val="24"/>
            <w:szCs w:val="24"/>
            <w:lang w:eastAsia="pt-BR"/>
          </w:rPr>
          <w:delText>(</w:delText>
        </w:r>
      </w:del>
      <w:r w:rsidR="005B2871">
        <w:rPr>
          <w:rFonts w:ascii="Times New Roman" w:eastAsia="Times New Roman" w:hAnsi="Times New Roman" w:cs="Times New Roman"/>
          <w:sz w:val="24"/>
          <w:szCs w:val="24"/>
          <w:lang w:eastAsia="pt-BR"/>
        </w:rPr>
        <w:t>G</w:t>
      </w:r>
      <w:r w:rsidR="00541998">
        <w:rPr>
          <w:rFonts w:ascii="Times New Roman" w:eastAsia="Times New Roman" w:hAnsi="Times New Roman" w:cs="Times New Roman"/>
          <w:sz w:val="24"/>
          <w:szCs w:val="24"/>
          <w:lang w:eastAsia="pt-BR"/>
        </w:rPr>
        <w:t>uedes</w:t>
      </w:r>
      <w:del w:id="189" w:author="thatiane" w:date="2014-11-28T15:00:00Z">
        <w:r w:rsidR="005B2871" w:rsidDel="00541998">
          <w:rPr>
            <w:rFonts w:ascii="Times New Roman" w:eastAsia="Times New Roman" w:hAnsi="Times New Roman" w:cs="Times New Roman"/>
            <w:sz w:val="24"/>
            <w:szCs w:val="24"/>
            <w:lang w:eastAsia="pt-BR"/>
          </w:rPr>
          <w:delText xml:space="preserve">, </w:delText>
        </w:r>
      </w:del>
      <w:ins w:id="190" w:author="thatiane" w:date="2014-11-28T15:00:00Z">
        <w:r w:rsidR="00541998">
          <w:rPr>
            <w:rFonts w:ascii="Times New Roman" w:eastAsia="Times New Roman" w:hAnsi="Times New Roman" w:cs="Times New Roman"/>
            <w:sz w:val="24"/>
            <w:szCs w:val="24"/>
            <w:lang w:eastAsia="pt-BR"/>
          </w:rPr>
          <w:t xml:space="preserve"> (</w:t>
        </w:r>
      </w:ins>
      <w:r w:rsidR="003C582F" w:rsidRPr="004572C1">
        <w:rPr>
          <w:rFonts w:ascii="Times New Roman" w:eastAsia="Times New Roman" w:hAnsi="Times New Roman" w:cs="Times New Roman"/>
          <w:sz w:val="24"/>
          <w:szCs w:val="24"/>
          <w:lang w:eastAsia="pt-BR"/>
        </w:rPr>
        <w:t>2011),</w:t>
      </w:r>
      <w:r w:rsidR="003C582F">
        <w:rPr>
          <w:rFonts w:ascii="Times New Roman" w:eastAsia="Times New Roman" w:hAnsi="Times New Roman" w:cs="Times New Roman"/>
          <w:sz w:val="24"/>
          <w:szCs w:val="24"/>
          <w:lang w:eastAsia="pt-BR"/>
        </w:rPr>
        <w:t xml:space="preserve"> </w:t>
      </w:r>
      <w:r w:rsidR="003C582F" w:rsidRPr="004572C1">
        <w:rPr>
          <w:rFonts w:ascii="Times New Roman" w:eastAsia="Times New Roman" w:hAnsi="Times New Roman" w:cs="Times New Roman"/>
          <w:sz w:val="24"/>
          <w:szCs w:val="24"/>
          <w:lang w:eastAsia="pt-BR"/>
        </w:rPr>
        <w:t xml:space="preserve">diagrama de sequência é um diagrama comportamental que preocupa-se com a ordem temporal em que as mensagens são trocadas entre os objetos envolvidos em um determinado processo. Em geral, baseia-se em um caso de uso </w:t>
      </w:r>
      <w:r w:rsidR="003C582F">
        <w:rPr>
          <w:rFonts w:ascii="Times New Roman" w:eastAsia="Times New Roman" w:hAnsi="Times New Roman" w:cs="Times New Roman"/>
          <w:sz w:val="24"/>
          <w:szCs w:val="24"/>
          <w:lang w:eastAsia="pt-BR"/>
        </w:rPr>
        <w:t>de</w:t>
      </w:r>
      <w:r w:rsidR="003C582F" w:rsidRPr="004572C1">
        <w:rPr>
          <w:rFonts w:ascii="Times New Roman" w:eastAsia="Times New Roman" w:hAnsi="Times New Roman" w:cs="Times New Roman"/>
          <w:sz w:val="24"/>
          <w:szCs w:val="24"/>
          <w:lang w:eastAsia="pt-BR"/>
        </w:rPr>
        <w:t xml:space="preserve"> di</w:t>
      </w:r>
      <w:r w:rsidR="003C582F">
        <w:rPr>
          <w:rFonts w:ascii="Times New Roman" w:eastAsia="Times New Roman" w:hAnsi="Times New Roman" w:cs="Times New Roman"/>
          <w:sz w:val="24"/>
          <w:szCs w:val="24"/>
          <w:lang w:eastAsia="pt-BR"/>
        </w:rPr>
        <w:t>agrama de classes para determi</w:t>
      </w:r>
      <w:r w:rsidR="003C582F" w:rsidRPr="004572C1">
        <w:rPr>
          <w:rFonts w:ascii="Times New Roman" w:eastAsia="Times New Roman" w:hAnsi="Times New Roman" w:cs="Times New Roman"/>
          <w:sz w:val="24"/>
          <w:szCs w:val="24"/>
          <w:lang w:eastAsia="pt-BR"/>
        </w:rPr>
        <w:t>nar os objetos das classes envolvidas em um processo.</w:t>
      </w:r>
      <w:r w:rsidR="005B2871">
        <w:rPr>
          <w:rFonts w:ascii="Times New Roman" w:eastAsia="Times New Roman" w:hAnsi="Times New Roman" w:cs="Times New Roman"/>
          <w:sz w:val="24"/>
          <w:szCs w:val="24"/>
          <w:lang w:eastAsia="pt-BR"/>
        </w:rPr>
        <w:t xml:space="preserve"> </w:t>
      </w:r>
    </w:p>
    <w:p w:rsidR="002752F9" w:rsidRPr="002752F9" w:rsidRDefault="002752F9" w:rsidP="002752F9">
      <w:pPr>
        <w:rPr>
          <w:rFonts w:ascii="Times New Roman" w:eastAsia="Times New Roman" w:hAnsi="Times New Roman" w:cs="Times New Roman"/>
          <w:sz w:val="24"/>
          <w:szCs w:val="24"/>
          <w:lang w:eastAsia="pt-BR"/>
        </w:rPr>
      </w:pPr>
    </w:p>
    <w:p w:rsidR="002752F9" w:rsidRDefault="002752F9" w:rsidP="002752F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Figura </w:t>
      </w:r>
      <w:r w:rsidRPr="002752F9">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4</w:t>
      </w:r>
      <w:r w:rsidRPr="002752F9">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exibe o fluxo do diagrama de sequência de cadastro de cliente para um entendimento técnico, onde o usuário acessa o formulário de cadastro, a aplicação exibe os campos para cadastro, o usuário insere os dados requeridos, a camada de negócio busca por um e-mail para verificar se já existe cadastrado, após a verificação efetua o cadastro é por fim exibe uma mensagem de confirmação para o usuário</w:t>
      </w:r>
      <w:r w:rsidR="00A65E26">
        <w:rPr>
          <w:rFonts w:ascii="Times New Roman" w:eastAsia="Times New Roman" w:hAnsi="Times New Roman" w:cs="Times New Roman"/>
          <w:sz w:val="24"/>
          <w:szCs w:val="24"/>
          <w:lang w:eastAsia="pt-BR"/>
        </w:rPr>
        <w:t>.</w:t>
      </w:r>
    </w:p>
    <w:p w:rsidR="002752F9" w:rsidDel="00541998" w:rsidRDefault="002752F9" w:rsidP="002752F9">
      <w:pPr>
        <w:rPr>
          <w:del w:id="191" w:author="thatiane" w:date="2014-11-28T15:00:00Z"/>
          <w:rFonts w:ascii="Times New Roman" w:eastAsia="Times New Roman" w:hAnsi="Times New Roman" w:cs="Times New Roman"/>
          <w:sz w:val="24"/>
          <w:szCs w:val="24"/>
          <w:lang w:eastAsia="pt-BR"/>
        </w:rPr>
      </w:pPr>
    </w:p>
    <w:p w:rsidR="002752F9" w:rsidDel="00541998" w:rsidRDefault="002752F9" w:rsidP="002752F9">
      <w:pPr>
        <w:rPr>
          <w:del w:id="192" w:author="thatiane" w:date="2014-11-28T15:00:00Z"/>
          <w:rFonts w:ascii="Times New Roman" w:eastAsia="Times New Roman" w:hAnsi="Times New Roman" w:cs="Times New Roman"/>
          <w:sz w:val="24"/>
          <w:szCs w:val="24"/>
          <w:lang w:eastAsia="pt-BR"/>
        </w:rPr>
      </w:pPr>
    </w:p>
    <w:p w:rsidR="002752F9" w:rsidDel="00541998" w:rsidRDefault="002752F9" w:rsidP="002752F9">
      <w:pPr>
        <w:rPr>
          <w:del w:id="193" w:author="thatiane" w:date="2014-11-28T15:00:00Z"/>
          <w:rFonts w:ascii="Times New Roman" w:eastAsia="Times New Roman" w:hAnsi="Times New Roman" w:cs="Times New Roman"/>
          <w:sz w:val="24"/>
          <w:szCs w:val="24"/>
          <w:lang w:eastAsia="pt-BR"/>
        </w:rPr>
      </w:pPr>
    </w:p>
    <w:p w:rsidR="002752F9" w:rsidRDefault="002752F9" w:rsidP="002752F9">
      <w:pPr>
        <w:rPr>
          <w:rFonts w:ascii="Times New Roman" w:eastAsia="Times New Roman" w:hAnsi="Times New Roman" w:cs="Times New Roman"/>
          <w:sz w:val="24"/>
          <w:szCs w:val="24"/>
          <w:lang w:eastAsia="pt-BR"/>
        </w:rPr>
      </w:pPr>
    </w:p>
    <w:p w:rsidR="002752F9" w:rsidRDefault="001B0E1D" w:rsidP="002752F9">
      <w:pPr>
        <w:rPr>
          <w:rFonts w:ascii="Times New Roman" w:eastAsia="Times New Roman" w:hAnsi="Times New Roman" w:cs="Times New Roman"/>
          <w:sz w:val="24"/>
          <w:szCs w:val="24"/>
          <w:lang w:eastAsia="pt-BR"/>
        </w:rPr>
      </w:pPr>
      <w:r w:rsidRPr="001B0E1D">
        <w:rPr>
          <w:noProof/>
        </w:rPr>
        <w:pict>
          <v:shape id="_x0000_s1064" type="#_x0000_t202" style="position:absolute;margin-left:6.25pt;margin-top:332.15pt;width:426.8pt;height:22.65pt;z-index:251680256" stroked="f">
            <v:textbox style="mso-fit-shape-to-text:t" inset="0,0,0,0">
              <w:txbxContent>
                <w:p w:rsidR="008759E6" w:rsidRPr="002752F9" w:rsidRDefault="008759E6" w:rsidP="002752F9">
                  <w:pPr>
                    <w:pStyle w:val="Legenda"/>
                    <w:jc w:val="center"/>
                    <w:rPr>
                      <w:rFonts w:ascii="Times New Roman" w:eastAsia="Times New Roman" w:hAnsi="Times New Roman" w:cs="Times New Roman"/>
                      <w:b w:val="0"/>
                      <w:bCs w:val="0"/>
                      <w:color w:val="auto"/>
                      <w:sz w:val="22"/>
                      <w:szCs w:val="24"/>
                      <w:lang w:eastAsia="pt-BR"/>
                    </w:rPr>
                  </w:pPr>
                  <w:bookmarkStart w:id="194" w:name="_Toc404667055"/>
                  <w:r w:rsidRPr="002752F9">
                    <w:rPr>
                      <w:rFonts w:ascii="Times New Roman" w:eastAsia="Times New Roman" w:hAnsi="Times New Roman" w:cs="Times New Roman"/>
                      <w:b w:val="0"/>
                      <w:bCs w:val="0"/>
                      <w:color w:val="auto"/>
                      <w:sz w:val="22"/>
                      <w:szCs w:val="24"/>
                      <w:lang w:eastAsia="pt-BR"/>
                    </w:rPr>
                    <w:t xml:space="preserve">Figura </w:t>
                  </w:r>
                  <w:r w:rsidR="001B0E1D" w:rsidRPr="002752F9">
                    <w:rPr>
                      <w:rFonts w:ascii="Times New Roman" w:eastAsia="Times New Roman" w:hAnsi="Times New Roman" w:cs="Times New Roman"/>
                      <w:b w:val="0"/>
                      <w:bCs w:val="0"/>
                      <w:color w:val="auto"/>
                      <w:sz w:val="22"/>
                      <w:szCs w:val="24"/>
                      <w:lang w:eastAsia="pt-BR"/>
                    </w:rPr>
                    <w:fldChar w:fldCharType="begin"/>
                  </w:r>
                  <w:r w:rsidRPr="002752F9">
                    <w:rPr>
                      <w:rFonts w:ascii="Times New Roman" w:eastAsia="Times New Roman" w:hAnsi="Times New Roman" w:cs="Times New Roman"/>
                      <w:b w:val="0"/>
                      <w:bCs w:val="0"/>
                      <w:color w:val="auto"/>
                      <w:sz w:val="22"/>
                      <w:szCs w:val="24"/>
                      <w:lang w:eastAsia="pt-BR"/>
                    </w:rPr>
                    <w:instrText xml:space="preserve"> SEQ Figura \* ARABIC </w:instrText>
                  </w:r>
                  <w:r w:rsidR="001B0E1D" w:rsidRPr="002752F9">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15</w:t>
                  </w:r>
                  <w:r w:rsidR="001B0E1D" w:rsidRPr="002752F9">
                    <w:rPr>
                      <w:rFonts w:ascii="Times New Roman" w:eastAsia="Times New Roman" w:hAnsi="Times New Roman" w:cs="Times New Roman"/>
                      <w:b w:val="0"/>
                      <w:bCs w:val="0"/>
                      <w:color w:val="auto"/>
                      <w:sz w:val="22"/>
                      <w:szCs w:val="24"/>
                      <w:lang w:eastAsia="pt-BR"/>
                    </w:rPr>
                    <w:fldChar w:fldCharType="end"/>
                  </w:r>
                  <w:r w:rsidRPr="002752F9">
                    <w:rPr>
                      <w:rFonts w:ascii="Times New Roman" w:eastAsia="Times New Roman" w:hAnsi="Times New Roman" w:cs="Times New Roman"/>
                      <w:b w:val="0"/>
                      <w:bCs w:val="0"/>
                      <w:color w:val="auto"/>
                      <w:sz w:val="22"/>
                      <w:szCs w:val="24"/>
                      <w:lang w:eastAsia="pt-BR"/>
                    </w:rPr>
                    <w:t xml:space="preserve">. </w:t>
                  </w:r>
                  <w:r w:rsidRPr="001E6076">
                    <w:rPr>
                      <w:rFonts w:ascii="Times New Roman" w:eastAsia="Times New Roman" w:hAnsi="Times New Roman" w:cs="Times New Roman"/>
                      <w:b w:val="0"/>
                      <w:bCs w:val="0"/>
                      <w:color w:val="auto"/>
                      <w:sz w:val="22"/>
                      <w:szCs w:val="24"/>
                      <w:lang w:eastAsia="pt-BR"/>
                    </w:rPr>
                    <w:t>Diagrama de Sequência de Cadastro de Serviço.</w:t>
                  </w:r>
                  <w:bookmarkEnd w:id="194"/>
                </w:p>
              </w:txbxContent>
            </v:textbox>
            <w10:wrap type="square"/>
          </v:shape>
        </w:pict>
      </w:r>
      <w:r w:rsidR="00D45039">
        <w:rPr>
          <w:rFonts w:ascii="Times New Roman" w:eastAsia="Times New Roman" w:hAnsi="Times New Roman" w:cs="Times New Roman"/>
          <w:noProof/>
          <w:sz w:val="24"/>
          <w:szCs w:val="24"/>
          <w:lang w:eastAsia="pt-BR"/>
        </w:rPr>
        <w:drawing>
          <wp:anchor distT="0" distB="0" distL="114300" distR="114300" simplePos="0" relativeHeight="251664384" behindDoc="0" locked="0" layoutInCell="1" allowOverlap="1">
            <wp:simplePos x="0" y="0"/>
            <wp:positionH relativeFrom="column">
              <wp:posOffset>79375</wp:posOffset>
            </wp:positionH>
            <wp:positionV relativeFrom="paragraph">
              <wp:posOffset>321310</wp:posOffset>
            </wp:positionV>
            <wp:extent cx="5420360" cy="3563620"/>
            <wp:effectExtent l="19050" t="19050" r="8890" b="0"/>
            <wp:wrapSquare wrapText="bothSides"/>
            <wp:docPr id="12" name="Imagem 2" descr="C:\Users\PDV3\Desktop\ImgDiagramas\Diagrama_Sequencia_CadastroPrest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V3\Desktop\ImgDiagramas\Diagrama_Sequencia_CadastroPrestador.png"/>
                    <pic:cNvPicPr>
                      <a:picLocks noChangeAspect="1" noChangeArrowheads="1"/>
                    </pic:cNvPicPr>
                  </pic:nvPicPr>
                  <pic:blipFill>
                    <a:blip r:embed="rId53" cstate="print"/>
                    <a:srcRect/>
                    <a:stretch>
                      <a:fillRect/>
                    </a:stretch>
                  </pic:blipFill>
                  <pic:spPr bwMode="auto">
                    <a:xfrm>
                      <a:off x="0" y="0"/>
                      <a:ext cx="5420360" cy="3563620"/>
                    </a:xfrm>
                    <a:prstGeom prst="rect">
                      <a:avLst/>
                    </a:prstGeom>
                    <a:noFill/>
                    <a:ln w="12700">
                      <a:solidFill>
                        <a:schemeClr val="tx1"/>
                      </a:solidFill>
                      <a:miter lim="800000"/>
                      <a:headEnd/>
                      <a:tailEnd/>
                    </a:ln>
                  </pic:spPr>
                </pic:pic>
              </a:graphicData>
            </a:graphic>
          </wp:anchor>
        </w:drawing>
      </w:r>
    </w:p>
    <w:p w:rsidR="002752F9" w:rsidRDefault="002752F9" w:rsidP="002752F9">
      <w:pPr>
        <w:rPr>
          <w:rFonts w:ascii="Times New Roman" w:eastAsia="Times New Roman" w:hAnsi="Times New Roman" w:cs="Times New Roman"/>
          <w:sz w:val="24"/>
          <w:szCs w:val="24"/>
          <w:lang w:eastAsia="pt-BR"/>
        </w:rPr>
      </w:pPr>
    </w:p>
    <w:p w:rsidR="003C582F" w:rsidRDefault="00EF0105" w:rsidP="00EF0105">
      <w:pPr>
        <w:spacing w:line="360" w:lineRule="auto"/>
        <w:ind w:firstLine="709"/>
        <w:jc w:val="both"/>
        <w:rPr>
          <w:ins w:id="195" w:author="thatiane" w:date="2014-11-28T15:00:00Z"/>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Figura </w:t>
      </w:r>
      <w:r w:rsidR="001E6076" w:rsidRPr="001E6076">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5</w:t>
      </w:r>
      <w:r w:rsidRPr="00EF010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exibe o fluxo do diagrama de sequência de cadastro de serviço para um entendimento técnico, onde o usuário efetua o </w:t>
      </w:r>
      <w:proofErr w:type="spellStart"/>
      <w:r>
        <w:rPr>
          <w:rFonts w:ascii="Times New Roman" w:eastAsia="Times New Roman" w:hAnsi="Times New Roman" w:cs="Times New Roman"/>
          <w:sz w:val="24"/>
          <w:szCs w:val="24"/>
          <w:lang w:eastAsia="pt-BR"/>
        </w:rPr>
        <w:t>login</w:t>
      </w:r>
      <w:proofErr w:type="spellEnd"/>
      <w:r>
        <w:rPr>
          <w:rFonts w:ascii="Times New Roman" w:eastAsia="Times New Roman" w:hAnsi="Times New Roman" w:cs="Times New Roman"/>
          <w:sz w:val="24"/>
          <w:szCs w:val="24"/>
          <w:lang w:eastAsia="pt-BR"/>
        </w:rPr>
        <w:t xml:space="preserve">, a camada de apresentação busca por um </w:t>
      </w:r>
      <w:proofErr w:type="spellStart"/>
      <w:r>
        <w:rPr>
          <w:rFonts w:ascii="Times New Roman" w:eastAsia="Times New Roman" w:hAnsi="Times New Roman" w:cs="Times New Roman"/>
          <w:sz w:val="24"/>
          <w:szCs w:val="24"/>
          <w:lang w:eastAsia="pt-BR"/>
        </w:rPr>
        <w:t>login</w:t>
      </w:r>
      <w:proofErr w:type="spellEnd"/>
      <w:r>
        <w:rPr>
          <w:rFonts w:ascii="Times New Roman" w:eastAsia="Times New Roman" w:hAnsi="Times New Roman" w:cs="Times New Roman"/>
          <w:sz w:val="24"/>
          <w:szCs w:val="24"/>
          <w:lang w:eastAsia="pt-BR"/>
        </w:rPr>
        <w:t xml:space="preserve"> válido, autentica o usuário e efetua o </w:t>
      </w:r>
      <w:proofErr w:type="spellStart"/>
      <w:r>
        <w:rPr>
          <w:rFonts w:ascii="Times New Roman" w:eastAsia="Times New Roman" w:hAnsi="Times New Roman" w:cs="Times New Roman"/>
          <w:sz w:val="24"/>
          <w:szCs w:val="24"/>
          <w:lang w:eastAsia="pt-BR"/>
        </w:rPr>
        <w:t>login</w:t>
      </w:r>
      <w:proofErr w:type="spellEnd"/>
      <w:r>
        <w:rPr>
          <w:rFonts w:ascii="Times New Roman" w:eastAsia="Times New Roman" w:hAnsi="Times New Roman" w:cs="Times New Roman"/>
          <w:sz w:val="24"/>
          <w:szCs w:val="24"/>
          <w:lang w:eastAsia="pt-BR"/>
        </w:rPr>
        <w:t xml:space="preserve">, a aplicação exibe os campos para cadastro de serviço, o usuário insere os dados requeridos, a camada de negócio busca por </w:t>
      </w:r>
      <w:r>
        <w:rPr>
          <w:rFonts w:ascii="Times New Roman" w:eastAsia="Times New Roman" w:hAnsi="Times New Roman" w:cs="Times New Roman"/>
          <w:sz w:val="24"/>
          <w:szCs w:val="24"/>
          <w:lang w:eastAsia="pt-BR"/>
        </w:rPr>
        <w:lastRenderedPageBreak/>
        <w:t>um serviço para verificar se já existe cadastrado, após a verificação efetua o cadastro é por fim exibe uma mensagem de confirmação de cadastro de serviço para o prestador.</w:t>
      </w:r>
    </w:p>
    <w:p w:rsidR="00541998" w:rsidRDefault="00541998" w:rsidP="00EF0105">
      <w:pPr>
        <w:spacing w:line="360" w:lineRule="auto"/>
        <w:ind w:firstLine="709"/>
        <w:jc w:val="both"/>
        <w:rPr>
          <w:rFonts w:ascii="Times New Roman" w:eastAsia="Times New Roman" w:hAnsi="Times New Roman" w:cs="Times New Roman"/>
          <w:sz w:val="24"/>
          <w:szCs w:val="24"/>
          <w:lang w:eastAsia="pt-BR"/>
        </w:rPr>
      </w:pPr>
    </w:p>
    <w:p w:rsidR="00936C41" w:rsidRDefault="00936C41"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196" w:name="_Toc404667103"/>
      <w:r w:rsidRPr="00936C41">
        <w:rPr>
          <w:rFonts w:ascii="Times New Roman" w:hAnsi="Times New Roman" w:cs="Times New Roman"/>
          <w:b w:val="0"/>
          <w:color w:val="auto"/>
        </w:rPr>
        <w:t>Diagrama do Banco de Dados</w:t>
      </w:r>
      <w:bookmarkEnd w:id="196"/>
    </w:p>
    <w:p w:rsidR="00541998" w:rsidRDefault="00541998" w:rsidP="00936C41">
      <w:pPr>
        <w:spacing w:line="360" w:lineRule="auto"/>
        <w:ind w:firstLine="709"/>
        <w:jc w:val="both"/>
        <w:rPr>
          <w:ins w:id="197" w:author="thatiane" w:date="2014-11-28T15:00:00Z"/>
          <w:rFonts w:ascii="Times New Roman" w:eastAsia="Times New Roman" w:hAnsi="Times New Roman" w:cs="Times New Roman"/>
          <w:sz w:val="24"/>
          <w:szCs w:val="24"/>
          <w:lang w:eastAsia="pt-BR"/>
        </w:rPr>
      </w:pPr>
    </w:p>
    <w:p w:rsidR="00553D32" w:rsidRDefault="004A2B43" w:rsidP="00936C4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del w:id="198" w:author="thatiane" w:date="2014-11-28T15:00:00Z">
        <w:r w:rsidRPr="00447C71" w:rsidDel="00541998">
          <w:rPr>
            <w:rFonts w:ascii="Times New Roman" w:eastAsia="Times New Roman" w:hAnsi="Times New Roman" w:cs="Times New Roman"/>
            <w:sz w:val="24"/>
            <w:szCs w:val="24"/>
            <w:lang w:eastAsia="pt-BR"/>
          </w:rPr>
          <w:delText>(</w:delText>
        </w:r>
      </w:del>
      <w:proofErr w:type="spellStart"/>
      <w:r w:rsidR="00541998" w:rsidRPr="00447C71">
        <w:rPr>
          <w:rFonts w:ascii="Times New Roman" w:eastAsia="Times New Roman" w:hAnsi="Times New Roman" w:cs="Times New Roman"/>
          <w:sz w:val="24"/>
          <w:szCs w:val="24"/>
          <w:lang w:eastAsia="pt-BR"/>
        </w:rPr>
        <w:t>Ramez</w:t>
      </w:r>
      <w:proofErr w:type="spellEnd"/>
      <w:r w:rsidRPr="00447C71">
        <w:rPr>
          <w:rFonts w:ascii="Times New Roman" w:eastAsia="Times New Roman" w:hAnsi="Times New Roman" w:cs="Times New Roman"/>
          <w:sz w:val="24"/>
          <w:szCs w:val="24"/>
          <w:lang w:eastAsia="pt-BR"/>
        </w:rPr>
        <w:t xml:space="preserve"> </w:t>
      </w:r>
      <w:del w:id="199" w:author="thatiane" w:date="2014-11-28T15:00:00Z">
        <w:r w:rsidRPr="00447C71" w:rsidDel="00541998">
          <w:rPr>
            <w:rFonts w:ascii="Times New Roman" w:eastAsia="Times New Roman" w:hAnsi="Times New Roman" w:cs="Times New Roman"/>
            <w:sz w:val="24"/>
            <w:szCs w:val="24"/>
            <w:lang w:eastAsia="pt-BR"/>
          </w:rPr>
          <w:delText xml:space="preserve">e </w:delText>
        </w:r>
      </w:del>
      <w:ins w:id="200" w:author="thatiane" w:date="2014-11-28T15:00:00Z">
        <w:r w:rsidR="00541998">
          <w:rPr>
            <w:rFonts w:ascii="Times New Roman" w:eastAsia="Times New Roman" w:hAnsi="Times New Roman" w:cs="Times New Roman"/>
            <w:sz w:val="24"/>
            <w:szCs w:val="24"/>
            <w:lang w:eastAsia="pt-BR"/>
          </w:rPr>
          <w:t>&amp;</w:t>
        </w:r>
        <w:r w:rsidR="00541998" w:rsidRPr="00447C71">
          <w:rPr>
            <w:rFonts w:ascii="Times New Roman" w:eastAsia="Times New Roman" w:hAnsi="Times New Roman" w:cs="Times New Roman"/>
            <w:sz w:val="24"/>
            <w:szCs w:val="24"/>
            <w:lang w:eastAsia="pt-BR"/>
          </w:rPr>
          <w:t xml:space="preserve"> </w:t>
        </w:r>
      </w:ins>
      <w:proofErr w:type="spellStart"/>
      <w:r w:rsidRPr="00447C71">
        <w:rPr>
          <w:rFonts w:ascii="Times New Roman" w:eastAsia="Times New Roman" w:hAnsi="Times New Roman" w:cs="Times New Roman"/>
          <w:sz w:val="24"/>
          <w:szCs w:val="24"/>
          <w:lang w:eastAsia="pt-BR"/>
        </w:rPr>
        <w:t>N</w:t>
      </w:r>
      <w:r w:rsidR="00541998" w:rsidRPr="00447C71">
        <w:rPr>
          <w:rFonts w:ascii="Times New Roman" w:eastAsia="Times New Roman" w:hAnsi="Times New Roman" w:cs="Times New Roman"/>
          <w:sz w:val="24"/>
          <w:szCs w:val="24"/>
          <w:lang w:eastAsia="pt-BR"/>
        </w:rPr>
        <w:t>avathe</w:t>
      </w:r>
      <w:proofErr w:type="spellEnd"/>
      <w:del w:id="201" w:author="thatiane" w:date="2014-11-28T15:01:00Z">
        <w:r w:rsidRPr="00447C71" w:rsidDel="00541998">
          <w:rPr>
            <w:rFonts w:ascii="Times New Roman" w:eastAsia="Times New Roman" w:hAnsi="Times New Roman" w:cs="Times New Roman"/>
            <w:sz w:val="24"/>
            <w:szCs w:val="24"/>
            <w:lang w:eastAsia="pt-BR"/>
          </w:rPr>
          <w:delText xml:space="preserve">, </w:delText>
        </w:r>
      </w:del>
      <w:ins w:id="202" w:author="thatiane" w:date="2014-11-28T15:01:00Z">
        <w:r w:rsidR="00541998">
          <w:rPr>
            <w:rFonts w:ascii="Times New Roman" w:eastAsia="Times New Roman" w:hAnsi="Times New Roman" w:cs="Times New Roman"/>
            <w:sz w:val="24"/>
            <w:szCs w:val="24"/>
            <w:lang w:eastAsia="pt-BR"/>
          </w:rPr>
          <w:t xml:space="preserve"> (</w:t>
        </w:r>
      </w:ins>
      <w:r w:rsidRPr="00447C71">
        <w:rPr>
          <w:rFonts w:ascii="Times New Roman" w:eastAsia="Times New Roman" w:hAnsi="Times New Roman" w:cs="Times New Roman"/>
          <w:sz w:val="24"/>
          <w:szCs w:val="24"/>
          <w:lang w:eastAsia="pt-BR"/>
        </w:rPr>
        <w:t>2005)</w:t>
      </w:r>
      <w:r>
        <w:rPr>
          <w:rFonts w:ascii="Times New Roman" w:eastAsia="Times New Roman" w:hAnsi="Times New Roman" w:cs="Times New Roman"/>
          <w:sz w:val="24"/>
          <w:szCs w:val="24"/>
          <w:lang w:eastAsia="pt-BR"/>
        </w:rPr>
        <w:t xml:space="preserve"> as vantagens na utilização de um </w:t>
      </w:r>
      <w:r w:rsidRPr="00DC49D1">
        <w:rPr>
          <w:rFonts w:ascii="Times New Roman" w:eastAsia="Times New Roman" w:hAnsi="Times New Roman" w:cs="Times New Roman"/>
          <w:sz w:val="24"/>
          <w:szCs w:val="24"/>
          <w:lang w:eastAsia="pt-BR"/>
        </w:rPr>
        <w:t xml:space="preserve">padrão para a modelagem de dados </w:t>
      </w:r>
      <w:r w:rsidRPr="00D0293D">
        <w:rPr>
          <w:rFonts w:ascii="Times New Roman" w:eastAsia="Times New Roman" w:hAnsi="Times New Roman" w:cs="Times New Roman"/>
          <w:sz w:val="24"/>
          <w:szCs w:val="24"/>
          <w:lang w:eastAsia="pt-BR"/>
        </w:rPr>
        <w:t>é</w:t>
      </w:r>
      <w:r>
        <w:rPr>
          <w:rFonts w:ascii="Times New Roman" w:eastAsia="Times New Roman" w:hAnsi="Times New Roman" w:cs="Times New Roman"/>
          <w:sz w:val="24"/>
          <w:szCs w:val="24"/>
          <w:lang w:eastAsia="pt-BR"/>
        </w:rPr>
        <w:t xml:space="preserve"> extremamente necessária.</w:t>
      </w:r>
      <w:r w:rsidRPr="00D0293D">
        <w:rPr>
          <w:rFonts w:ascii="Times New Roman" w:eastAsia="Times New Roman" w:hAnsi="Times New Roman" w:cs="Times New Roman"/>
          <w:sz w:val="24"/>
          <w:szCs w:val="24"/>
          <w:lang w:eastAsia="pt-BR"/>
        </w:rPr>
        <w:t xml:space="preserve"> A criação de um modelo único</w:t>
      </w:r>
      <w:r>
        <w:rPr>
          <w:rFonts w:ascii="Times New Roman" w:eastAsia="Times New Roman" w:hAnsi="Times New Roman" w:cs="Times New Roman"/>
          <w:sz w:val="24"/>
          <w:szCs w:val="24"/>
          <w:lang w:eastAsia="pt-BR"/>
        </w:rPr>
        <w:t xml:space="preserve"> faz-se necessário</w:t>
      </w:r>
      <w:r w:rsidRPr="00DC49D1">
        <w:rPr>
          <w:rFonts w:ascii="Times New Roman" w:eastAsia="Times New Roman" w:hAnsi="Times New Roman" w:cs="Times New Roman"/>
          <w:sz w:val="24"/>
          <w:szCs w:val="24"/>
          <w:lang w:eastAsia="pt-BR"/>
        </w:rPr>
        <w:t xml:space="preserve"> seguin</w:t>
      </w:r>
      <w:r>
        <w:rPr>
          <w:rFonts w:ascii="Times New Roman" w:eastAsia="Times New Roman" w:hAnsi="Times New Roman" w:cs="Times New Roman"/>
          <w:sz w:val="24"/>
          <w:szCs w:val="24"/>
          <w:lang w:eastAsia="pt-BR"/>
        </w:rPr>
        <w:t>do os seguintes</w:t>
      </w:r>
      <w:r w:rsidRPr="00DC49D1">
        <w:rPr>
          <w:rFonts w:ascii="Times New Roman" w:eastAsia="Times New Roman" w:hAnsi="Times New Roman" w:cs="Times New Roman"/>
          <w:sz w:val="24"/>
          <w:szCs w:val="24"/>
          <w:lang w:eastAsia="pt-BR"/>
        </w:rPr>
        <w:t xml:space="preserve"> critérios</w:t>
      </w:r>
      <w:r>
        <w:rPr>
          <w:rFonts w:ascii="Times New Roman" w:eastAsia="Times New Roman" w:hAnsi="Times New Roman" w:cs="Times New Roman"/>
          <w:sz w:val="24"/>
          <w:szCs w:val="24"/>
          <w:lang w:eastAsia="pt-BR"/>
        </w:rPr>
        <w:t>:</w:t>
      </w:r>
    </w:p>
    <w:p w:rsidR="00553D32" w:rsidRPr="00553D32" w:rsidRDefault="00553D32"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53D32">
        <w:rPr>
          <w:rFonts w:ascii="Times New Roman" w:eastAsia="Times New Roman" w:hAnsi="Times New Roman" w:cs="Times New Roman"/>
          <w:sz w:val="24"/>
          <w:szCs w:val="24"/>
          <w:lang w:eastAsia="pt-BR"/>
        </w:rPr>
        <w:t>Tabelas serão nomeadas sempre no singular, sem acentos e no lugar do espaço será usado o caractere underline (</w:t>
      </w:r>
      <w:ins w:id="203" w:author="thatiane" w:date="2014-11-28T15:01:00Z">
        <w:r w:rsidR="00541998">
          <w:rPr>
            <w:rFonts w:ascii="Times New Roman" w:eastAsia="Times New Roman" w:hAnsi="Times New Roman" w:cs="Times New Roman"/>
            <w:sz w:val="24"/>
            <w:szCs w:val="24"/>
            <w:lang w:eastAsia="pt-BR"/>
          </w:rPr>
          <w:t xml:space="preserve"> </w:t>
        </w:r>
      </w:ins>
      <w:r w:rsidRPr="00553D32">
        <w:rPr>
          <w:rFonts w:ascii="Times New Roman" w:eastAsia="Times New Roman" w:hAnsi="Times New Roman" w:cs="Times New Roman"/>
          <w:sz w:val="24"/>
          <w:szCs w:val="24"/>
          <w:lang w:eastAsia="pt-BR"/>
        </w:rPr>
        <w:t>_</w:t>
      </w:r>
      <w:ins w:id="204" w:author="thatiane" w:date="2014-11-28T15:01:00Z">
        <w:r w:rsidR="00541998">
          <w:rPr>
            <w:rFonts w:ascii="Times New Roman" w:eastAsia="Times New Roman" w:hAnsi="Times New Roman" w:cs="Times New Roman"/>
            <w:sz w:val="24"/>
            <w:szCs w:val="24"/>
            <w:lang w:eastAsia="pt-BR"/>
          </w:rPr>
          <w:t xml:space="preserve"> </w:t>
        </w:r>
      </w:ins>
      <w:r w:rsidRPr="00553D32">
        <w:rPr>
          <w:rFonts w:ascii="Times New Roman" w:eastAsia="Times New Roman" w:hAnsi="Times New Roman" w:cs="Times New Roman"/>
          <w:sz w:val="24"/>
          <w:szCs w:val="24"/>
          <w:lang w:eastAsia="pt-BR"/>
        </w:rPr>
        <w:t>) entre os nomes das mesmas, sendo que as letras serão minúsculas;</w:t>
      </w:r>
    </w:p>
    <w:p w:rsidR="00553D32" w:rsidRPr="00553D32" w:rsidRDefault="00553D32"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53D32">
        <w:rPr>
          <w:rFonts w:ascii="Times New Roman" w:eastAsia="Times New Roman" w:hAnsi="Times New Roman" w:cs="Times New Roman"/>
          <w:sz w:val="24"/>
          <w:szCs w:val="24"/>
          <w:lang w:eastAsia="pt-BR"/>
        </w:rPr>
        <w:t>Todas as tabelas terão uma chave primária com auto incremento para identificar um registro específico;</w:t>
      </w:r>
    </w:p>
    <w:p w:rsidR="00553D32" w:rsidRPr="00553D32" w:rsidRDefault="00553D32"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53D32">
        <w:rPr>
          <w:rFonts w:ascii="Times New Roman" w:eastAsia="Times New Roman" w:hAnsi="Times New Roman" w:cs="Times New Roman"/>
          <w:sz w:val="24"/>
          <w:szCs w:val="24"/>
          <w:lang w:eastAsia="pt-BR"/>
        </w:rPr>
        <w:t>Os relacionamentos serão estabelecidos com chaves estrangeiras, que serão nomeadas com o prefixo “</w:t>
      </w:r>
      <w:proofErr w:type="spellStart"/>
      <w:r w:rsidRPr="00553D32">
        <w:rPr>
          <w:rFonts w:ascii="Times New Roman" w:eastAsia="Times New Roman" w:hAnsi="Times New Roman" w:cs="Times New Roman"/>
          <w:sz w:val="24"/>
          <w:szCs w:val="24"/>
          <w:lang w:eastAsia="pt-BR"/>
        </w:rPr>
        <w:t>fk</w:t>
      </w:r>
      <w:proofErr w:type="spellEnd"/>
      <w:r w:rsidRPr="00553D32">
        <w:rPr>
          <w:rFonts w:ascii="Times New Roman" w:eastAsia="Times New Roman" w:hAnsi="Times New Roman" w:cs="Times New Roman"/>
          <w:sz w:val="24"/>
          <w:szCs w:val="24"/>
          <w:lang w:eastAsia="pt-BR"/>
        </w:rPr>
        <w:t>” seguido de “_” e o nome da chave primária da outra tabela concatenado</w:t>
      </w:r>
      <w:r w:rsidR="00A65E26">
        <w:rPr>
          <w:rFonts w:ascii="Times New Roman" w:eastAsia="Times New Roman" w:hAnsi="Times New Roman" w:cs="Times New Roman"/>
          <w:sz w:val="24"/>
          <w:szCs w:val="24"/>
          <w:lang w:eastAsia="pt-BR"/>
        </w:rPr>
        <w:t xml:space="preserve"> com nome da tabela relacionada;</w:t>
      </w:r>
    </w:p>
    <w:p w:rsidR="00553D32" w:rsidRDefault="001B0E1D" w:rsidP="00936C41">
      <w:pPr>
        <w:spacing w:line="360" w:lineRule="auto"/>
        <w:ind w:firstLine="709"/>
        <w:jc w:val="both"/>
        <w:rPr>
          <w:rFonts w:ascii="Times New Roman" w:eastAsia="Times New Roman" w:hAnsi="Times New Roman" w:cs="Times New Roman"/>
          <w:sz w:val="24"/>
          <w:szCs w:val="24"/>
          <w:lang w:eastAsia="pt-BR"/>
        </w:rPr>
      </w:pPr>
      <w:r w:rsidRPr="001B0E1D">
        <w:rPr>
          <w:noProof/>
        </w:rPr>
        <w:pict>
          <v:shape id="_x0000_s1044" type="#_x0000_t202" style="position:absolute;left:0;text-align:left;margin-left:-25.8pt;margin-top:283.4pt;width:500.5pt;height:22.65pt;z-index:251668992" stroked="f">
            <v:textbox style="mso-next-textbox:#_x0000_s1044;mso-fit-shape-to-text:t" inset="0,0,0,0">
              <w:txbxContent>
                <w:p w:rsidR="008759E6" w:rsidRPr="0058786E" w:rsidRDefault="008759E6" w:rsidP="0058786E">
                  <w:pPr>
                    <w:pStyle w:val="Legenda"/>
                    <w:jc w:val="center"/>
                    <w:rPr>
                      <w:rFonts w:ascii="Times New Roman" w:eastAsia="Times New Roman" w:hAnsi="Times New Roman" w:cs="Times New Roman"/>
                      <w:b w:val="0"/>
                      <w:bCs w:val="0"/>
                      <w:color w:val="auto"/>
                      <w:sz w:val="22"/>
                      <w:szCs w:val="24"/>
                      <w:lang w:eastAsia="pt-BR"/>
                    </w:rPr>
                  </w:pPr>
                  <w:bookmarkStart w:id="205" w:name="_Toc404667056"/>
                  <w:r w:rsidRPr="0058786E">
                    <w:rPr>
                      <w:rFonts w:ascii="Times New Roman" w:eastAsia="Times New Roman" w:hAnsi="Times New Roman" w:cs="Times New Roman"/>
                      <w:b w:val="0"/>
                      <w:bCs w:val="0"/>
                      <w:color w:val="auto"/>
                      <w:sz w:val="22"/>
                      <w:szCs w:val="24"/>
                      <w:lang w:eastAsia="pt-BR"/>
                    </w:rPr>
                    <w:t xml:space="preserve">Figura </w:t>
                  </w:r>
                  <w:r w:rsidR="001B0E1D" w:rsidRPr="0058786E">
                    <w:rPr>
                      <w:rFonts w:ascii="Times New Roman" w:eastAsia="Times New Roman" w:hAnsi="Times New Roman" w:cs="Times New Roman"/>
                      <w:b w:val="0"/>
                      <w:bCs w:val="0"/>
                      <w:color w:val="auto"/>
                      <w:sz w:val="22"/>
                      <w:szCs w:val="24"/>
                      <w:lang w:eastAsia="pt-BR"/>
                    </w:rPr>
                    <w:fldChar w:fldCharType="begin"/>
                  </w:r>
                  <w:r w:rsidRPr="0058786E">
                    <w:rPr>
                      <w:rFonts w:ascii="Times New Roman" w:eastAsia="Times New Roman" w:hAnsi="Times New Roman" w:cs="Times New Roman"/>
                      <w:b w:val="0"/>
                      <w:bCs w:val="0"/>
                      <w:color w:val="auto"/>
                      <w:sz w:val="22"/>
                      <w:szCs w:val="24"/>
                      <w:lang w:eastAsia="pt-BR"/>
                    </w:rPr>
                    <w:instrText xml:space="preserve"> SEQ Figura \* ARABIC </w:instrText>
                  </w:r>
                  <w:r w:rsidR="001B0E1D" w:rsidRPr="0058786E">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16</w:t>
                  </w:r>
                  <w:r w:rsidR="001B0E1D" w:rsidRPr="0058786E">
                    <w:rPr>
                      <w:rFonts w:ascii="Times New Roman" w:eastAsia="Times New Roman" w:hAnsi="Times New Roman" w:cs="Times New Roman"/>
                      <w:b w:val="0"/>
                      <w:bCs w:val="0"/>
                      <w:color w:val="auto"/>
                      <w:sz w:val="22"/>
                      <w:szCs w:val="24"/>
                      <w:lang w:eastAsia="pt-BR"/>
                    </w:rPr>
                    <w:fldChar w:fldCharType="end"/>
                  </w:r>
                  <w:r w:rsidRPr="0058786E">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do Banco de Dados.</w:t>
                  </w:r>
                  <w:bookmarkEnd w:id="205"/>
                </w:p>
              </w:txbxContent>
            </v:textbox>
            <w10:wrap type="square"/>
          </v:shape>
        </w:pict>
      </w:r>
      <w:r w:rsidR="00BB4C4E" w:rsidRPr="00936C41">
        <w:rPr>
          <w:rFonts w:ascii="Times New Roman" w:eastAsia="Times New Roman" w:hAnsi="Times New Roman" w:cs="Times New Roman"/>
          <w:noProof/>
          <w:sz w:val="24"/>
          <w:szCs w:val="24"/>
          <w:lang w:eastAsia="pt-BR"/>
        </w:rPr>
        <w:drawing>
          <wp:anchor distT="0" distB="0" distL="114300" distR="114300" simplePos="0" relativeHeight="251666432" behindDoc="0" locked="0" layoutInCell="1" allowOverlap="1">
            <wp:simplePos x="0" y="0"/>
            <wp:positionH relativeFrom="column">
              <wp:posOffset>-327660</wp:posOffset>
            </wp:positionH>
            <wp:positionV relativeFrom="paragraph">
              <wp:posOffset>494030</wp:posOffset>
            </wp:positionV>
            <wp:extent cx="6356350" cy="2952750"/>
            <wp:effectExtent l="19050" t="19050" r="6350" b="0"/>
            <wp:wrapSquare wrapText="bothSides"/>
            <wp:docPr id="9" name="Imagem 9" descr="C:\Users\Wesley-pc\Desktop\Modelagem_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Modelagem_BD.png"/>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56350" cy="2952750"/>
                    </a:xfrm>
                    <a:prstGeom prst="rect">
                      <a:avLst/>
                    </a:prstGeom>
                    <a:noFill/>
                    <a:ln w="9525">
                      <a:solidFill>
                        <a:schemeClr val="tx1"/>
                      </a:solidFill>
                    </a:ln>
                  </pic:spPr>
                </pic:pic>
              </a:graphicData>
            </a:graphic>
          </wp:anchor>
        </w:drawing>
      </w:r>
      <w:r w:rsidR="00553D32" w:rsidRPr="00553D32">
        <w:rPr>
          <w:rFonts w:ascii="Times New Roman" w:eastAsia="Times New Roman" w:hAnsi="Times New Roman" w:cs="Times New Roman"/>
          <w:sz w:val="24"/>
          <w:szCs w:val="24"/>
          <w:lang w:eastAsia="pt-BR"/>
        </w:rPr>
        <w:t xml:space="preserve">A Figura </w:t>
      </w:r>
      <w:r w:rsidR="0058786E">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6</w:t>
      </w:r>
      <w:r w:rsidR="00553D32" w:rsidRPr="00553D32">
        <w:rPr>
          <w:rFonts w:ascii="Times New Roman" w:eastAsia="Times New Roman" w:hAnsi="Times New Roman" w:cs="Times New Roman"/>
          <w:sz w:val="24"/>
          <w:szCs w:val="24"/>
          <w:lang w:eastAsia="pt-BR"/>
        </w:rPr>
        <w:t xml:space="preserve"> demonstra como as tabelas estão relacionadas umas com as outras:</w:t>
      </w:r>
    </w:p>
    <w:p w:rsidR="00936C41" w:rsidRDefault="00936C41" w:rsidP="00936C41">
      <w:pPr>
        <w:rPr>
          <w:lang w:eastAsia="pt-BR"/>
        </w:rPr>
      </w:pPr>
    </w:p>
    <w:p w:rsidR="007F7D1F" w:rsidRDefault="005C121B" w:rsidP="00553D32">
      <w:pPr>
        <w:spacing w:line="360" w:lineRule="auto"/>
        <w:ind w:firstLine="709"/>
        <w:jc w:val="both"/>
        <w:rPr>
          <w:ins w:id="206" w:author="thatiane" w:date="2014-11-28T15:01:00Z"/>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Como mencionado na </w:t>
      </w:r>
      <w:r w:rsidR="005815DF">
        <w:rPr>
          <w:rFonts w:ascii="Times New Roman" w:eastAsia="Times New Roman" w:hAnsi="Times New Roman" w:cs="Times New Roman"/>
          <w:sz w:val="24"/>
          <w:szCs w:val="24"/>
          <w:lang w:eastAsia="pt-BR"/>
        </w:rPr>
        <w:t>metodologia, para</w:t>
      </w:r>
      <w:r w:rsidR="00BB4C4E" w:rsidRPr="00553D32">
        <w:rPr>
          <w:rFonts w:ascii="Times New Roman" w:eastAsia="Times New Roman" w:hAnsi="Times New Roman" w:cs="Times New Roman"/>
          <w:sz w:val="24"/>
          <w:szCs w:val="24"/>
          <w:lang w:eastAsia="pt-BR"/>
        </w:rPr>
        <w:t xml:space="preserve"> uma melhor compreensão humana sobre como os dados estão relacionados </w:t>
      </w:r>
      <w:r w:rsidR="005815DF">
        <w:rPr>
          <w:rFonts w:ascii="Times New Roman" w:eastAsia="Times New Roman" w:hAnsi="Times New Roman" w:cs="Times New Roman"/>
          <w:sz w:val="24"/>
          <w:szCs w:val="24"/>
          <w:lang w:eastAsia="pt-BR"/>
        </w:rPr>
        <w:t>foi criado</w:t>
      </w:r>
      <w:r w:rsidR="00BB4C4E" w:rsidRPr="00553D32">
        <w:rPr>
          <w:rFonts w:ascii="Times New Roman" w:eastAsia="Times New Roman" w:hAnsi="Times New Roman" w:cs="Times New Roman"/>
          <w:sz w:val="24"/>
          <w:szCs w:val="24"/>
          <w:lang w:eastAsia="pt-BR"/>
        </w:rPr>
        <w:t xml:space="preserve"> </w:t>
      </w:r>
      <w:r w:rsidR="00553D32">
        <w:rPr>
          <w:rFonts w:ascii="Times New Roman" w:eastAsia="Times New Roman" w:hAnsi="Times New Roman" w:cs="Times New Roman"/>
          <w:sz w:val="24"/>
          <w:szCs w:val="24"/>
          <w:lang w:eastAsia="pt-BR"/>
        </w:rPr>
        <w:t>um dicionário de dados</w:t>
      </w:r>
      <w:r w:rsidR="00A10BD7">
        <w:rPr>
          <w:rFonts w:ascii="Times New Roman" w:eastAsia="Times New Roman" w:hAnsi="Times New Roman" w:cs="Times New Roman"/>
          <w:sz w:val="24"/>
          <w:szCs w:val="24"/>
          <w:lang w:eastAsia="pt-BR"/>
        </w:rPr>
        <w:t xml:space="preserve"> que </w:t>
      </w:r>
      <w:r w:rsidR="00916297">
        <w:rPr>
          <w:rFonts w:ascii="Times New Roman" w:eastAsia="Times New Roman" w:hAnsi="Times New Roman" w:cs="Times New Roman"/>
          <w:sz w:val="24"/>
          <w:szCs w:val="24"/>
          <w:lang w:eastAsia="pt-BR"/>
        </w:rPr>
        <w:t>é apresentado</w:t>
      </w:r>
      <w:r w:rsidR="00553D32">
        <w:rPr>
          <w:rFonts w:ascii="Times New Roman" w:eastAsia="Times New Roman" w:hAnsi="Times New Roman" w:cs="Times New Roman"/>
          <w:sz w:val="24"/>
          <w:szCs w:val="24"/>
          <w:lang w:eastAsia="pt-BR"/>
        </w:rPr>
        <w:t xml:space="preserve"> apêndice C deste trabalho</w:t>
      </w:r>
      <w:r w:rsidR="00A10BD7">
        <w:rPr>
          <w:rFonts w:ascii="Times New Roman" w:eastAsia="Times New Roman" w:hAnsi="Times New Roman" w:cs="Times New Roman"/>
          <w:sz w:val="24"/>
          <w:szCs w:val="24"/>
          <w:lang w:eastAsia="pt-BR"/>
        </w:rPr>
        <w:t>,</w:t>
      </w:r>
      <w:r w:rsidR="00553D32">
        <w:rPr>
          <w:rFonts w:ascii="Times New Roman" w:eastAsia="Times New Roman" w:hAnsi="Times New Roman" w:cs="Times New Roman"/>
          <w:sz w:val="24"/>
          <w:szCs w:val="24"/>
          <w:lang w:eastAsia="pt-BR"/>
        </w:rPr>
        <w:t xml:space="preserve"> detalhando cada tabela do banco de dados.</w:t>
      </w:r>
    </w:p>
    <w:p w:rsidR="00541998" w:rsidRPr="00107446" w:rsidRDefault="00541998" w:rsidP="00541998">
      <w:pPr>
        <w:spacing w:line="360" w:lineRule="auto"/>
        <w:ind w:firstLine="709"/>
        <w:jc w:val="both"/>
        <w:rPr>
          <w:ins w:id="207" w:author="thatiane" w:date="2014-11-28T15:01:00Z"/>
          <w:rFonts w:ascii="Times New Roman" w:hAnsi="Times New Roman" w:cs="Times New Roman"/>
          <w:sz w:val="24"/>
          <w:szCs w:val="24"/>
        </w:rPr>
      </w:pPr>
      <w:ins w:id="208" w:author="thatiane" w:date="2014-11-28T15:01:00Z">
        <w:r>
          <w:rPr>
            <w:rFonts w:ascii="Times New Roman" w:hAnsi="Times New Roman" w:cs="Times New Roman"/>
            <w:sz w:val="24"/>
            <w:szCs w:val="24"/>
          </w:rPr>
          <w:t>Criar um parágrafo que conclua o assunto dessa seção e introduza o assunto da próxima.</w:t>
        </w:r>
      </w:ins>
    </w:p>
    <w:p w:rsidR="00541998" w:rsidRDefault="00541998" w:rsidP="00553D32">
      <w:pPr>
        <w:spacing w:line="360" w:lineRule="auto"/>
        <w:ind w:firstLine="709"/>
        <w:jc w:val="both"/>
        <w:rPr>
          <w:rFonts w:ascii="Times New Roman" w:eastAsia="Times New Roman" w:hAnsi="Times New Roman" w:cs="Times New Roman"/>
          <w:sz w:val="24"/>
          <w:szCs w:val="24"/>
          <w:lang w:eastAsia="pt-BR"/>
        </w:rPr>
      </w:pPr>
    </w:p>
    <w:p w:rsidR="007F7D1F" w:rsidRDefault="007F7D1F" w:rsidP="007F7D1F">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209" w:name="_Toc404667104"/>
      <w:r>
        <w:rPr>
          <w:rFonts w:ascii="Times New Roman" w:hAnsi="Times New Roman" w:cs="Times New Roman"/>
          <w:b w:val="0"/>
          <w:caps/>
          <w:color w:val="auto"/>
        </w:rPr>
        <w:t>codificação do sistema</w:t>
      </w:r>
      <w:bookmarkEnd w:id="209"/>
    </w:p>
    <w:p w:rsidR="00541998" w:rsidRDefault="00541998" w:rsidP="007F7D1F">
      <w:pPr>
        <w:spacing w:line="360" w:lineRule="auto"/>
        <w:ind w:firstLine="709"/>
        <w:jc w:val="both"/>
        <w:rPr>
          <w:ins w:id="210" w:author="thatiane" w:date="2014-11-28T15:01:00Z"/>
          <w:rFonts w:ascii="Times New Roman" w:eastAsia="Times New Roman" w:hAnsi="Times New Roman" w:cs="Times New Roman"/>
          <w:sz w:val="24"/>
          <w:szCs w:val="24"/>
          <w:lang w:eastAsia="pt-BR"/>
        </w:rPr>
      </w:pPr>
    </w:p>
    <w:p w:rsidR="007F7D1F" w:rsidRDefault="007F7D1F" w:rsidP="007F7D1F">
      <w:pPr>
        <w:spacing w:line="360" w:lineRule="auto"/>
        <w:ind w:firstLine="709"/>
        <w:jc w:val="both"/>
        <w:rPr>
          <w:ins w:id="211" w:author="thatiane" w:date="2014-11-28T15:01:00Z"/>
          <w:rFonts w:ascii="Times New Roman" w:eastAsia="Times New Roman" w:hAnsi="Times New Roman" w:cs="Times New Roman"/>
          <w:sz w:val="24"/>
          <w:szCs w:val="24"/>
          <w:lang w:eastAsia="pt-BR"/>
        </w:rPr>
      </w:pPr>
      <w:r w:rsidRPr="007F7D1F">
        <w:rPr>
          <w:rFonts w:ascii="Times New Roman" w:eastAsia="Times New Roman" w:hAnsi="Times New Roman" w:cs="Times New Roman"/>
          <w:sz w:val="24"/>
          <w:szCs w:val="24"/>
          <w:lang w:eastAsia="pt-BR"/>
        </w:rPr>
        <w:t xml:space="preserve">Nessa seção serão apresentados os elementos do </w:t>
      </w:r>
      <w:r w:rsidRPr="00F01C50">
        <w:rPr>
          <w:rFonts w:ascii="Times New Roman" w:eastAsia="Times New Roman" w:hAnsi="Times New Roman" w:cs="Times New Roman"/>
          <w:i/>
          <w:sz w:val="24"/>
          <w:szCs w:val="24"/>
          <w:lang w:eastAsia="pt-BR"/>
        </w:rPr>
        <w:t>Web Service</w:t>
      </w:r>
      <w:r w:rsidRPr="007F7D1F">
        <w:rPr>
          <w:rFonts w:ascii="Times New Roman" w:eastAsia="Times New Roman" w:hAnsi="Times New Roman" w:cs="Times New Roman"/>
          <w:sz w:val="24"/>
          <w:szCs w:val="24"/>
          <w:lang w:eastAsia="pt-BR"/>
        </w:rPr>
        <w:t xml:space="preserve"> desenvolvido,</w:t>
      </w:r>
      <w:r>
        <w:rPr>
          <w:rFonts w:ascii="Times New Roman" w:eastAsia="Times New Roman" w:hAnsi="Times New Roman" w:cs="Times New Roman"/>
          <w:sz w:val="24"/>
          <w:szCs w:val="24"/>
          <w:lang w:eastAsia="pt-BR"/>
        </w:rPr>
        <w:t xml:space="preserve"> </w:t>
      </w:r>
      <w:r w:rsidRPr="007F7D1F">
        <w:rPr>
          <w:rFonts w:ascii="Times New Roman" w:eastAsia="Times New Roman" w:hAnsi="Times New Roman" w:cs="Times New Roman"/>
          <w:sz w:val="24"/>
          <w:szCs w:val="24"/>
          <w:lang w:eastAsia="pt-BR"/>
        </w:rPr>
        <w:t>juntamente com os serviços criados, o sistema web de teste para o consumo dos</w:t>
      </w:r>
      <w:r>
        <w:rPr>
          <w:rFonts w:ascii="Times New Roman" w:eastAsia="Times New Roman" w:hAnsi="Times New Roman" w:cs="Times New Roman"/>
          <w:sz w:val="24"/>
          <w:szCs w:val="24"/>
          <w:lang w:eastAsia="pt-BR"/>
        </w:rPr>
        <w:t xml:space="preserve"> </w:t>
      </w:r>
      <w:r w:rsidRPr="007F7D1F">
        <w:rPr>
          <w:rFonts w:ascii="Times New Roman" w:eastAsia="Times New Roman" w:hAnsi="Times New Roman" w:cs="Times New Roman"/>
          <w:sz w:val="24"/>
          <w:szCs w:val="24"/>
          <w:lang w:eastAsia="pt-BR"/>
        </w:rPr>
        <w:t>serviços como especificado nos objetivos que se encontra na seção 1.3.</w:t>
      </w:r>
      <w:r w:rsidR="00F01C50">
        <w:rPr>
          <w:rFonts w:ascii="Times New Roman" w:eastAsia="Times New Roman" w:hAnsi="Times New Roman" w:cs="Times New Roman"/>
          <w:sz w:val="24"/>
          <w:szCs w:val="24"/>
          <w:lang w:eastAsia="pt-BR"/>
        </w:rPr>
        <w:t>1</w:t>
      </w:r>
      <w:r w:rsidRPr="007F7D1F">
        <w:rPr>
          <w:rFonts w:ascii="Times New Roman" w:eastAsia="Times New Roman" w:hAnsi="Times New Roman" w:cs="Times New Roman"/>
          <w:sz w:val="24"/>
          <w:szCs w:val="24"/>
          <w:lang w:eastAsia="pt-BR"/>
        </w:rPr>
        <w:t>, bem</w:t>
      </w:r>
      <w:r>
        <w:rPr>
          <w:rFonts w:ascii="Times New Roman" w:eastAsia="Times New Roman" w:hAnsi="Times New Roman" w:cs="Times New Roman"/>
          <w:sz w:val="24"/>
          <w:szCs w:val="24"/>
          <w:lang w:eastAsia="pt-BR"/>
        </w:rPr>
        <w:t xml:space="preserve"> </w:t>
      </w:r>
      <w:r w:rsidRPr="007F7D1F">
        <w:rPr>
          <w:rFonts w:ascii="Times New Roman" w:eastAsia="Times New Roman" w:hAnsi="Times New Roman" w:cs="Times New Roman"/>
          <w:sz w:val="24"/>
          <w:szCs w:val="24"/>
          <w:lang w:eastAsia="pt-BR"/>
        </w:rPr>
        <w:t>como as ferramentas utilizadas e os principais trechos de código.</w:t>
      </w:r>
    </w:p>
    <w:p w:rsidR="00541998" w:rsidRDefault="00541998" w:rsidP="007F7D1F">
      <w:pPr>
        <w:spacing w:line="360" w:lineRule="auto"/>
        <w:ind w:firstLine="709"/>
        <w:jc w:val="both"/>
        <w:rPr>
          <w:rFonts w:ascii="Times New Roman" w:eastAsia="Times New Roman" w:hAnsi="Times New Roman" w:cs="Times New Roman"/>
          <w:sz w:val="24"/>
          <w:szCs w:val="24"/>
          <w:lang w:eastAsia="pt-BR"/>
        </w:rPr>
      </w:pPr>
    </w:p>
    <w:p w:rsidR="00F01C50" w:rsidRDefault="00F01C50" w:rsidP="00F01C50">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212" w:name="_Toc404667105"/>
      <w:r>
        <w:rPr>
          <w:rFonts w:ascii="Times New Roman" w:hAnsi="Times New Roman" w:cs="Times New Roman"/>
          <w:b w:val="0"/>
          <w:color w:val="auto"/>
        </w:rPr>
        <w:t>Criação dos Serviços</w:t>
      </w:r>
      <w:bookmarkEnd w:id="212"/>
    </w:p>
    <w:p w:rsidR="00565F12" w:rsidRDefault="00F01C50" w:rsidP="00F01C50">
      <w:pPr>
        <w:spacing w:line="360" w:lineRule="auto"/>
        <w:ind w:firstLine="709"/>
        <w:jc w:val="both"/>
        <w:rPr>
          <w:rFonts w:ascii="Times New Roman" w:eastAsia="Times New Roman" w:hAnsi="Times New Roman" w:cs="Times New Roman"/>
          <w:sz w:val="24"/>
          <w:szCs w:val="24"/>
          <w:lang w:eastAsia="pt-BR"/>
        </w:rPr>
      </w:pPr>
      <w:r w:rsidRPr="00F01C50">
        <w:rPr>
          <w:rFonts w:ascii="Times New Roman" w:eastAsia="Times New Roman" w:hAnsi="Times New Roman" w:cs="Times New Roman"/>
          <w:sz w:val="24"/>
          <w:szCs w:val="24"/>
          <w:lang w:eastAsia="pt-BR"/>
        </w:rPr>
        <w:t>Para iniciar o desenvolvimento dos serviços, foi necessário instalar as ferramentas e</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 xml:space="preserve">o ambiente de desenvolvimento, estes já apresentados na seção </w:t>
      </w:r>
      <w:r>
        <w:rPr>
          <w:rFonts w:ascii="Times New Roman" w:eastAsia="Times New Roman" w:hAnsi="Times New Roman" w:cs="Times New Roman"/>
          <w:sz w:val="24"/>
          <w:szCs w:val="24"/>
          <w:lang w:eastAsia="pt-BR"/>
        </w:rPr>
        <w:t>4</w:t>
      </w:r>
      <w:r w:rsidRPr="00F01C50">
        <w:rPr>
          <w:rFonts w:ascii="Times New Roman" w:eastAsia="Times New Roman" w:hAnsi="Times New Roman" w:cs="Times New Roman"/>
          <w:sz w:val="24"/>
          <w:szCs w:val="24"/>
          <w:lang w:eastAsia="pt-BR"/>
        </w:rPr>
        <w:t xml:space="preserve"> em que introduz</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sobre quais ferramentas foram utilizadas e quais os fatores determinantes para a</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escolha dessas ferramentas na realização do trabalho proposto.</w:t>
      </w:r>
    </w:p>
    <w:p w:rsidR="001E6076" w:rsidRDefault="00F01C50" w:rsidP="00F01C50">
      <w:pPr>
        <w:spacing w:line="360" w:lineRule="auto"/>
        <w:ind w:firstLine="709"/>
        <w:jc w:val="both"/>
        <w:rPr>
          <w:rFonts w:ascii="Times New Roman" w:eastAsia="Times New Roman" w:hAnsi="Times New Roman" w:cs="Times New Roman"/>
          <w:sz w:val="24"/>
          <w:szCs w:val="24"/>
          <w:lang w:eastAsia="pt-BR"/>
        </w:rPr>
      </w:pPr>
      <w:r w:rsidRPr="00F01C50">
        <w:rPr>
          <w:rFonts w:ascii="Times New Roman" w:eastAsia="Times New Roman" w:hAnsi="Times New Roman" w:cs="Times New Roman"/>
          <w:sz w:val="24"/>
          <w:szCs w:val="24"/>
          <w:lang w:eastAsia="pt-BR"/>
        </w:rPr>
        <w:t>De maneira a se pensar sobre a organização da codificação dos serviços criados</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 xml:space="preserve">neste projeto, foram gerados </w:t>
      </w:r>
      <w:r w:rsidR="001E6076">
        <w:rPr>
          <w:rFonts w:ascii="Times New Roman" w:eastAsia="Times New Roman" w:hAnsi="Times New Roman" w:cs="Times New Roman"/>
          <w:sz w:val="24"/>
          <w:szCs w:val="24"/>
          <w:lang w:eastAsia="pt-BR"/>
        </w:rPr>
        <w:t>alguns</w:t>
      </w:r>
      <w:r w:rsidRPr="00F01C50">
        <w:rPr>
          <w:rFonts w:ascii="Times New Roman" w:eastAsia="Times New Roman" w:hAnsi="Times New Roman" w:cs="Times New Roman"/>
          <w:sz w:val="24"/>
          <w:szCs w:val="24"/>
          <w:lang w:eastAsia="pt-BR"/>
        </w:rPr>
        <w:t xml:space="preserve"> pacotes</w:t>
      </w:r>
      <w:r w:rsidR="001E6076">
        <w:rPr>
          <w:rFonts w:ascii="Times New Roman" w:eastAsia="Times New Roman" w:hAnsi="Times New Roman" w:cs="Times New Roman"/>
          <w:sz w:val="24"/>
          <w:szCs w:val="24"/>
          <w:lang w:eastAsia="pt-BR"/>
        </w:rPr>
        <w:t xml:space="preserve"> como ilustra a Figura </w:t>
      </w:r>
      <w:r w:rsidR="009C3CF2">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7</w:t>
      </w:r>
      <w:r w:rsidR="001E6076">
        <w:rPr>
          <w:rFonts w:ascii="Times New Roman" w:eastAsia="Times New Roman" w:hAnsi="Times New Roman" w:cs="Times New Roman"/>
          <w:sz w:val="24"/>
          <w:szCs w:val="24"/>
          <w:lang w:eastAsia="pt-BR"/>
        </w:rPr>
        <w:t>.</w:t>
      </w: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541998" w:rsidP="00F01C50">
      <w:pPr>
        <w:spacing w:line="360" w:lineRule="auto"/>
        <w:ind w:firstLine="709"/>
        <w:jc w:val="both"/>
        <w:rPr>
          <w:rFonts w:ascii="Times New Roman" w:eastAsia="Times New Roman" w:hAnsi="Times New Roman" w:cs="Times New Roman"/>
          <w:sz w:val="24"/>
          <w:szCs w:val="24"/>
          <w:lang w:eastAsia="pt-BR"/>
        </w:rPr>
      </w:pPr>
      <w:r w:rsidRPr="007219AC">
        <w:rPr>
          <w:rFonts w:ascii="Times New Roman" w:eastAsia="Times New Roman" w:hAnsi="Times New Roman" w:cs="Times New Roman"/>
          <w:noProof/>
          <w:sz w:val="24"/>
          <w:szCs w:val="24"/>
          <w:lang w:eastAsia="pt-BR"/>
        </w:rPr>
        <w:lastRenderedPageBreak/>
        <w:drawing>
          <wp:anchor distT="0" distB="0" distL="114300" distR="114300" simplePos="0" relativeHeight="251662336" behindDoc="0" locked="0" layoutInCell="1" allowOverlap="1">
            <wp:simplePos x="0" y="0"/>
            <wp:positionH relativeFrom="column">
              <wp:posOffset>1177290</wp:posOffset>
            </wp:positionH>
            <wp:positionV relativeFrom="paragraph">
              <wp:posOffset>-708660</wp:posOffset>
            </wp:positionV>
            <wp:extent cx="2844165" cy="3491865"/>
            <wp:effectExtent l="19050" t="19050" r="0" b="0"/>
            <wp:wrapSquare wrapText="bothSides"/>
            <wp:docPr id="18" name="Imagem 18" descr="C:\Users\Wesley-pc\Desktop\proj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projeto.png"/>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44165" cy="3491865"/>
                    </a:xfrm>
                    <a:prstGeom prst="rect">
                      <a:avLst/>
                    </a:prstGeom>
                    <a:noFill/>
                    <a:ln w="9525">
                      <a:solidFill>
                        <a:schemeClr val="tx1"/>
                      </a:solidFill>
                    </a:ln>
                  </pic:spPr>
                </pic:pic>
              </a:graphicData>
            </a:graphic>
          </wp:anchor>
        </w:drawing>
      </w: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B0E1D" w:rsidP="00F01C50">
      <w:pPr>
        <w:spacing w:line="360" w:lineRule="auto"/>
        <w:ind w:firstLine="709"/>
        <w:jc w:val="both"/>
        <w:rPr>
          <w:rFonts w:ascii="Times New Roman" w:eastAsia="Times New Roman" w:hAnsi="Times New Roman" w:cs="Times New Roman"/>
          <w:sz w:val="24"/>
          <w:szCs w:val="24"/>
          <w:lang w:eastAsia="pt-BR"/>
        </w:rPr>
      </w:pPr>
      <w:r w:rsidRPr="001B0E1D">
        <w:rPr>
          <w:noProof/>
        </w:rPr>
        <w:pict>
          <v:shape id="_x0000_s1054" type="#_x0000_t202" style="position:absolute;left:0;text-align:left;margin-left:58.95pt;margin-top:25.25pt;width:314.25pt;height:22.65pt;z-index:251675136" stroked="f">
            <v:textbox style="mso-fit-shape-to-text:t" inset="0,0,0,0">
              <w:txbxContent>
                <w:p w:rsidR="008759E6" w:rsidRPr="007219AC" w:rsidRDefault="008759E6" w:rsidP="007219AC">
                  <w:pPr>
                    <w:pStyle w:val="Legenda"/>
                    <w:jc w:val="center"/>
                    <w:rPr>
                      <w:rFonts w:ascii="Times New Roman" w:eastAsia="Times New Roman" w:hAnsi="Times New Roman" w:cs="Times New Roman"/>
                      <w:b w:val="0"/>
                      <w:bCs w:val="0"/>
                      <w:color w:val="auto"/>
                      <w:sz w:val="22"/>
                      <w:szCs w:val="24"/>
                      <w:lang w:eastAsia="pt-BR"/>
                    </w:rPr>
                  </w:pPr>
                  <w:bookmarkStart w:id="213" w:name="_Toc404667057"/>
                  <w:r w:rsidRPr="007219AC">
                    <w:rPr>
                      <w:rFonts w:ascii="Times New Roman" w:eastAsia="Times New Roman" w:hAnsi="Times New Roman" w:cs="Times New Roman"/>
                      <w:b w:val="0"/>
                      <w:bCs w:val="0"/>
                      <w:color w:val="auto"/>
                      <w:sz w:val="22"/>
                      <w:szCs w:val="24"/>
                      <w:lang w:eastAsia="pt-BR"/>
                    </w:rPr>
                    <w:t xml:space="preserve">Figura </w:t>
                  </w:r>
                  <w:r w:rsidR="001B0E1D" w:rsidRPr="007219AC">
                    <w:rPr>
                      <w:rFonts w:ascii="Times New Roman" w:eastAsia="Times New Roman" w:hAnsi="Times New Roman" w:cs="Times New Roman"/>
                      <w:b w:val="0"/>
                      <w:bCs w:val="0"/>
                      <w:color w:val="auto"/>
                      <w:sz w:val="22"/>
                      <w:szCs w:val="24"/>
                      <w:lang w:eastAsia="pt-BR"/>
                    </w:rPr>
                    <w:fldChar w:fldCharType="begin"/>
                  </w:r>
                  <w:r w:rsidRPr="007219AC">
                    <w:rPr>
                      <w:rFonts w:ascii="Times New Roman" w:eastAsia="Times New Roman" w:hAnsi="Times New Roman" w:cs="Times New Roman"/>
                      <w:b w:val="0"/>
                      <w:bCs w:val="0"/>
                      <w:color w:val="auto"/>
                      <w:sz w:val="22"/>
                      <w:szCs w:val="24"/>
                      <w:lang w:eastAsia="pt-BR"/>
                    </w:rPr>
                    <w:instrText xml:space="preserve"> SEQ Figura \* ARABIC </w:instrText>
                  </w:r>
                  <w:r w:rsidR="001B0E1D" w:rsidRPr="007219AC">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17</w:t>
                  </w:r>
                  <w:r w:rsidR="001B0E1D" w:rsidRPr="007219AC">
                    <w:rPr>
                      <w:rFonts w:ascii="Times New Roman" w:eastAsia="Times New Roman" w:hAnsi="Times New Roman" w:cs="Times New Roman"/>
                      <w:b w:val="0"/>
                      <w:bCs w:val="0"/>
                      <w:color w:val="auto"/>
                      <w:sz w:val="22"/>
                      <w:szCs w:val="24"/>
                      <w:lang w:eastAsia="pt-BR"/>
                    </w:rPr>
                    <w:fldChar w:fldCharType="end"/>
                  </w:r>
                  <w:r w:rsidRPr="007219AC">
                    <w:rPr>
                      <w:rFonts w:ascii="Times New Roman" w:eastAsia="Times New Roman" w:hAnsi="Times New Roman" w:cs="Times New Roman"/>
                      <w:b w:val="0"/>
                      <w:bCs w:val="0"/>
                      <w:color w:val="auto"/>
                      <w:sz w:val="22"/>
                      <w:szCs w:val="24"/>
                      <w:lang w:eastAsia="pt-BR"/>
                    </w:rPr>
                    <w:t xml:space="preserve">. Estrutura do projeto </w:t>
                  </w:r>
                  <w:r>
                    <w:rPr>
                      <w:rFonts w:ascii="Times New Roman" w:eastAsia="Times New Roman" w:hAnsi="Times New Roman" w:cs="Times New Roman"/>
                      <w:b w:val="0"/>
                      <w:bCs w:val="0"/>
                      <w:color w:val="auto"/>
                      <w:sz w:val="22"/>
                      <w:szCs w:val="24"/>
                      <w:lang w:eastAsia="pt-BR"/>
                    </w:rPr>
                    <w:t>para criação dos serviços</w:t>
                  </w:r>
                  <w:r w:rsidRPr="007219AC">
                    <w:rPr>
                      <w:rFonts w:ascii="Times New Roman" w:eastAsia="Times New Roman" w:hAnsi="Times New Roman" w:cs="Times New Roman"/>
                      <w:b w:val="0"/>
                      <w:bCs w:val="0"/>
                      <w:color w:val="auto"/>
                      <w:sz w:val="22"/>
                      <w:szCs w:val="24"/>
                      <w:lang w:eastAsia="pt-BR"/>
                    </w:rPr>
                    <w:t>.</w:t>
                  </w:r>
                  <w:bookmarkEnd w:id="213"/>
                </w:p>
              </w:txbxContent>
            </v:textbox>
            <w10:wrap type="square"/>
          </v:shape>
        </w:pict>
      </w: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5E243E" w:rsidRDefault="007219AC" w:rsidP="00F26DD0">
      <w:pPr>
        <w:spacing w:line="360" w:lineRule="auto"/>
        <w:ind w:firstLine="709"/>
        <w:jc w:val="both"/>
        <w:rPr>
          <w:rFonts w:ascii="Times New Roman" w:eastAsia="Times New Roman" w:hAnsi="Times New Roman" w:cs="Times New Roman"/>
          <w:sz w:val="24"/>
          <w:szCs w:val="24"/>
          <w:lang w:eastAsia="pt-BR"/>
        </w:rPr>
      </w:pPr>
      <w:r w:rsidRPr="007219AC">
        <w:rPr>
          <w:rFonts w:ascii="Times New Roman" w:eastAsia="Times New Roman" w:hAnsi="Times New Roman" w:cs="Times New Roman"/>
          <w:sz w:val="24"/>
          <w:szCs w:val="24"/>
          <w:lang w:eastAsia="pt-BR"/>
        </w:rPr>
        <w:t>Como pode ser notado na figura acima, o projeto segue o padrão MVC (</w:t>
      </w:r>
      <w:proofErr w:type="spellStart"/>
      <w:r w:rsidR="001B0E1D" w:rsidRPr="001B0E1D">
        <w:rPr>
          <w:rFonts w:ascii="Times New Roman" w:eastAsia="Times New Roman" w:hAnsi="Times New Roman" w:cs="Times New Roman"/>
          <w:i/>
          <w:sz w:val="24"/>
          <w:szCs w:val="24"/>
          <w:lang w:eastAsia="pt-BR"/>
          <w:rPrChange w:id="214" w:author="thatiane" w:date="2014-11-28T15:01:00Z">
            <w:rPr>
              <w:rFonts w:ascii="Times New Roman" w:eastAsia="Times New Roman" w:hAnsi="Times New Roman" w:cs="Times New Roman"/>
              <w:sz w:val="24"/>
              <w:szCs w:val="24"/>
              <w:lang w:eastAsia="pt-BR"/>
            </w:rPr>
          </w:rPrChange>
        </w:rPr>
        <w:t>Model</w:t>
      </w:r>
      <w:proofErr w:type="spellEnd"/>
      <w:r w:rsidR="001B0E1D" w:rsidRPr="001B0E1D">
        <w:rPr>
          <w:rFonts w:ascii="Times New Roman" w:eastAsia="Times New Roman" w:hAnsi="Times New Roman" w:cs="Times New Roman"/>
          <w:i/>
          <w:sz w:val="24"/>
          <w:szCs w:val="24"/>
          <w:lang w:eastAsia="pt-BR"/>
          <w:rPrChange w:id="215" w:author="thatiane" w:date="2014-11-28T15:01:00Z">
            <w:rPr>
              <w:rFonts w:ascii="Times New Roman" w:eastAsia="Times New Roman" w:hAnsi="Times New Roman" w:cs="Times New Roman"/>
              <w:sz w:val="24"/>
              <w:szCs w:val="24"/>
              <w:lang w:eastAsia="pt-BR"/>
            </w:rPr>
          </w:rPrChange>
        </w:rPr>
        <w:t xml:space="preserve"> </w:t>
      </w:r>
      <w:proofErr w:type="spellStart"/>
      <w:r w:rsidR="001B0E1D" w:rsidRPr="001B0E1D">
        <w:rPr>
          <w:rFonts w:ascii="Times New Roman" w:eastAsia="Times New Roman" w:hAnsi="Times New Roman" w:cs="Times New Roman"/>
          <w:i/>
          <w:sz w:val="24"/>
          <w:szCs w:val="24"/>
          <w:lang w:eastAsia="pt-BR"/>
          <w:rPrChange w:id="216" w:author="thatiane" w:date="2014-11-28T15:01:00Z">
            <w:rPr>
              <w:rFonts w:ascii="Times New Roman" w:eastAsia="Times New Roman" w:hAnsi="Times New Roman" w:cs="Times New Roman"/>
              <w:sz w:val="24"/>
              <w:szCs w:val="24"/>
              <w:lang w:eastAsia="pt-BR"/>
            </w:rPr>
          </w:rPrChange>
        </w:rPr>
        <w:t>View</w:t>
      </w:r>
      <w:proofErr w:type="spellEnd"/>
      <w:r w:rsidR="001B0E1D" w:rsidRPr="001B0E1D">
        <w:rPr>
          <w:rFonts w:ascii="Times New Roman" w:eastAsia="Times New Roman" w:hAnsi="Times New Roman" w:cs="Times New Roman"/>
          <w:i/>
          <w:sz w:val="24"/>
          <w:szCs w:val="24"/>
          <w:lang w:eastAsia="pt-BR"/>
          <w:rPrChange w:id="217" w:author="thatiane" w:date="2014-11-28T15:01:00Z">
            <w:rPr>
              <w:rFonts w:ascii="Times New Roman" w:eastAsia="Times New Roman" w:hAnsi="Times New Roman" w:cs="Times New Roman"/>
              <w:sz w:val="24"/>
              <w:szCs w:val="24"/>
              <w:lang w:eastAsia="pt-BR"/>
            </w:rPr>
          </w:rPrChange>
        </w:rPr>
        <w:t xml:space="preserve"> </w:t>
      </w:r>
      <w:proofErr w:type="spellStart"/>
      <w:r w:rsidR="001B0E1D" w:rsidRPr="001B0E1D">
        <w:rPr>
          <w:rFonts w:ascii="Times New Roman" w:eastAsia="Times New Roman" w:hAnsi="Times New Roman" w:cs="Times New Roman"/>
          <w:i/>
          <w:sz w:val="24"/>
          <w:szCs w:val="24"/>
          <w:lang w:eastAsia="pt-BR"/>
          <w:rPrChange w:id="218" w:author="thatiane" w:date="2014-11-28T15:01:00Z">
            <w:rPr>
              <w:rFonts w:ascii="Times New Roman" w:eastAsia="Times New Roman" w:hAnsi="Times New Roman" w:cs="Times New Roman"/>
              <w:sz w:val="24"/>
              <w:szCs w:val="24"/>
              <w:lang w:eastAsia="pt-BR"/>
            </w:rPr>
          </w:rPrChange>
        </w:rPr>
        <w:t>Controller</w:t>
      </w:r>
      <w:proofErr w:type="spellEnd"/>
      <w:r w:rsidRPr="007219AC">
        <w:rPr>
          <w:rFonts w:ascii="Times New Roman" w:eastAsia="Times New Roman" w:hAnsi="Times New Roman" w:cs="Times New Roman"/>
          <w:sz w:val="24"/>
          <w:szCs w:val="24"/>
          <w:lang w:eastAsia="pt-BR"/>
        </w:rPr>
        <w:t xml:space="preserve">) exceto pela </w:t>
      </w:r>
      <w:proofErr w:type="spellStart"/>
      <w:r w:rsidR="001B0E1D" w:rsidRPr="001B0E1D">
        <w:rPr>
          <w:rFonts w:ascii="Times New Roman" w:eastAsia="Times New Roman" w:hAnsi="Times New Roman" w:cs="Times New Roman"/>
          <w:i/>
          <w:sz w:val="24"/>
          <w:szCs w:val="24"/>
          <w:lang w:eastAsia="pt-BR"/>
          <w:rPrChange w:id="219" w:author="thatiane" w:date="2014-11-28T15:01:00Z">
            <w:rPr>
              <w:rFonts w:ascii="Times New Roman" w:eastAsia="Times New Roman" w:hAnsi="Times New Roman" w:cs="Times New Roman"/>
              <w:sz w:val="24"/>
              <w:szCs w:val="24"/>
              <w:lang w:eastAsia="pt-BR"/>
            </w:rPr>
          </w:rPrChange>
        </w:rPr>
        <w:t>View</w:t>
      </w:r>
      <w:proofErr w:type="spellEnd"/>
      <w:r w:rsidRPr="007219AC">
        <w:rPr>
          <w:rFonts w:ascii="Times New Roman" w:eastAsia="Times New Roman" w:hAnsi="Times New Roman" w:cs="Times New Roman"/>
          <w:sz w:val="24"/>
          <w:szCs w:val="24"/>
          <w:lang w:eastAsia="pt-BR"/>
        </w:rPr>
        <w:t xml:space="preserve"> que não é necessária. </w:t>
      </w:r>
      <w:r w:rsidR="00F424F6">
        <w:rPr>
          <w:rFonts w:ascii="Times New Roman" w:eastAsia="Times New Roman" w:hAnsi="Times New Roman" w:cs="Times New Roman"/>
          <w:sz w:val="24"/>
          <w:szCs w:val="24"/>
          <w:lang w:eastAsia="pt-BR"/>
        </w:rPr>
        <w:t xml:space="preserve">A classe </w:t>
      </w:r>
      <w:proofErr w:type="spellStart"/>
      <w:r w:rsidR="00F424F6" w:rsidRPr="00F26DD0">
        <w:rPr>
          <w:rFonts w:ascii="Times New Roman" w:eastAsia="Times New Roman" w:hAnsi="Times New Roman" w:cs="Times New Roman"/>
          <w:i/>
          <w:sz w:val="24"/>
          <w:szCs w:val="24"/>
          <w:lang w:eastAsia="pt-BR"/>
        </w:rPr>
        <w:t>Servicos</w:t>
      </w:r>
      <w:proofErr w:type="spellEnd"/>
      <w:r w:rsidR="00F424F6">
        <w:rPr>
          <w:rFonts w:ascii="Times New Roman" w:eastAsia="Times New Roman" w:hAnsi="Times New Roman" w:cs="Times New Roman"/>
          <w:sz w:val="24"/>
          <w:szCs w:val="24"/>
          <w:lang w:eastAsia="pt-BR"/>
        </w:rPr>
        <w:t xml:space="preserve"> é responsável pela criação dos serviços que serão consumidos pelos clientes, o</w:t>
      </w:r>
      <w:r w:rsidRPr="007219AC">
        <w:rPr>
          <w:rFonts w:ascii="Times New Roman" w:eastAsia="Times New Roman" w:hAnsi="Times New Roman" w:cs="Times New Roman"/>
          <w:sz w:val="24"/>
          <w:szCs w:val="24"/>
          <w:lang w:eastAsia="pt-BR"/>
        </w:rPr>
        <w:t xml:space="preserve"> pacote </w:t>
      </w:r>
      <w:proofErr w:type="spellStart"/>
      <w:r w:rsidRPr="007219AC">
        <w:rPr>
          <w:rFonts w:ascii="Times New Roman" w:eastAsia="Times New Roman" w:hAnsi="Times New Roman" w:cs="Times New Roman"/>
          <w:i/>
          <w:sz w:val="24"/>
          <w:szCs w:val="24"/>
          <w:lang w:eastAsia="pt-BR"/>
        </w:rPr>
        <w:t>br.</w:t>
      </w:r>
      <w:r>
        <w:rPr>
          <w:rFonts w:ascii="Times New Roman" w:eastAsia="Times New Roman" w:hAnsi="Times New Roman" w:cs="Times New Roman"/>
          <w:i/>
          <w:sz w:val="24"/>
          <w:szCs w:val="24"/>
          <w:lang w:eastAsia="pt-BR"/>
        </w:rPr>
        <w:t>net.bomservico.beans</w:t>
      </w:r>
      <w:proofErr w:type="spellEnd"/>
      <w:r w:rsidRPr="007219AC">
        <w:rPr>
          <w:rFonts w:ascii="Times New Roman" w:eastAsia="Times New Roman" w:hAnsi="Times New Roman" w:cs="Times New Roman"/>
          <w:sz w:val="24"/>
          <w:szCs w:val="24"/>
          <w:lang w:eastAsia="pt-BR"/>
        </w:rPr>
        <w:t xml:space="preserve"> reflete as tabelas do banco de dados e as</w:t>
      </w:r>
      <w:r>
        <w:rPr>
          <w:rFonts w:ascii="Times New Roman" w:eastAsia="Times New Roman" w:hAnsi="Times New Roman" w:cs="Times New Roman"/>
          <w:sz w:val="24"/>
          <w:szCs w:val="24"/>
          <w:lang w:eastAsia="pt-BR"/>
        </w:rPr>
        <w:t xml:space="preserve"> operações sobre essas tabelas, o</w:t>
      </w:r>
      <w:r w:rsidRPr="007219AC">
        <w:rPr>
          <w:rFonts w:ascii="Times New Roman" w:eastAsia="Times New Roman" w:hAnsi="Times New Roman" w:cs="Times New Roman"/>
          <w:sz w:val="24"/>
          <w:szCs w:val="24"/>
          <w:lang w:eastAsia="pt-BR"/>
        </w:rPr>
        <w:t xml:space="preserve"> pacote </w:t>
      </w:r>
      <w:proofErr w:type="spellStart"/>
      <w:r w:rsidRPr="007219AC">
        <w:rPr>
          <w:rFonts w:ascii="Times New Roman" w:eastAsia="Times New Roman" w:hAnsi="Times New Roman" w:cs="Times New Roman"/>
          <w:i/>
          <w:sz w:val="24"/>
          <w:szCs w:val="24"/>
          <w:lang w:eastAsia="pt-BR"/>
        </w:rPr>
        <w:t>br.</w:t>
      </w:r>
      <w:r w:rsidR="00275E0D">
        <w:rPr>
          <w:rFonts w:ascii="Times New Roman" w:eastAsia="Times New Roman" w:hAnsi="Times New Roman" w:cs="Times New Roman"/>
          <w:i/>
          <w:sz w:val="24"/>
          <w:szCs w:val="24"/>
          <w:lang w:eastAsia="pt-BR"/>
        </w:rPr>
        <w:t>net.bomservico.conexao</w:t>
      </w:r>
      <w:proofErr w:type="spellEnd"/>
      <w:r w:rsidRPr="007219AC">
        <w:rPr>
          <w:rFonts w:ascii="Times New Roman" w:eastAsia="Times New Roman" w:hAnsi="Times New Roman" w:cs="Times New Roman"/>
          <w:sz w:val="24"/>
          <w:szCs w:val="24"/>
          <w:lang w:eastAsia="pt-BR"/>
        </w:rPr>
        <w:t xml:space="preserve"> </w:t>
      </w:r>
      <w:r w:rsidR="00F06DE7" w:rsidRPr="00F01C50">
        <w:rPr>
          <w:rFonts w:ascii="Times New Roman" w:eastAsia="Times New Roman" w:hAnsi="Times New Roman" w:cs="Times New Roman"/>
          <w:sz w:val="24"/>
          <w:szCs w:val="24"/>
          <w:lang w:eastAsia="pt-BR"/>
        </w:rPr>
        <w:t>é responsável pela</w:t>
      </w:r>
      <w:r w:rsidR="00F06DE7">
        <w:rPr>
          <w:rFonts w:ascii="Times New Roman" w:eastAsia="Times New Roman" w:hAnsi="Times New Roman" w:cs="Times New Roman"/>
          <w:sz w:val="24"/>
          <w:szCs w:val="24"/>
          <w:lang w:eastAsia="pt-BR"/>
        </w:rPr>
        <w:t xml:space="preserve"> </w:t>
      </w:r>
      <w:r w:rsidR="00F06DE7" w:rsidRPr="00F01C50">
        <w:rPr>
          <w:rFonts w:ascii="Times New Roman" w:eastAsia="Times New Roman" w:hAnsi="Times New Roman" w:cs="Times New Roman"/>
          <w:sz w:val="24"/>
          <w:szCs w:val="24"/>
          <w:lang w:eastAsia="pt-BR"/>
        </w:rPr>
        <w:t xml:space="preserve">comunicação </w:t>
      </w:r>
      <w:r w:rsidR="00F06DE7">
        <w:rPr>
          <w:rFonts w:ascii="Times New Roman" w:eastAsia="Times New Roman" w:hAnsi="Times New Roman" w:cs="Times New Roman"/>
          <w:sz w:val="24"/>
          <w:szCs w:val="24"/>
          <w:lang w:eastAsia="pt-BR"/>
        </w:rPr>
        <w:t xml:space="preserve">da aplicação </w:t>
      </w:r>
      <w:r w:rsidR="00F06DE7" w:rsidRPr="00F01C50">
        <w:rPr>
          <w:rFonts w:ascii="Times New Roman" w:eastAsia="Times New Roman" w:hAnsi="Times New Roman" w:cs="Times New Roman"/>
          <w:sz w:val="24"/>
          <w:szCs w:val="24"/>
          <w:lang w:eastAsia="pt-BR"/>
        </w:rPr>
        <w:t>com o banco de dados</w:t>
      </w:r>
      <w:r w:rsidR="00F06DE7">
        <w:rPr>
          <w:rFonts w:ascii="Times New Roman" w:eastAsia="Times New Roman" w:hAnsi="Times New Roman" w:cs="Times New Roman"/>
          <w:sz w:val="24"/>
          <w:szCs w:val="24"/>
          <w:lang w:eastAsia="pt-BR"/>
        </w:rPr>
        <w:t xml:space="preserve">, o pacote </w:t>
      </w:r>
      <w:proofErr w:type="spellStart"/>
      <w:r w:rsidR="00F06DE7" w:rsidRPr="007219AC">
        <w:rPr>
          <w:rFonts w:ascii="Times New Roman" w:eastAsia="Times New Roman" w:hAnsi="Times New Roman" w:cs="Times New Roman"/>
          <w:i/>
          <w:sz w:val="24"/>
          <w:szCs w:val="24"/>
          <w:lang w:eastAsia="pt-BR"/>
        </w:rPr>
        <w:t>br.</w:t>
      </w:r>
      <w:r w:rsidR="00F06DE7">
        <w:rPr>
          <w:rFonts w:ascii="Times New Roman" w:eastAsia="Times New Roman" w:hAnsi="Times New Roman" w:cs="Times New Roman"/>
          <w:i/>
          <w:sz w:val="24"/>
          <w:szCs w:val="24"/>
          <w:lang w:eastAsia="pt-BR"/>
        </w:rPr>
        <w:t>net.bomservico.controller</w:t>
      </w:r>
      <w:proofErr w:type="spellEnd"/>
      <w:r w:rsidR="00F06DE7" w:rsidRPr="007219AC">
        <w:rPr>
          <w:rFonts w:ascii="Times New Roman" w:eastAsia="Times New Roman" w:hAnsi="Times New Roman" w:cs="Times New Roman"/>
          <w:sz w:val="24"/>
          <w:szCs w:val="24"/>
          <w:lang w:eastAsia="pt-BR"/>
        </w:rPr>
        <w:t xml:space="preserve"> </w:t>
      </w:r>
      <w:r w:rsidRPr="007219AC">
        <w:rPr>
          <w:rFonts w:ascii="Times New Roman" w:eastAsia="Times New Roman" w:hAnsi="Times New Roman" w:cs="Times New Roman"/>
          <w:sz w:val="24"/>
          <w:szCs w:val="24"/>
          <w:lang w:eastAsia="pt-BR"/>
        </w:rPr>
        <w:t xml:space="preserve">representa o </w:t>
      </w:r>
      <w:proofErr w:type="spellStart"/>
      <w:r w:rsidRPr="007219AC">
        <w:rPr>
          <w:rFonts w:ascii="Times New Roman" w:eastAsia="Times New Roman" w:hAnsi="Times New Roman" w:cs="Times New Roman"/>
          <w:sz w:val="24"/>
          <w:szCs w:val="24"/>
          <w:lang w:eastAsia="pt-BR"/>
        </w:rPr>
        <w:t>Controller</w:t>
      </w:r>
      <w:proofErr w:type="spellEnd"/>
      <w:r w:rsidRPr="007219AC">
        <w:rPr>
          <w:rFonts w:ascii="Times New Roman" w:eastAsia="Times New Roman" w:hAnsi="Times New Roman" w:cs="Times New Roman"/>
          <w:sz w:val="24"/>
          <w:szCs w:val="24"/>
          <w:lang w:eastAsia="pt-BR"/>
        </w:rPr>
        <w:t xml:space="preserve"> para as exposições dos serviços do </w:t>
      </w:r>
      <w:r w:rsidRPr="00B3118C">
        <w:rPr>
          <w:rFonts w:ascii="Times New Roman" w:eastAsia="Times New Roman" w:hAnsi="Times New Roman" w:cs="Times New Roman"/>
          <w:i/>
          <w:sz w:val="24"/>
          <w:szCs w:val="24"/>
          <w:lang w:eastAsia="pt-BR"/>
        </w:rPr>
        <w:t xml:space="preserve">Web </w:t>
      </w:r>
      <w:r w:rsidR="00B3118C" w:rsidRPr="00B3118C">
        <w:rPr>
          <w:rFonts w:ascii="Times New Roman" w:eastAsia="Times New Roman" w:hAnsi="Times New Roman" w:cs="Times New Roman"/>
          <w:i/>
          <w:sz w:val="24"/>
          <w:szCs w:val="24"/>
          <w:lang w:eastAsia="pt-BR"/>
        </w:rPr>
        <w:t>Service</w:t>
      </w:r>
      <w:r w:rsidR="00F424F6">
        <w:rPr>
          <w:rFonts w:ascii="Times New Roman" w:eastAsia="Times New Roman" w:hAnsi="Times New Roman" w:cs="Times New Roman"/>
          <w:sz w:val="24"/>
          <w:szCs w:val="24"/>
          <w:lang w:eastAsia="pt-BR"/>
        </w:rPr>
        <w:t>,</w:t>
      </w:r>
      <w:r w:rsidR="00144956">
        <w:rPr>
          <w:rFonts w:ascii="Times New Roman" w:eastAsia="Times New Roman" w:hAnsi="Times New Roman" w:cs="Times New Roman"/>
          <w:sz w:val="24"/>
          <w:szCs w:val="24"/>
          <w:lang w:eastAsia="pt-BR"/>
        </w:rPr>
        <w:t xml:space="preserve"> onde se encontra toda a regra de negócio da aplicação,</w:t>
      </w:r>
      <w:r w:rsidR="00F424F6">
        <w:rPr>
          <w:rFonts w:ascii="Times New Roman" w:eastAsia="Times New Roman" w:hAnsi="Times New Roman" w:cs="Times New Roman"/>
          <w:sz w:val="24"/>
          <w:szCs w:val="24"/>
          <w:lang w:eastAsia="pt-BR"/>
        </w:rPr>
        <w:t xml:space="preserve"> o pacote </w:t>
      </w:r>
      <w:proofErr w:type="spellStart"/>
      <w:r w:rsidR="00F424F6">
        <w:rPr>
          <w:rFonts w:ascii="Times New Roman" w:eastAsia="Times New Roman" w:hAnsi="Times New Roman" w:cs="Times New Roman"/>
          <w:i/>
          <w:sz w:val="24"/>
          <w:szCs w:val="24"/>
          <w:lang w:eastAsia="pt-BR"/>
        </w:rPr>
        <w:t>br.net.bomservico.dao</w:t>
      </w:r>
      <w:proofErr w:type="spellEnd"/>
      <w:r w:rsidR="00F424F6">
        <w:rPr>
          <w:rFonts w:ascii="Times New Roman" w:eastAsia="Times New Roman" w:hAnsi="Times New Roman" w:cs="Times New Roman"/>
          <w:i/>
          <w:sz w:val="24"/>
          <w:szCs w:val="24"/>
          <w:lang w:eastAsia="pt-BR"/>
        </w:rPr>
        <w:t xml:space="preserve"> </w:t>
      </w:r>
      <w:r w:rsidR="00F424F6" w:rsidRPr="00F424F6">
        <w:rPr>
          <w:rFonts w:ascii="Times New Roman" w:eastAsia="Times New Roman" w:hAnsi="Times New Roman" w:cs="Times New Roman"/>
          <w:sz w:val="24"/>
          <w:szCs w:val="24"/>
          <w:lang w:eastAsia="pt-BR"/>
        </w:rPr>
        <w:t xml:space="preserve">é designado para exercer a função de </w:t>
      </w:r>
      <w:r w:rsidR="00F424F6">
        <w:rPr>
          <w:rFonts w:ascii="Times New Roman" w:eastAsia="Times New Roman" w:hAnsi="Times New Roman" w:cs="Times New Roman"/>
          <w:sz w:val="24"/>
          <w:szCs w:val="24"/>
          <w:lang w:eastAsia="pt-BR"/>
        </w:rPr>
        <w:t xml:space="preserve">manipular os dados desse banco e o pacote </w:t>
      </w:r>
      <w:proofErr w:type="spellStart"/>
      <w:r w:rsidR="00F424F6">
        <w:rPr>
          <w:rFonts w:ascii="Times New Roman" w:eastAsia="Times New Roman" w:hAnsi="Times New Roman" w:cs="Times New Roman"/>
          <w:i/>
          <w:sz w:val="24"/>
          <w:szCs w:val="24"/>
          <w:lang w:eastAsia="pt-BR"/>
        </w:rPr>
        <w:t>br.net.bomserivco.email</w:t>
      </w:r>
      <w:proofErr w:type="spellEnd"/>
      <w:r w:rsidR="00F424F6">
        <w:rPr>
          <w:rFonts w:ascii="Times New Roman" w:eastAsia="Times New Roman" w:hAnsi="Times New Roman" w:cs="Times New Roman"/>
          <w:i/>
          <w:sz w:val="24"/>
          <w:szCs w:val="24"/>
          <w:lang w:eastAsia="pt-BR"/>
        </w:rPr>
        <w:t xml:space="preserve"> </w:t>
      </w:r>
      <w:r w:rsidR="00F424F6">
        <w:rPr>
          <w:rFonts w:ascii="Times New Roman" w:eastAsia="Times New Roman" w:hAnsi="Times New Roman" w:cs="Times New Roman"/>
          <w:sz w:val="24"/>
          <w:szCs w:val="24"/>
          <w:lang w:eastAsia="pt-BR"/>
        </w:rPr>
        <w:t xml:space="preserve">refere-se a configuração </w:t>
      </w:r>
      <w:r w:rsidR="00F26DD0">
        <w:rPr>
          <w:rFonts w:ascii="Times New Roman" w:eastAsia="Times New Roman" w:hAnsi="Times New Roman" w:cs="Times New Roman"/>
          <w:sz w:val="24"/>
          <w:szCs w:val="24"/>
          <w:lang w:eastAsia="pt-BR"/>
        </w:rPr>
        <w:t>de envio</w:t>
      </w:r>
      <w:r w:rsidR="00F424F6">
        <w:rPr>
          <w:rFonts w:ascii="Times New Roman" w:eastAsia="Times New Roman" w:hAnsi="Times New Roman" w:cs="Times New Roman"/>
          <w:sz w:val="24"/>
          <w:szCs w:val="24"/>
          <w:lang w:eastAsia="pt-BR"/>
        </w:rPr>
        <w:t xml:space="preserve"> de e-mails utilizado pelo sistema.</w:t>
      </w:r>
    </w:p>
    <w:p w:rsidR="00FE139B" w:rsidRDefault="00182A8F" w:rsidP="00F26DD0">
      <w:pPr>
        <w:spacing w:line="360" w:lineRule="auto"/>
        <w:ind w:firstLine="709"/>
        <w:jc w:val="both"/>
        <w:rPr>
          <w:rFonts w:ascii="Times New Roman" w:eastAsia="Times New Roman" w:hAnsi="Times New Roman" w:cs="Times New Roman"/>
          <w:sz w:val="24"/>
          <w:szCs w:val="24"/>
          <w:lang w:eastAsia="pt-BR"/>
        </w:rPr>
      </w:pPr>
      <w:r w:rsidRPr="00182A8F">
        <w:rPr>
          <w:rFonts w:ascii="Times New Roman" w:eastAsia="Times New Roman" w:hAnsi="Times New Roman" w:cs="Times New Roman"/>
          <w:noProof/>
          <w:sz w:val="24"/>
          <w:szCs w:val="24"/>
          <w:lang w:eastAsia="pt-BR"/>
        </w:rPr>
        <w:lastRenderedPageBreak/>
        <w:drawing>
          <wp:anchor distT="0" distB="0" distL="114300" distR="114300" simplePos="0" relativeHeight="251654144" behindDoc="0" locked="0" layoutInCell="1" allowOverlap="1">
            <wp:simplePos x="0" y="0"/>
            <wp:positionH relativeFrom="column">
              <wp:posOffset>91440</wp:posOffset>
            </wp:positionH>
            <wp:positionV relativeFrom="paragraph">
              <wp:posOffset>915035</wp:posOffset>
            </wp:positionV>
            <wp:extent cx="5429250" cy="5229225"/>
            <wp:effectExtent l="19050" t="19050" r="0" b="9525"/>
            <wp:wrapSquare wrapText="bothSides"/>
            <wp:docPr id="23" name="Imagem 23" descr="C:\Users\Wesley-pc\Desktop\serviç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esley-pc\Desktop\serviço.png"/>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29250" cy="5229225"/>
                    </a:xfrm>
                    <a:prstGeom prst="rect">
                      <a:avLst/>
                    </a:prstGeom>
                    <a:noFill/>
                    <a:ln w="9525">
                      <a:solidFill>
                        <a:schemeClr val="tx1"/>
                      </a:solidFill>
                    </a:ln>
                  </pic:spPr>
                </pic:pic>
              </a:graphicData>
            </a:graphic>
          </wp:anchor>
        </w:drawing>
      </w:r>
      <w:r w:rsidR="005E243E" w:rsidRPr="005E243E">
        <w:rPr>
          <w:rFonts w:ascii="Times New Roman" w:eastAsia="Times New Roman" w:hAnsi="Times New Roman" w:cs="Times New Roman"/>
          <w:sz w:val="24"/>
          <w:szCs w:val="24"/>
          <w:lang w:eastAsia="pt-BR"/>
        </w:rPr>
        <w:t xml:space="preserve">Na Figura </w:t>
      </w:r>
      <w:r w:rsidR="005E243E">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8</w:t>
      </w:r>
      <w:r w:rsidR="005E243E" w:rsidRPr="005E243E">
        <w:rPr>
          <w:rFonts w:ascii="Times New Roman" w:eastAsia="Times New Roman" w:hAnsi="Times New Roman" w:cs="Times New Roman"/>
          <w:sz w:val="24"/>
          <w:szCs w:val="24"/>
          <w:lang w:eastAsia="pt-BR"/>
        </w:rPr>
        <w:t xml:space="preserve"> é possível observar com mais detalhe</w:t>
      </w:r>
      <w:r w:rsidR="005E243E">
        <w:rPr>
          <w:rFonts w:ascii="Times New Roman" w:eastAsia="Times New Roman" w:hAnsi="Times New Roman" w:cs="Times New Roman"/>
          <w:sz w:val="24"/>
          <w:szCs w:val="24"/>
          <w:lang w:eastAsia="pt-BR"/>
        </w:rPr>
        <w:t>s</w:t>
      </w:r>
      <w:r w:rsidR="005E243E" w:rsidRPr="005E243E">
        <w:rPr>
          <w:rFonts w:ascii="Times New Roman" w:eastAsia="Times New Roman" w:hAnsi="Times New Roman" w:cs="Times New Roman"/>
          <w:sz w:val="24"/>
          <w:szCs w:val="24"/>
          <w:lang w:eastAsia="pt-BR"/>
        </w:rPr>
        <w:t xml:space="preserve"> o desenvolvimento de </w:t>
      </w:r>
      <w:r w:rsidR="005E243E">
        <w:rPr>
          <w:rFonts w:ascii="Times New Roman" w:eastAsia="Times New Roman" w:hAnsi="Times New Roman" w:cs="Times New Roman"/>
          <w:sz w:val="24"/>
          <w:szCs w:val="24"/>
          <w:lang w:eastAsia="pt-BR"/>
        </w:rPr>
        <w:t xml:space="preserve">alguns </w:t>
      </w:r>
      <w:r w:rsidR="005E243E" w:rsidRPr="005E243E">
        <w:rPr>
          <w:rFonts w:ascii="Times New Roman" w:eastAsia="Times New Roman" w:hAnsi="Times New Roman" w:cs="Times New Roman"/>
          <w:sz w:val="24"/>
          <w:szCs w:val="24"/>
          <w:lang w:eastAsia="pt-BR"/>
        </w:rPr>
        <w:t>serviço</w:t>
      </w:r>
      <w:r w:rsidR="005E243E">
        <w:rPr>
          <w:rFonts w:ascii="Times New Roman" w:eastAsia="Times New Roman" w:hAnsi="Times New Roman" w:cs="Times New Roman"/>
          <w:sz w:val="24"/>
          <w:szCs w:val="24"/>
          <w:lang w:eastAsia="pt-BR"/>
        </w:rPr>
        <w:t xml:space="preserve">s como </w:t>
      </w:r>
      <w:proofErr w:type="spellStart"/>
      <w:r w:rsidR="005E243E" w:rsidRPr="005E243E">
        <w:rPr>
          <w:rFonts w:ascii="Times New Roman" w:eastAsia="Times New Roman" w:hAnsi="Times New Roman" w:cs="Times New Roman"/>
          <w:i/>
          <w:sz w:val="24"/>
          <w:szCs w:val="24"/>
          <w:lang w:eastAsia="pt-BR"/>
        </w:rPr>
        <w:t>CadastrarUsuario</w:t>
      </w:r>
      <w:proofErr w:type="spellEnd"/>
      <w:r w:rsidR="005E243E">
        <w:rPr>
          <w:rFonts w:ascii="Times New Roman" w:eastAsia="Times New Roman" w:hAnsi="Times New Roman" w:cs="Times New Roman"/>
          <w:sz w:val="24"/>
          <w:szCs w:val="24"/>
          <w:lang w:eastAsia="pt-BR"/>
        </w:rPr>
        <w:t xml:space="preserve">, </w:t>
      </w:r>
      <w:proofErr w:type="spellStart"/>
      <w:r w:rsidR="005E243E" w:rsidRPr="005E243E">
        <w:rPr>
          <w:rFonts w:ascii="Times New Roman" w:eastAsia="Times New Roman" w:hAnsi="Times New Roman" w:cs="Times New Roman"/>
          <w:i/>
          <w:sz w:val="24"/>
          <w:szCs w:val="24"/>
          <w:lang w:eastAsia="pt-BR"/>
        </w:rPr>
        <w:t>CadastrarServico</w:t>
      </w:r>
      <w:proofErr w:type="spellEnd"/>
      <w:r w:rsidR="005E243E">
        <w:rPr>
          <w:rFonts w:ascii="Times New Roman" w:eastAsia="Times New Roman" w:hAnsi="Times New Roman" w:cs="Times New Roman"/>
          <w:sz w:val="24"/>
          <w:szCs w:val="24"/>
          <w:lang w:eastAsia="pt-BR"/>
        </w:rPr>
        <w:t xml:space="preserve"> e </w:t>
      </w:r>
      <w:proofErr w:type="spellStart"/>
      <w:r w:rsidR="005E243E" w:rsidRPr="005E243E">
        <w:rPr>
          <w:rFonts w:ascii="Times New Roman" w:eastAsia="Times New Roman" w:hAnsi="Times New Roman" w:cs="Times New Roman"/>
          <w:i/>
          <w:sz w:val="24"/>
          <w:szCs w:val="24"/>
          <w:lang w:eastAsia="pt-BR"/>
        </w:rPr>
        <w:t>PesquisarServico</w:t>
      </w:r>
      <w:proofErr w:type="spellEnd"/>
      <w:r w:rsidR="005E243E" w:rsidRPr="005E243E">
        <w:rPr>
          <w:rFonts w:ascii="Times New Roman" w:eastAsia="Times New Roman" w:hAnsi="Times New Roman" w:cs="Times New Roman"/>
          <w:sz w:val="24"/>
          <w:szCs w:val="24"/>
          <w:lang w:eastAsia="pt-BR"/>
        </w:rPr>
        <w:t>.</w:t>
      </w:r>
    </w:p>
    <w:p w:rsidR="00182A8F" w:rsidRDefault="001B0E1D" w:rsidP="00F26DD0">
      <w:pPr>
        <w:spacing w:line="360" w:lineRule="auto"/>
        <w:ind w:firstLine="709"/>
        <w:jc w:val="both"/>
        <w:rPr>
          <w:rFonts w:ascii="Times New Roman" w:eastAsia="Times New Roman" w:hAnsi="Times New Roman" w:cs="Times New Roman"/>
          <w:sz w:val="24"/>
          <w:szCs w:val="24"/>
          <w:lang w:eastAsia="pt-BR"/>
        </w:rPr>
      </w:pPr>
      <w:r w:rsidRPr="001B0E1D">
        <w:rPr>
          <w:noProof/>
        </w:rPr>
        <w:pict>
          <v:shape id="_x0000_s1059" type="#_x0000_t202" style="position:absolute;left:0;text-align:left;margin-left:7.95pt;margin-top:466.9pt;width:427.5pt;height:22.65pt;z-index:251677184" stroked="f">
            <v:textbox style="mso-fit-shape-to-text:t" inset="0,0,0,0">
              <w:txbxContent>
                <w:p w:rsidR="008759E6" w:rsidRPr="00182A8F" w:rsidRDefault="008759E6" w:rsidP="00182A8F">
                  <w:pPr>
                    <w:pStyle w:val="Legenda"/>
                    <w:jc w:val="center"/>
                    <w:rPr>
                      <w:rFonts w:ascii="Times New Roman" w:eastAsia="Times New Roman" w:hAnsi="Times New Roman" w:cs="Times New Roman"/>
                      <w:b w:val="0"/>
                      <w:bCs w:val="0"/>
                      <w:color w:val="auto"/>
                      <w:sz w:val="22"/>
                      <w:szCs w:val="24"/>
                      <w:lang w:eastAsia="pt-BR"/>
                    </w:rPr>
                  </w:pPr>
                  <w:bookmarkStart w:id="220" w:name="_Toc404667058"/>
                  <w:r w:rsidRPr="00182A8F">
                    <w:rPr>
                      <w:rFonts w:ascii="Times New Roman" w:eastAsia="Times New Roman" w:hAnsi="Times New Roman" w:cs="Times New Roman"/>
                      <w:b w:val="0"/>
                      <w:bCs w:val="0"/>
                      <w:color w:val="auto"/>
                      <w:sz w:val="22"/>
                      <w:szCs w:val="24"/>
                      <w:lang w:eastAsia="pt-BR"/>
                    </w:rPr>
                    <w:t xml:space="preserve">Figura </w:t>
                  </w:r>
                  <w:r w:rsidR="001B0E1D" w:rsidRPr="00182A8F">
                    <w:rPr>
                      <w:rFonts w:ascii="Times New Roman" w:eastAsia="Times New Roman" w:hAnsi="Times New Roman" w:cs="Times New Roman"/>
                      <w:b w:val="0"/>
                      <w:bCs w:val="0"/>
                      <w:color w:val="auto"/>
                      <w:sz w:val="22"/>
                      <w:szCs w:val="24"/>
                      <w:lang w:eastAsia="pt-BR"/>
                    </w:rPr>
                    <w:fldChar w:fldCharType="begin"/>
                  </w:r>
                  <w:r w:rsidRPr="00182A8F">
                    <w:rPr>
                      <w:rFonts w:ascii="Times New Roman" w:eastAsia="Times New Roman" w:hAnsi="Times New Roman" w:cs="Times New Roman"/>
                      <w:b w:val="0"/>
                      <w:bCs w:val="0"/>
                      <w:color w:val="auto"/>
                      <w:sz w:val="22"/>
                      <w:szCs w:val="24"/>
                      <w:lang w:eastAsia="pt-BR"/>
                    </w:rPr>
                    <w:instrText xml:space="preserve"> SEQ Figura \* ARABIC </w:instrText>
                  </w:r>
                  <w:r w:rsidR="001B0E1D" w:rsidRPr="00182A8F">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18</w:t>
                  </w:r>
                  <w:r w:rsidR="001B0E1D" w:rsidRPr="00182A8F">
                    <w:rPr>
                      <w:rFonts w:ascii="Times New Roman" w:eastAsia="Times New Roman" w:hAnsi="Times New Roman" w:cs="Times New Roman"/>
                      <w:b w:val="0"/>
                      <w:bCs w:val="0"/>
                      <w:color w:val="auto"/>
                      <w:sz w:val="22"/>
                      <w:szCs w:val="24"/>
                      <w:lang w:eastAsia="pt-BR"/>
                    </w:rPr>
                    <w:fldChar w:fldCharType="end"/>
                  </w:r>
                  <w:r w:rsidRPr="00182A8F">
                    <w:rPr>
                      <w:rFonts w:ascii="Times New Roman" w:eastAsia="Times New Roman" w:hAnsi="Times New Roman" w:cs="Times New Roman"/>
                      <w:b w:val="0"/>
                      <w:bCs w:val="0"/>
                      <w:color w:val="auto"/>
                      <w:sz w:val="22"/>
                      <w:szCs w:val="24"/>
                      <w:lang w:eastAsia="pt-BR"/>
                    </w:rPr>
                    <w:t xml:space="preserve">. </w:t>
                  </w:r>
                  <w:r w:rsidRPr="00FE139B">
                    <w:rPr>
                      <w:rFonts w:ascii="Times New Roman" w:eastAsia="Times New Roman" w:hAnsi="Times New Roman" w:cs="Times New Roman"/>
                      <w:b w:val="0"/>
                      <w:bCs w:val="0"/>
                      <w:color w:val="auto"/>
                      <w:sz w:val="22"/>
                      <w:szCs w:val="24"/>
                      <w:lang w:eastAsia="pt-BR"/>
                    </w:rPr>
                    <w:t>Classe responsável pela criação dos serviços.</w:t>
                  </w:r>
                  <w:bookmarkEnd w:id="220"/>
                </w:p>
              </w:txbxContent>
            </v:textbox>
            <w10:wrap type="square"/>
          </v:shape>
        </w:pict>
      </w:r>
    </w:p>
    <w:p w:rsidR="00182A8F" w:rsidRDefault="00182A8F" w:rsidP="00F26DD0">
      <w:pPr>
        <w:spacing w:line="360" w:lineRule="auto"/>
        <w:ind w:firstLine="709"/>
        <w:jc w:val="both"/>
        <w:rPr>
          <w:rFonts w:ascii="Times New Roman" w:eastAsia="Times New Roman" w:hAnsi="Times New Roman" w:cs="Times New Roman"/>
          <w:sz w:val="24"/>
          <w:szCs w:val="24"/>
          <w:lang w:eastAsia="pt-BR"/>
        </w:rPr>
      </w:pPr>
    </w:p>
    <w:p w:rsidR="005E243E" w:rsidRDefault="00FE139B" w:rsidP="00F26DD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Como é possível verificar</w:t>
      </w:r>
      <w:r w:rsidR="00AB21A6">
        <w:rPr>
          <w:rFonts w:ascii="Times New Roman" w:eastAsia="Times New Roman" w:hAnsi="Times New Roman" w:cs="Times New Roman"/>
          <w:sz w:val="24"/>
          <w:szCs w:val="24"/>
          <w:lang w:eastAsia="pt-BR"/>
        </w:rPr>
        <w:t>,</w:t>
      </w:r>
      <w:r w:rsidRPr="00FE139B">
        <w:rPr>
          <w:rFonts w:ascii="Times New Roman" w:eastAsia="Times New Roman" w:hAnsi="Times New Roman" w:cs="Times New Roman"/>
          <w:sz w:val="24"/>
          <w:szCs w:val="24"/>
          <w:lang w:eastAsia="pt-BR"/>
        </w:rPr>
        <w:t xml:space="preserve"> na</w:t>
      </w:r>
      <w:r w:rsidR="00AB21A6">
        <w:rPr>
          <w:rFonts w:ascii="Times New Roman" w:eastAsia="Times New Roman" w:hAnsi="Times New Roman" w:cs="Times New Roman"/>
          <w:sz w:val="24"/>
          <w:szCs w:val="24"/>
          <w:lang w:eastAsia="pt-BR"/>
        </w:rPr>
        <w:t xml:space="preserve"> linha 14 da</w:t>
      </w:r>
      <w:r w:rsidRPr="00FE139B">
        <w:rPr>
          <w:rFonts w:ascii="Times New Roman" w:eastAsia="Times New Roman" w:hAnsi="Times New Roman" w:cs="Times New Roman"/>
          <w:sz w:val="24"/>
          <w:szCs w:val="24"/>
          <w:lang w:eastAsia="pt-BR"/>
        </w:rPr>
        <w:t xml:space="preserve"> Figura </w:t>
      </w:r>
      <w:r>
        <w:rPr>
          <w:rFonts w:ascii="Times New Roman" w:eastAsia="Times New Roman" w:hAnsi="Times New Roman" w:cs="Times New Roman"/>
          <w:b/>
          <w:sz w:val="24"/>
          <w:szCs w:val="24"/>
          <w:lang w:eastAsia="pt-BR"/>
        </w:rPr>
        <w:t>1</w:t>
      </w:r>
      <w:r w:rsidR="00105923">
        <w:rPr>
          <w:rFonts w:ascii="Times New Roman" w:eastAsia="Times New Roman" w:hAnsi="Times New Roman" w:cs="Times New Roman"/>
          <w:b/>
          <w:sz w:val="24"/>
          <w:szCs w:val="24"/>
          <w:lang w:eastAsia="pt-BR"/>
        </w:rPr>
        <w:t>8</w:t>
      </w:r>
      <w:r w:rsidRPr="00FE139B">
        <w:rPr>
          <w:rFonts w:ascii="Times New Roman" w:eastAsia="Times New Roman" w:hAnsi="Times New Roman" w:cs="Times New Roman"/>
          <w:sz w:val="24"/>
          <w:szCs w:val="24"/>
          <w:lang w:eastAsia="pt-BR"/>
        </w:rPr>
        <w:t xml:space="preserve">, o </w:t>
      </w:r>
      <w:r w:rsidR="00AB21A6">
        <w:rPr>
          <w:rFonts w:ascii="Times New Roman" w:eastAsia="Times New Roman" w:hAnsi="Times New Roman" w:cs="Times New Roman"/>
          <w:sz w:val="24"/>
          <w:szCs w:val="24"/>
          <w:lang w:eastAsia="pt-BR"/>
        </w:rPr>
        <w:t xml:space="preserve">método </w:t>
      </w:r>
      <w:proofErr w:type="spellStart"/>
      <w:r w:rsidR="00AB21A6" w:rsidRPr="00AB21A6">
        <w:rPr>
          <w:rFonts w:ascii="Times New Roman" w:eastAsia="Times New Roman" w:hAnsi="Times New Roman" w:cs="Times New Roman"/>
          <w:i/>
          <w:sz w:val="24"/>
          <w:szCs w:val="24"/>
          <w:lang w:eastAsia="pt-BR"/>
        </w:rPr>
        <w:t>CadastrarUsuario</w:t>
      </w:r>
      <w:proofErr w:type="spellEnd"/>
      <w:r w:rsidRPr="00FE139B">
        <w:rPr>
          <w:rFonts w:ascii="Times New Roman" w:eastAsia="Times New Roman" w:hAnsi="Times New Roman" w:cs="Times New Roman"/>
          <w:sz w:val="24"/>
          <w:szCs w:val="24"/>
          <w:lang w:eastAsia="pt-BR"/>
        </w:rPr>
        <w:t xml:space="preserve"> possui parâmetros que devem ser passados para que possa ocorrer </w:t>
      </w:r>
      <w:r w:rsidR="00AB21A6">
        <w:rPr>
          <w:rFonts w:ascii="Times New Roman" w:eastAsia="Times New Roman" w:hAnsi="Times New Roman" w:cs="Times New Roman"/>
          <w:sz w:val="24"/>
          <w:szCs w:val="24"/>
          <w:lang w:eastAsia="pt-BR"/>
        </w:rPr>
        <w:t xml:space="preserve">o cadastro </w:t>
      </w:r>
      <w:r w:rsidRPr="00FE139B">
        <w:rPr>
          <w:rFonts w:ascii="Times New Roman" w:eastAsia="Times New Roman" w:hAnsi="Times New Roman" w:cs="Times New Roman"/>
          <w:sz w:val="24"/>
          <w:szCs w:val="24"/>
          <w:lang w:eastAsia="pt-BR"/>
        </w:rPr>
        <w:t xml:space="preserve">de maneira correta, a sua execução. Nesse </w:t>
      </w:r>
      <w:r w:rsidR="00AB21A6">
        <w:rPr>
          <w:rFonts w:ascii="Times New Roman" w:eastAsia="Times New Roman" w:hAnsi="Times New Roman" w:cs="Times New Roman"/>
          <w:sz w:val="24"/>
          <w:szCs w:val="24"/>
          <w:lang w:eastAsia="pt-BR"/>
        </w:rPr>
        <w:t>método</w:t>
      </w:r>
      <w:r w:rsidRPr="00FE139B">
        <w:rPr>
          <w:rFonts w:ascii="Times New Roman" w:eastAsia="Times New Roman" w:hAnsi="Times New Roman" w:cs="Times New Roman"/>
          <w:sz w:val="24"/>
          <w:szCs w:val="24"/>
          <w:lang w:eastAsia="pt-BR"/>
        </w:rPr>
        <w:t xml:space="preserve"> como em todos os outros, existe uma variável que instancia a classe responsável pela comunicação com o banco de dados, representada na linha 1</w:t>
      </w:r>
      <w:r w:rsidR="00AB21A6">
        <w:rPr>
          <w:rFonts w:ascii="Times New Roman" w:eastAsia="Times New Roman" w:hAnsi="Times New Roman" w:cs="Times New Roman"/>
          <w:sz w:val="24"/>
          <w:szCs w:val="24"/>
          <w:lang w:eastAsia="pt-BR"/>
        </w:rPr>
        <w:t>6</w:t>
      </w:r>
      <w:r w:rsidRPr="00FE139B">
        <w:rPr>
          <w:rFonts w:ascii="Times New Roman" w:eastAsia="Times New Roman" w:hAnsi="Times New Roman" w:cs="Times New Roman"/>
          <w:sz w:val="24"/>
          <w:szCs w:val="24"/>
          <w:lang w:eastAsia="pt-BR"/>
        </w:rPr>
        <w:t xml:space="preserve">, possibilitando que o cliente não se preocupe de como é feita a comunicação com o mesmo, como foi dito no início </w:t>
      </w:r>
      <w:r w:rsidR="005733F8">
        <w:rPr>
          <w:rFonts w:ascii="Times New Roman" w:eastAsia="Times New Roman" w:hAnsi="Times New Roman" w:cs="Times New Roman"/>
          <w:sz w:val="24"/>
          <w:szCs w:val="24"/>
          <w:lang w:eastAsia="pt-BR"/>
        </w:rPr>
        <w:t>dessa seção.</w:t>
      </w:r>
    </w:p>
    <w:p w:rsidR="00F26DD0" w:rsidRDefault="00F26DD0" w:rsidP="00F26DD0">
      <w:pPr>
        <w:spacing w:line="360" w:lineRule="auto"/>
        <w:ind w:firstLine="709"/>
        <w:jc w:val="both"/>
        <w:rPr>
          <w:ins w:id="221" w:author="thatiane" w:date="2014-11-28T15:02:00Z"/>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Para </w:t>
      </w:r>
      <w:r w:rsidR="00220DAB">
        <w:rPr>
          <w:rFonts w:ascii="Times New Roman" w:eastAsia="Times New Roman" w:hAnsi="Times New Roman" w:cs="Times New Roman"/>
          <w:sz w:val="24"/>
          <w:szCs w:val="24"/>
          <w:lang w:eastAsia="pt-BR"/>
        </w:rPr>
        <w:t>resolver problemas como</w:t>
      </w:r>
      <w:r>
        <w:rPr>
          <w:rFonts w:ascii="Times New Roman" w:eastAsia="Times New Roman" w:hAnsi="Times New Roman" w:cs="Times New Roman"/>
          <w:sz w:val="24"/>
          <w:szCs w:val="24"/>
          <w:lang w:eastAsia="pt-BR"/>
        </w:rPr>
        <w:t xml:space="preserve"> </w:t>
      </w:r>
      <w:r w:rsidR="00220DAB" w:rsidRPr="00220DAB">
        <w:rPr>
          <w:rFonts w:ascii="Times New Roman" w:eastAsia="Times New Roman" w:hAnsi="Times New Roman" w:cs="Times New Roman"/>
          <w:sz w:val="24"/>
          <w:szCs w:val="24"/>
          <w:lang w:eastAsia="pt-BR"/>
        </w:rPr>
        <w:t>gerencia</w:t>
      </w:r>
      <w:r w:rsidR="00220DAB">
        <w:rPr>
          <w:rFonts w:ascii="Times New Roman" w:eastAsia="Times New Roman" w:hAnsi="Times New Roman" w:cs="Times New Roman"/>
          <w:sz w:val="24"/>
          <w:szCs w:val="24"/>
          <w:lang w:eastAsia="pt-BR"/>
        </w:rPr>
        <w:t>mento de</w:t>
      </w:r>
      <w:r w:rsidR="00220DAB" w:rsidRPr="00220DAB">
        <w:rPr>
          <w:rFonts w:ascii="Times New Roman" w:eastAsia="Times New Roman" w:hAnsi="Times New Roman" w:cs="Times New Roman"/>
          <w:sz w:val="24"/>
          <w:szCs w:val="24"/>
          <w:lang w:eastAsia="pt-BR"/>
        </w:rPr>
        <w:t xml:space="preserve"> </w:t>
      </w:r>
      <w:r w:rsidR="00220DAB">
        <w:rPr>
          <w:rFonts w:ascii="Times New Roman" w:eastAsia="Times New Roman" w:hAnsi="Times New Roman" w:cs="Times New Roman"/>
          <w:sz w:val="24"/>
          <w:szCs w:val="24"/>
          <w:lang w:eastAsia="pt-BR"/>
        </w:rPr>
        <w:t>dependências, controle de</w:t>
      </w:r>
      <w:r w:rsidR="00220DAB" w:rsidRPr="00220DAB">
        <w:rPr>
          <w:rFonts w:ascii="Times New Roman" w:eastAsia="Times New Roman" w:hAnsi="Times New Roman" w:cs="Times New Roman"/>
          <w:sz w:val="24"/>
          <w:szCs w:val="24"/>
          <w:lang w:eastAsia="pt-BR"/>
        </w:rPr>
        <w:t xml:space="preserve"> versão de artefatos, gerar relatórios de produtividade</w:t>
      </w:r>
      <w:r>
        <w:rPr>
          <w:rFonts w:ascii="Times New Roman" w:eastAsia="Times New Roman" w:hAnsi="Times New Roman" w:cs="Times New Roman"/>
          <w:sz w:val="24"/>
          <w:szCs w:val="24"/>
          <w:lang w:eastAsia="pt-BR"/>
        </w:rPr>
        <w:t xml:space="preserve"> foi utilizado</w:t>
      </w:r>
      <w:r w:rsidR="00220DAB">
        <w:rPr>
          <w:rFonts w:ascii="Times New Roman" w:eastAsia="Times New Roman" w:hAnsi="Times New Roman" w:cs="Times New Roman"/>
          <w:sz w:val="24"/>
          <w:szCs w:val="24"/>
          <w:lang w:eastAsia="pt-BR"/>
        </w:rPr>
        <w:t xml:space="preserve"> </w:t>
      </w:r>
      <w:r w:rsidR="00220DAB" w:rsidRPr="00220DAB">
        <w:rPr>
          <w:rFonts w:ascii="Times New Roman" w:eastAsia="Times New Roman" w:hAnsi="Times New Roman" w:cs="Times New Roman"/>
          <w:sz w:val="24"/>
          <w:szCs w:val="24"/>
          <w:lang w:eastAsia="pt-BR"/>
        </w:rPr>
        <w:t>uma ferramenta de gerenciamento de projetos de software</w:t>
      </w:r>
      <w:r w:rsidR="00220DAB">
        <w:rPr>
          <w:rFonts w:ascii="Times New Roman" w:eastAsia="Times New Roman" w:hAnsi="Times New Roman" w:cs="Times New Roman"/>
          <w:sz w:val="24"/>
          <w:szCs w:val="24"/>
          <w:lang w:eastAsia="pt-BR"/>
        </w:rPr>
        <w:t xml:space="preserve"> chamada Apache </w:t>
      </w:r>
      <w:proofErr w:type="spellStart"/>
      <w:r w:rsidR="00220DAB">
        <w:rPr>
          <w:rFonts w:ascii="Times New Roman" w:eastAsia="Times New Roman" w:hAnsi="Times New Roman" w:cs="Times New Roman"/>
          <w:sz w:val="24"/>
          <w:szCs w:val="24"/>
          <w:lang w:eastAsia="pt-BR"/>
        </w:rPr>
        <w:t>Maven</w:t>
      </w:r>
      <w:proofErr w:type="spellEnd"/>
      <w:r w:rsidR="00220DAB">
        <w:rPr>
          <w:rFonts w:ascii="Times New Roman" w:eastAsia="Times New Roman" w:hAnsi="Times New Roman" w:cs="Times New Roman"/>
          <w:sz w:val="24"/>
          <w:szCs w:val="24"/>
          <w:lang w:eastAsia="pt-BR"/>
        </w:rPr>
        <w:t>, p</w:t>
      </w:r>
      <w:r w:rsidRPr="00F26DD0">
        <w:rPr>
          <w:rFonts w:ascii="Times New Roman" w:eastAsia="Times New Roman" w:hAnsi="Times New Roman" w:cs="Times New Roman"/>
          <w:sz w:val="24"/>
          <w:szCs w:val="24"/>
          <w:lang w:eastAsia="pt-BR"/>
        </w:rPr>
        <w:t xml:space="preserve">ara configurar um projeto com o </w:t>
      </w:r>
      <w:proofErr w:type="spellStart"/>
      <w:r w:rsidRPr="00F26DD0">
        <w:rPr>
          <w:rFonts w:ascii="Times New Roman" w:eastAsia="Times New Roman" w:hAnsi="Times New Roman" w:cs="Times New Roman"/>
          <w:sz w:val="24"/>
          <w:szCs w:val="24"/>
          <w:lang w:eastAsia="pt-BR"/>
        </w:rPr>
        <w:t>Maven</w:t>
      </w:r>
      <w:proofErr w:type="spellEnd"/>
      <w:r w:rsidRPr="00F26DD0">
        <w:rPr>
          <w:rFonts w:ascii="Times New Roman" w:eastAsia="Times New Roman" w:hAnsi="Times New Roman" w:cs="Times New Roman"/>
          <w:sz w:val="24"/>
          <w:szCs w:val="24"/>
          <w:lang w:eastAsia="pt-BR"/>
        </w:rPr>
        <w:t xml:space="preserve">, </w:t>
      </w:r>
      <w:r w:rsidR="00220DAB">
        <w:rPr>
          <w:rFonts w:ascii="Times New Roman" w:eastAsia="Times New Roman" w:hAnsi="Times New Roman" w:cs="Times New Roman"/>
          <w:sz w:val="24"/>
          <w:szCs w:val="24"/>
          <w:lang w:eastAsia="pt-BR"/>
        </w:rPr>
        <w:t xml:space="preserve">foi </w:t>
      </w:r>
      <w:r w:rsidRPr="00F26DD0">
        <w:rPr>
          <w:rFonts w:ascii="Times New Roman" w:eastAsia="Times New Roman" w:hAnsi="Times New Roman" w:cs="Times New Roman"/>
          <w:sz w:val="24"/>
          <w:szCs w:val="24"/>
          <w:lang w:eastAsia="pt-BR"/>
        </w:rPr>
        <w:t>utiliza</w:t>
      </w:r>
      <w:r w:rsidR="00220DAB">
        <w:rPr>
          <w:rFonts w:ascii="Times New Roman" w:eastAsia="Times New Roman" w:hAnsi="Times New Roman" w:cs="Times New Roman"/>
          <w:sz w:val="24"/>
          <w:szCs w:val="24"/>
          <w:lang w:eastAsia="pt-BR"/>
        </w:rPr>
        <w:t>do</w:t>
      </w:r>
      <w:r w:rsidRPr="00F26DD0">
        <w:rPr>
          <w:rFonts w:ascii="Times New Roman" w:eastAsia="Times New Roman" w:hAnsi="Times New Roman" w:cs="Times New Roman"/>
          <w:sz w:val="24"/>
          <w:szCs w:val="24"/>
          <w:lang w:eastAsia="pt-BR"/>
        </w:rPr>
        <w:t xml:space="preserve"> um arquivo chamado </w:t>
      </w:r>
      <w:r w:rsidRPr="00220DAB">
        <w:rPr>
          <w:rFonts w:ascii="Times New Roman" w:eastAsia="Times New Roman" w:hAnsi="Times New Roman" w:cs="Times New Roman"/>
          <w:i/>
          <w:sz w:val="24"/>
          <w:szCs w:val="24"/>
          <w:lang w:eastAsia="pt-BR"/>
        </w:rPr>
        <w:t>pom.xml</w:t>
      </w:r>
      <w:r w:rsidRPr="00F26DD0">
        <w:rPr>
          <w:rFonts w:ascii="Times New Roman" w:eastAsia="Times New Roman" w:hAnsi="Times New Roman" w:cs="Times New Roman"/>
          <w:sz w:val="24"/>
          <w:szCs w:val="24"/>
          <w:lang w:eastAsia="pt-BR"/>
        </w:rPr>
        <w:t>. Este tem formato XML e deve ser criado na pasta raiz do projeto. Toda configuração é feita neste arquivo e todas as fases da construção são realizadas com a execução de plug-ins, que serão empregados para testar seu projeto, compilá-lo, empacotá-lo, integrá-lo a outras ferramentas, dentre diversas outras funcionalidades.</w:t>
      </w:r>
    </w:p>
    <w:p w:rsidR="00541998" w:rsidRPr="00107446" w:rsidRDefault="00541998" w:rsidP="00541998">
      <w:pPr>
        <w:spacing w:line="360" w:lineRule="auto"/>
        <w:ind w:firstLine="709"/>
        <w:jc w:val="both"/>
        <w:rPr>
          <w:ins w:id="222" w:author="thatiane" w:date="2014-11-28T15:02:00Z"/>
          <w:rFonts w:ascii="Times New Roman" w:hAnsi="Times New Roman" w:cs="Times New Roman"/>
          <w:sz w:val="24"/>
          <w:szCs w:val="24"/>
        </w:rPr>
      </w:pPr>
      <w:ins w:id="223" w:author="thatiane" w:date="2014-11-28T15:02:00Z">
        <w:r>
          <w:rPr>
            <w:rFonts w:ascii="Times New Roman" w:hAnsi="Times New Roman" w:cs="Times New Roman"/>
            <w:sz w:val="24"/>
            <w:szCs w:val="24"/>
          </w:rPr>
          <w:t>Criar um parágrafo que conclua o assunto dessa seção e introduza o assunto da próxima.</w:t>
        </w:r>
      </w:ins>
    </w:p>
    <w:p w:rsidR="00541998" w:rsidRDefault="00541998" w:rsidP="00F26DD0">
      <w:pPr>
        <w:spacing w:line="360" w:lineRule="auto"/>
        <w:ind w:firstLine="709"/>
        <w:jc w:val="both"/>
        <w:rPr>
          <w:rFonts w:ascii="Times New Roman" w:eastAsia="Times New Roman" w:hAnsi="Times New Roman" w:cs="Times New Roman"/>
          <w:sz w:val="24"/>
          <w:szCs w:val="24"/>
          <w:lang w:eastAsia="pt-BR"/>
        </w:rPr>
      </w:pPr>
    </w:p>
    <w:p w:rsidR="00C86A9F" w:rsidRDefault="00C86A9F" w:rsidP="00C86A9F">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224" w:name="_Toc404667106"/>
      <w:r>
        <w:rPr>
          <w:rFonts w:ascii="Times New Roman" w:hAnsi="Times New Roman" w:cs="Times New Roman"/>
          <w:b w:val="0"/>
          <w:color w:val="auto"/>
        </w:rPr>
        <w:t>Criação do Web Service</w:t>
      </w:r>
      <w:bookmarkEnd w:id="224"/>
    </w:p>
    <w:p w:rsidR="00541998" w:rsidRDefault="00541998" w:rsidP="00450563">
      <w:pPr>
        <w:spacing w:line="360" w:lineRule="auto"/>
        <w:ind w:firstLine="709"/>
        <w:jc w:val="both"/>
        <w:rPr>
          <w:ins w:id="225" w:author="thatiane" w:date="2014-11-28T15:02:00Z"/>
          <w:rFonts w:ascii="Times New Roman" w:eastAsia="Times New Roman" w:hAnsi="Times New Roman" w:cs="Times New Roman"/>
          <w:sz w:val="24"/>
          <w:szCs w:val="24"/>
          <w:lang w:eastAsia="pt-BR"/>
        </w:rPr>
      </w:pPr>
    </w:p>
    <w:p w:rsidR="00450563" w:rsidRDefault="00450563" w:rsidP="00450563">
      <w:pPr>
        <w:spacing w:line="360" w:lineRule="auto"/>
        <w:ind w:firstLine="709"/>
        <w:jc w:val="both"/>
        <w:rPr>
          <w:rFonts w:ascii="Times New Roman" w:eastAsia="Times New Roman" w:hAnsi="Times New Roman" w:cs="Times New Roman"/>
          <w:sz w:val="24"/>
          <w:szCs w:val="24"/>
          <w:lang w:eastAsia="pt-BR"/>
        </w:rPr>
      </w:pPr>
      <w:r w:rsidRPr="00450563">
        <w:rPr>
          <w:rFonts w:ascii="Times New Roman" w:eastAsia="Times New Roman" w:hAnsi="Times New Roman" w:cs="Times New Roman"/>
          <w:sz w:val="24"/>
          <w:szCs w:val="24"/>
          <w:lang w:eastAsia="pt-BR"/>
        </w:rPr>
        <w:t xml:space="preserve">Define-se Web Service como um serviço que é disponibilizado na internet, especificado pelos protocolos WSDL, registrado via UDDI, acessado utilizando SOAP e com os dados transmitidos sendo representados em XML como descrito na </w:t>
      </w:r>
      <w:r>
        <w:rPr>
          <w:rFonts w:ascii="Times New Roman" w:eastAsia="Times New Roman" w:hAnsi="Times New Roman" w:cs="Times New Roman"/>
          <w:sz w:val="24"/>
          <w:szCs w:val="24"/>
          <w:lang w:eastAsia="pt-BR"/>
        </w:rPr>
        <w:t>seção 3.2</w:t>
      </w:r>
      <w:r w:rsidRPr="00450563">
        <w:rPr>
          <w:rFonts w:ascii="Times New Roman" w:eastAsia="Times New Roman" w:hAnsi="Times New Roman" w:cs="Times New Roman"/>
          <w:sz w:val="24"/>
          <w:szCs w:val="24"/>
          <w:lang w:eastAsia="pt-BR"/>
        </w:rPr>
        <w:t>.</w:t>
      </w:r>
    </w:p>
    <w:p w:rsidR="00450563" w:rsidRDefault="009456CA" w:rsidP="00450563">
      <w:pPr>
        <w:spacing w:line="360" w:lineRule="auto"/>
        <w:ind w:firstLine="709"/>
        <w:jc w:val="both"/>
        <w:rPr>
          <w:rFonts w:ascii="Times New Roman" w:eastAsia="Times New Roman" w:hAnsi="Times New Roman" w:cs="Times New Roman"/>
          <w:sz w:val="24"/>
          <w:szCs w:val="24"/>
          <w:lang w:eastAsia="pt-BR"/>
        </w:rPr>
      </w:pPr>
      <w:r w:rsidRPr="009456CA">
        <w:rPr>
          <w:rFonts w:ascii="Times New Roman" w:eastAsia="Times New Roman" w:hAnsi="Times New Roman" w:cs="Times New Roman"/>
          <w:noProof/>
          <w:sz w:val="24"/>
          <w:szCs w:val="24"/>
          <w:lang w:eastAsia="pt-BR"/>
        </w:rPr>
        <w:drawing>
          <wp:anchor distT="0" distB="0" distL="114300" distR="114300" simplePos="0" relativeHeight="251633664" behindDoc="0" locked="0" layoutInCell="1" allowOverlap="1">
            <wp:simplePos x="0" y="0"/>
            <wp:positionH relativeFrom="column">
              <wp:posOffset>-89535</wp:posOffset>
            </wp:positionH>
            <wp:positionV relativeFrom="paragraph">
              <wp:posOffset>939165</wp:posOffset>
            </wp:positionV>
            <wp:extent cx="5579745" cy="2774950"/>
            <wp:effectExtent l="19050" t="19050" r="1905" b="6350"/>
            <wp:wrapSquare wrapText="bothSides"/>
            <wp:docPr id="20" name="Imagem 20" descr="C:\Users\Wesley-pc\Desktop\serviços_ax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serviços_axis.png"/>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9745" cy="2774950"/>
                    </a:xfrm>
                    <a:prstGeom prst="rect">
                      <a:avLst/>
                    </a:prstGeom>
                    <a:noFill/>
                    <a:ln w="9525">
                      <a:solidFill>
                        <a:schemeClr val="tx1"/>
                      </a:solidFill>
                    </a:ln>
                  </pic:spPr>
                </pic:pic>
              </a:graphicData>
            </a:graphic>
          </wp:anchor>
        </w:drawing>
      </w:r>
      <w:r w:rsidR="001B0E1D" w:rsidRPr="001B0E1D">
        <w:rPr>
          <w:noProof/>
        </w:rPr>
        <w:pict>
          <v:shape id="_x0000_s1056" type="#_x0000_t202" style="position:absolute;left:0;text-align:left;margin-left:-7.05pt;margin-top:302.2pt;width:439.35pt;height:.05pt;z-index:251676160;mso-position-horizontal-relative:text;mso-position-vertical-relative:text" stroked="f">
            <v:textbox style="mso-fit-shape-to-text:t" inset="0,0,0,0">
              <w:txbxContent>
                <w:p w:rsidR="008759E6" w:rsidRPr="009456CA" w:rsidRDefault="008759E6" w:rsidP="009456CA">
                  <w:pPr>
                    <w:pStyle w:val="Legenda"/>
                    <w:jc w:val="center"/>
                    <w:rPr>
                      <w:rFonts w:ascii="Times New Roman" w:eastAsia="Times New Roman" w:hAnsi="Times New Roman" w:cs="Times New Roman"/>
                      <w:b w:val="0"/>
                      <w:bCs w:val="0"/>
                      <w:color w:val="auto"/>
                      <w:sz w:val="22"/>
                      <w:szCs w:val="24"/>
                      <w:lang w:eastAsia="pt-BR"/>
                    </w:rPr>
                  </w:pPr>
                  <w:bookmarkStart w:id="226" w:name="_Toc404667059"/>
                  <w:r w:rsidRPr="009456CA">
                    <w:rPr>
                      <w:rFonts w:ascii="Times New Roman" w:eastAsia="Times New Roman" w:hAnsi="Times New Roman" w:cs="Times New Roman"/>
                      <w:b w:val="0"/>
                      <w:bCs w:val="0"/>
                      <w:color w:val="auto"/>
                      <w:sz w:val="22"/>
                      <w:szCs w:val="24"/>
                      <w:lang w:eastAsia="pt-BR"/>
                    </w:rPr>
                    <w:t xml:space="preserve">Figura </w:t>
                  </w:r>
                  <w:r w:rsidR="001B0E1D" w:rsidRPr="009456CA">
                    <w:rPr>
                      <w:rFonts w:ascii="Times New Roman" w:eastAsia="Times New Roman" w:hAnsi="Times New Roman" w:cs="Times New Roman"/>
                      <w:b w:val="0"/>
                      <w:bCs w:val="0"/>
                      <w:color w:val="auto"/>
                      <w:sz w:val="22"/>
                      <w:szCs w:val="24"/>
                      <w:lang w:eastAsia="pt-BR"/>
                    </w:rPr>
                    <w:fldChar w:fldCharType="begin"/>
                  </w:r>
                  <w:r w:rsidRPr="009456CA">
                    <w:rPr>
                      <w:rFonts w:ascii="Times New Roman" w:eastAsia="Times New Roman" w:hAnsi="Times New Roman" w:cs="Times New Roman"/>
                      <w:b w:val="0"/>
                      <w:bCs w:val="0"/>
                      <w:color w:val="auto"/>
                      <w:sz w:val="22"/>
                      <w:szCs w:val="24"/>
                      <w:lang w:eastAsia="pt-BR"/>
                    </w:rPr>
                    <w:instrText xml:space="preserve"> SEQ Figura \* ARABIC </w:instrText>
                  </w:r>
                  <w:r w:rsidR="001B0E1D" w:rsidRPr="009456CA">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19</w:t>
                  </w:r>
                  <w:r w:rsidR="001B0E1D" w:rsidRPr="009456CA">
                    <w:rPr>
                      <w:rFonts w:ascii="Times New Roman" w:eastAsia="Times New Roman" w:hAnsi="Times New Roman" w:cs="Times New Roman"/>
                      <w:b w:val="0"/>
                      <w:bCs w:val="0"/>
                      <w:color w:val="auto"/>
                      <w:sz w:val="22"/>
                      <w:szCs w:val="24"/>
                      <w:lang w:eastAsia="pt-BR"/>
                    </w:rPr>
                    <w:fldChar w:fldCharType="end"/>
                  </w:r>
                  <w:r w:rsidRPr="009456CA">
                    <w:rPr>
                      <w:rFonts w:ascii="Times New Roman" w:eastAsia="Times New Roman" w:hAnsi="Times New Roman" w:cs="Times New Roman"/>
                      <w:b w:val="0"/>
                      <w:bCs w:val="0"/>
                      <w:color w:val="auto"/>
                      <w:sz w:val="22"/>
                      <w:szCs w:val="24"/>
                      <w:lang w:eastAsia="pt-BR"/>
                    </w:rPr>
                    <w:t>. Servi</w:t>
                  </w:r>
                  <w:r>
                    <w:rPr>
                      <w:rFonts w:ascii="Times New Roman" w:eastAsia="Times New Roman" w:hAnsi="Times New Roman" w:cs="Times New Roman"/>
                      <w:b w:val="0"/>
                      <w:bCs w:val="0"/>
                      <w:color w:val="auto"/>
                      <w:sz w:val="22"/>
                      <w:szCs w:val="24"/>
                      <w:lang w:eastAsia="pt-BR"/>
                    </w:rPr>
                    <w:t>ç</w:t>
                  </w:r>
                  <w:r w:rsidRPr="009456CA">
                    <w:rPr>
                      <w:rFonts w:ascii="Times New Roman" w:eastAsia="Times New Roman" w:hAnsi="Times New Roman" w:cs="Times New Roman"/>
                      <w:b w:val="0"/>
                      <w:bCs w:val="0"/>
                      <w:color w:val="auto"/>
                      <w:sz w:val="22"/>
                      <w:szCs w:val="24"/>
                      <w:lang w:eastAsia="pt-BR"/>
                    </w:rPr>
                    <w:t xml:space="preserve">o criado pelo </w:t>
                  </w:r>
                  <w:proofErr w:type="spellStart"/>
                  <w:r w:rsidRPr="009456CA">
                    <w:rPr>
                      <w:rFonts w:ascii="Times New Roman" w:eastAsia="Times New Roman" w:hAnsi="Times New Roman" w:cs="Times New Roman"/>
                      <w:b w:val="0"/>
                      <w:bCs w:val="0"/>
                      <w:color w:val="auto"/>
                      <w:sz w:val="22"/>
                      <w:szCs w:val="24"/>
                      <w:lang w:eastAsia="pt-BR"/>
                    </w:rPr>
                    <w:t>Axis</w:t>
                  </w:r>
                  <w:proofErr w:type="spellEnd"/>
                  <w:r>
                    <w:rPr>
                      <w:rFonts w:ascii="Times New Roman" w:eastAsia="Times New Roman" w:hAnsi="Times New Roman" w:cs="Times New Roman"/>
                      <w:b w:val="0"/>
                      <w:bCs w:val="0"/>
                      <w:color w:val="auto"/>
                      <w:sz w:val="22"/>
                      <w:szCs w:val="24"/>
                      <w:lang w:eastAsia="pt-BR"/>
                    </w:rPr>
                    <w:t>.</w:t>
                  </w:r>
                  <w:bookmarkEnd w:id="226"/>
                </w:p>
              </w:txbxContent>
            </v:textbox>
            <w10:wrap type="square"/>
          </v:shape>
        </w:pict>
      </w:r>
      <w:r w:rsidR="009A75FD">
        <w:rPr>
          <w:rFonts w:ascii="Times New Roman" w:eastAsia="Times New Roman" w:hAnsi="Times New Roman" w:cs="Times New Roman"/>
          <w:sz w:val="24"/>
          <w:szCs w:val="24"/>
          <w:lang w:eastAsia="pt-BR"/>
        </w:rPr>
        <w:t>A</w:t>
      </w:r>
      <w:r w:rsidR="00450563" w:rsidRPr="00450563">
        <w:rPr>
          <w:rFonts w:ascii="Times New Roman" w:eastAsia="Times New Roman" w:hAnsi="Times New Roman" w:cs="Times New Roman"/>
          <w:sz w:val="24"/>
          <w:szCs w:val="24"/>
          <w:lang w:eastAsia="pt-BR"/>
        </w:rPr>
        <w:t xml:space="preserve"> criação do </w:t>
      </w:r>
      <w:r w:rsidR="00450563" w:rsidRPr="00450563">
        <w:rPr>
          <w:rFonts w:ascii="Times New Roman" w:eastAsia="Times New Roman" w:hAnsi="Times New Roman" w:cs="Times New Roman"/>
          <w:i/>
          <w:sz w:val="24"/>
          <w:szCs w:val="24"/>
          <w:lang w:eastAsia="pt-BR"/>
        </w:rPr>
        <w:t>Web Service</w:t>
      </w:r>
      <w:r w:rsidR="00450563" w:rsidRPr="00450563">
        <w:rPr>
          <w:rFonts w:ascii="Times New Roman" w:eastAsia="Times New Roman" w:hAnsi="Times New Roman" w:cs="Times New Roman"/>
          <w:sz w:val="24"/>
          <w:szCs w:val="24"/>
          <w:lang w:eastAsia="pt-BR"/>
        </w:rPr>
        <w:t xml:space="preserve"> neste projeto foi realizada através </w:t>
      </w:r>
      <w:r w:rsidR="00450563">
        <w:rPr>
          <w:rFonts w:ascii="Times New Roman" w:eastAsia="Times New Roman" w:hAnsi="Times New Roman" w:cs="Times New Roman"/>
          <w:sz w:val="24"/>
          <w:szCs w:val="24"/>
          <w:lang w:eastAsia="pt-BR"/>
        </w:rPr>
        <w:t xml:space="preserve">Apache </w:t>
      </w:r>
      <w:proofErr w:type="spellStart"/>
      <w:r w:rsidR="00450563">
        <w:rPr>
          <w:rFonts w:ascii="Times New Roman" w:eastAsia="Times New Roman" w:hAnsi="Times New Roman" w:cs="Times New Roman"/>
          <w:sz w:val="24"/>
          <w:szCs w:val="24"/>
          <w:lang w:eastAsia="pt-BR"/>
        </w:rPr>
        <w:t>Axis</w:t>
      </w:r>
      <w:proofErr w:type="spellEnd"/>
      <w:r w:rsidR="00C43A87">
        <w:rPr>
          <w:rFonts w:ascii="Times New Roman" w:eastAsia="Times New Roman" w:hAnsi="Times New Roman" w:cs="Times New Roman"/>
          <w:sz w:val="24"/>
          <w:szCs w:val="24"/>
          <w:lang w:eastAsia="pt-BR"/>
        </w:rPr>
        <w:t>, c</w:t>
      </w:r>
      <w:r w:rsidR="00C43A87" w:rsidRPr="00C43A87">
        <w:rPr>
          <w:rFonts w:ascii="Times New Roman" w:eastAsia="Times New Roman" w:hAnsi="Times New Roman" w:cs="Times New Roman"/>
          <w:sz w:val="24"/>
          <w:szCs w:val="24"/>
          <w:lang w:eastAsia="pt-BR"/>
        </w:rPr>
        <w:t xml:space="preserve">om </w:t>
      </w:r>
      <w:r w:rsidR="009A75FD">
        <w:rPr>
          <w:rFonts w:ascii="Times New Roman" w:eastAsia="Times New Roman" w:hAnsi="Times New Roman" w:cs="Times New Roman"/>
          <w:sz w:val="24"/>
          <w:szCs w:val="24"/>
          <w:lang w:eastAsia="pt-BR"/>
        </w:rPr>
        <w:t>ele</w:t>
      </w:r>
      <w:r w:rsidR="00C43A87" w:rsidRPr="00C43A87">
        <w:rPr>
          <w:rFonts w:ascii="Times New Roman" w:eastAsia="Times New Roman" w:hAnsi="Times New Roman" w:cs="Times New Roman"/>
          <w:sz w:val="24"/>
          <w:szCs w:val="24"/>
          <w:lang w:eastAsia="pt-BR"/>
        </w:rPr>
        <w:t xml:space="preserve"> é possível transformar qualquer classe </w:t>
      </w:r>
      <w:proofErr w:type="spellStart"/>
      <w:r w:rsidR="00C43A87">
        <w:rPr>
          <w:rFonts w:ascii="Times New Roman" w:eastAsia="Times New Roman" w:hAnsi="Times New Roman" w:cs="Times New Roman"/>
          <w:sz w:val="24"/>
          <w:szCs w:val="24"/>
          <w:lang w:eastAsia="pt-BR"/>
        </w:rPr>
        <w:t>j</w:t>
      </w:r>
      <w:r w:rsidR="00C43A87" w:rsidRPr="00C43A87">
        <w:rPr>
          <w:rFonts w:ascii="Times New Roman" w:eastAsia="Times New Roman" w:hAnsi="Times New Roman" w:cs="Times New Roman"/>
          <w:sz w:val="24"/>
          <w:szCs w:val="24"/>
          <w:lang w:eastAsia="pt-BR"/>
        </w:rPr>
        <w:t>ava</w:t>
      </w:r>
      <w:proofErr w:type="spellEnd"/>
      <w:r w:rsidR="00C43A87" w:rsidRPr="00C43A87">
        <w:rPr>
          <w:rFonts w:ascii="Times New Roman" w:eastAsia="Times New Roman" w:hAnsi="Times New Roman" w:cs="Times New Roman"/>
          <w:sz w:val="24"/>
          <w:szCs w:val="24"/>
          <w:lang w:eastAsia="pt-BR"/>
        </w:rPr>
        <w:t xml:space="preserve"> </w:t>
      </w:r>
      <w:r w:rsidR="00CF5420">
        <w:rPr>
          <w:rFonts w:ascii="Times New Roman" w:eastAsia="Times New Roman" w:hAnsi="Times New Roman" w:cs="Times New Roman"/>
          <w:sz w:val="24"/>
          <w:szCs w:val="24"/>
          <w:lang w:eastAsia="pt-BR"/>
        </w:rPr>
        <w:t xml:space="preserve">em </w:t>
      </w:r>
      <w:r w:rsidR="00C43A87" w:rsidRPr="00C43A87">
        <w:rPr>
          <w:rFonts w:ascii="Times New Roman" w:eastAsia="Times New Roman" w:hAnsi="Times New Roman" w:cs="Times New Roman"/>
          <w:sz w:val="24"/>
          <w:szCs w:val="24"/>
          <w:lang w:eastAsia="pt-BR"/>
        </w:rPr>
        <w:t>um serviço web</w:t>
      </w:r>
      <w:r w:rsidR="00C43A87">
        <w:rPr>
          <w:rFonts w:ascii="Times New Roman" w:eastAsia="Times New Roman" w:hAnsi="Times New Roman" w:cs="Times New Roman"/>
          <w:sz w:val="24"/>
          <w:szCs w:val="24"/>
          <w:lang w:eastAsia="pt-BR"/>
        </w:rPr>
        <w:t>, e</w:t>
      </w:r>
      <w:r w:rsidR="00C43A87" w:rsidRPr="00C43A87">
        <w:rPr>
          <w:rFonts w:ascii="Times New Roman" w:eastAsia="Times New Roman" w:hAnsi="Times New Roman" w:cs="Times New Roman"/>
          <w:sz w:val="24"/>
          <w:szCs w:val="24"/>
          <w:lang w:eastAsia="pt-BR"/>
        </w:rPr>
        <w:t>le é impl</w:t>
      </w:r>
      <w:r w:rsidR="009A75FD">
        <w:rPr>
          <w:rFonts w:ascii="Times New Roman" w:eastAsia="Times New Roman" w:hAnsi="Times New Roman" w:cs="Times New Roman"/>
          <w:sz w:val="24"/>
          <w:szCs w:val="24"/>
          <w:lang w:eastAsia="pt-BR"/>
        </w:rPr>
        <w:t xml:space="preserve">ementado como um </w:t>
      </w:r>
      <w:r w:rsidR="00C43A87">
        <w:rPr>
          <w:rFonts w:ascii="Times New Roman" w:eastAsia="Times New Roman" w:hAnsi="Times New Roman" w:cs="Times New Roman"/>
          <w:sz w:val="24"/>
          <w:szCs w:val="24"/>
          <w:lang w:eastAsia="pt-BR"/>
        </w:rPr>
        <w:t>componente web</w:t>
      </w:r>
      <w:r w:rsidR="00C43A87" w:rsidRPr="00C43A87">
        <w:rPr>
          <w:rFonts w:ascii="Times New Roman" w:eastAsia="Times New Roman" w:hAnsi="Times New Roman" w:cs="Times New Roman"/>
          <w:sz w:val="24"/>
          <w:szCs w:val="24"/>
          <w:lang w:eastAsia="pt-BR"/>
        </w:rPr>
        <w:t xml:space="preserve"> que processa todas as requisições SOAP que cheguem ao contêiner.</w:t>
      </w:r>
    </w:p>
    <w:p w:rsidR="00761BE5" w:rsidRDefault="004D6D9D" w:rsidP="00F01C5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Como mostra n</w:t>
      </w:r>
      <w:r w:rsidR="009456CA" w:rsidRPr="009456CA">
        <w:rPr>
          <w:rFonts w:ascii="Times New Roman" w:eastAsia="Times New Roman" w:hAnsi="Times New Roman" w:cs="Times New Roman"/>
          <w:sz w:val="24"/>
          <w:szCs w:val="24"/>
          <w:lang w:eastAsia="pt-BR"/>
        </w:rPr>
        <w:t xml:space="preserve">a Figura </w:t>
      </w:r>
      <w:r w:rsidR="009456CA" w:rsidRPr="009456CA">
        <w:rPr>
          <w:rFonts w:ascii="Times New Roman" w:eastAsia="Times New Roman" w:hAnsi="Times New Roman" w:cs="Times New Roman"/>
          <w:b/>
          <w:sz w:val="24"/>
          <w:szCs w:val="24"/>
          <w:lang w:eastAsia="pt-BR"/>
        </w:rPr>
        <w:t>1</w:t>
      </w:r>
      <w:r w:rsidR="00105923">
        <w:rPr>
          <w:rFonts w:ascii="Times New Roman" w:eastAsia="Times New Roman" w:hAnsi="Times New Roman" w:cs="Times New Roman"/>
          <w:b/>
          <w:sz w:val="24"/>
          <w:szCs w:val="24"/>
          <w:lang w:eastAsia="pt-BR"/>
        </w:rPr>
        <w:t>9</w:t>
      </w:r>
      <w:r w:rsidR="009456CA" w:rsidRPr="009456CA">
        <w:rPr>
          <w:rFonts w:ascii="Times New Roman" w:eastAsia="Times New Roman" w:hAnsi="Times New Roman" w:cs="Times New Roman"/>
          <w:sz w:val="24"/>
          <w:szCs w:val="24"/>
          <w:lang w:eastAsia="pt-BR"/>
        </w:rPr>
        <w:t xml:space="preserve">, a classe </w:t>
      </w:r>
      <w:r w:rsidR="009456CA" w:rsidRPr="009456CA">
        <w:rPr>
          <w:rFonts w:ascii="Times New Roman" w:eastAsia="Times New Roman" w:hAnsi="Times New Roman" w:cs="Times New Roman"/>
          <w:i/>
          <w:sz w:val="24"/>
          <w:szCs w:val="24"/>
          <w:lang w:eastAsia="pt-BR"/>
        </w:rPr>
        <w:t>Servicos.java</w:t>
      </w:r>
      <w:r w:rsidR="009456CA" w:rsidRPr="009456C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foi </w:t>
      </w:r>
      <w:r w:rsidR="009456CA" w:rsidRPr="009456CA">
        <w:rPr>
          <w:rFonts w:ascii="Times New Roman" w:eastAsia="Times New Roman" w:hAnsi="Times New Roman" w:cs="Times New Roman"/>
          <w:sz w:val="24"/>
          <w:szCs w:val="24"/>
          <w:lang w:eastAsia="pt-BR"/>
        </w:rPr>
        <w:t>renomead</w:t>
      </w:r>
      <w:r>
        <w:rPr>
          <w:rFonts w:ascii="Times New Roman" w:eastAsia="Times New Roman" w:hAnsi="Times New Roman" w:cs="Times New Roman"/>
          <w:sz w:val="24"/>
          <w:szCs w:val="24"/>
          <w:lang w:eastAsia="pt-BR"/>
        </w:rPr>
        <w:t>a</w:t>
      </w:r>
      <w:r w:rsidR="009456CA" w:rsidRPr="009456CA">
        <w:rPr>
          <w:rFonts w:ascii="Times New Roman" w:eastAsia="Times New Roman" w:hAnsi="Times New Roman" w:cs="Times New Roman"/>
          <w:sz w:val="24"/>
          <w:szCs w:val="24"/>
          <w:lang w:eastAsia="pt-BR"/>
        </w:rPr>
        <w:t xml:space="preserve"> para </w:t>
      </w:r>
      <w:proofErr w:type="spellStart"/>
      <w:r w:rsidR="009456CA">
        <w:rPr>
          <w:rFonts w:ascii="Times New Roman" w:eastAsia="Times New Roman" w:hAnsi="Times New Roman" w:cs="Times New Roman"/>
          <w:sz w:val="24"/>
          <w:szCs w:val="24"/>
          <w:lang w:eastAsia="pt-BR"/>
        </w:rPr>
        <w:t>Servico</w:t>
      </w:r>
      <w:proofErr w:type="spellEnd"/>
      <w:r w:rsidR="009456CA" w:rsidRPr="009456CA">
        <w:rPr>
          <w:rFonts w:ascii="Times New Roman" w:eastAsia="Times New Roman" w:hAnsi="Times New Roman" w:cs="Times New Roman"/>
          <w:sz w:val="24"/>
          <w:szCs w:val="24"/>
          <w:lang w:eastAsia="pt-BR"/>
        </w:rPr>
        <w:t>.</w:t>
      </w:r>
      <w:proofErr w:type="spellStart"/>
      <w:r w:rsidR="009456CA" w:rsidRPr="009456CA">
        <w:rPr>
          <w:rFonts w:ascii="Times New Roman" w:eastAsia="Times New Roman" w:hAnsi="Times New Roman" w:cs="Times New Roman"/>
          <w:sz w:val="24"/>
          <w:szCs w:val="24"/>
          <w:lang w:eastAsia="pt-BR"/>
        </w:rPr>
        <w:t>jws</w:t>
      </w:r>
      <w:proofErr w:type="spellEnd"/>
      <w:r w:rsidR="009456CA" w:rsidRPr="009456CA">
        <w:rPr>
          <w:rFonts w:ascii="Times New Roman" w:eastAsia="Times New Roman" w:hAnsi="Times New Roman" w:cs="Times New Roman"/>
          <w:sz w:val="24"/>
          <w:szCs w:val="24"/>
          <w:lang w:eastAsia="pt-BR"/>
        </w:rPr>
        <w:t xml:space="preserve"> e colocado dentro da pasta de instalação</w:t>
      </w:r>
      <w:r>
        <w:rPr>
          <w:rFonts w:ascii="Times New Roman" w:eastAsia="Times New Roman" w:hAnsi="Times New Roman" w:cs="Times New Roman"/>
          <w:sz w:val="24"/>
          <w:szCs w:val="24"/>
          <w:lang w:eastAsia="pt-BR"/>
        </w:rPr>
        <w:t xml:space="preserve"> </w:t>
      </w:r>
      <w:r w:rsidR="009456CA" w:rsidRPr="009456CA">
        <w:rPr>
          <w:rFonts w:ascii="Times New Roman" w:eastAsia="Times New Roman" w:hAnsi="Times New Roman" w:cs="Times New Roman"/>
          <w:sz w:val="24"/>
          <w:szCs w:val="24"/>
          <w:lang w:eastAsia="pt-BR"/>
        </w:rPr>
        <w:t xml:space="preserve">do </w:t>
      </w:r>
      <w:proofErr w:type="spellStart"/>
      <w:r w:rsidR="009456CA" w:rsidRPr="009456CA">
        <w:rPr>
          <w:rFonts w:ascii="Times New Roman" w:eastAsia="Times New Roman" w:hAnsi="Times New Roman" w:cs="Times New Roman"/>
          <w:sz w:val="24"/>
          <w:szCs w:val="24"/>
          <w:lang w:eastAsia="pt-BR"/>
        </w:rPr>
        <w:t>Axis</w:t>
      </w:r>
      <w:proofErr w:type="spellEnd"/>
      <w:r>
        <w:rPr>
          <w:rFonts w:ascii="Times New Roman" w:eastAsia="Times New Roman" w:hAnsi="Times New Roman" w:cs="Times New Roman"/>
          <w:sz w:val="24"/>
          <w:szCs w:val="24"/>
          <w:lang w:eastAsia="pt-BR"/>
        </w:rPr>
        <w:t>, tornando assim</w:t>
      </w:r>
      <w:r w:rsidR="009456CA" w:rsidRPr="009456CA">
        <w:rPr>
          <w:rFonts w:ascii="Times New Roman" w:eastAsia="Times New Roman" w:hAnsi="Times New Roman" w:cs="Times New Roman"/>
          <w:sz w:val="24"/>
          <w:szCs w:val="24"/>
          <w:lang w:eastAsia="pt-BR"/>
        </w:rPr>
        <w:t xml:space="preserve"> um serviço web</w:t>
      </w:r>
      <w:r w:rsidR="009456CA">
        <w:rPr>
          <w:rFonts w:ascii="Times New Roman" w:eastAsia="Times New Roman" w:hAnsi="Times New Roman" w:cs="Times New Roman"/>
          <w:sz w:val="24"/>
          <w:szCs w:val="24"/>
          <w:lang w:eastAsia="pt-BR"/>
        </w:rPr>
        <w:t xml:space="preserve"> com seus</w:t>
      </w:r>
      <w:r w:rsidR="00C60514">
        <w:rPr>
          <w:rFonts w:ascii="Times New Roman" w:eastAsia="Times New Roman" w:hAnsi="Times New Roman" w:cs="Times New Roman"/>
          <w:sz w:val="24"/>
          <w:szCs w:val="24"/>
          <w:lang w:eastAsia="pt-BR"/>
        </w:rPr>
        <w:t xml:space="preserve"> métodos </w:t>
      </w:r>
      <w:r w:rsidR="009456CA" w:rsidRPr="009456CA">
        <w:rPr>
          <w:rFonts w:ascii="Times New Roman" w:eastAsia="Times New Roman" w:hAnsi="Times New Roman" w:cs="Times New Roman"/>
          <w:sz w:val="24"/>
          <w:szCs w:val="24"/>
          <w:lang w:eastAsia="pt-BR"/>
        </w:rPr>
        <w:t>públicos</w:t>
      </w:r>
      <w:r w:rsidR="00761BE5">
        <w:rPr>
          <w:rFonts w:ascii="Times New Roman" w:eastAsia="Times New Roman" w:hAnsi="Times New Roman" w:cs="Times New Roman"/>
          <w:sz w:val="24"/>
          <w:szCs w:val="24"/>
          <w:lang w:eastAsia="pt-BR"/>
        </w:rPr>
        <w:t>,</w:t>
      </w:r>
      <w:r w:rsidR="00C60514">
        <w:rPr>
          <w:rFonts w:ascii="Times New Roman" w:eastAsia="Times New Roman" w:hAnsi="Times New Roman" w:cs="Times New Roman"/>
          <w:sz w:val="24"/>
          <w:szCs w:val="24"/>
          <w:lang w:eastAsia="pt-BR"/>
        </w:rPr>
        <w:t xml:space="preserve"> </w:t>
      </w:r>
      <w:r w:rsidR="005733F8">
        <w:rPr>
          <w:rFonts w:ascii="Times New Roman" w:eastAsia="Times New Roman" w:hAnsi="Times New Roman" w:cs="Times New Roman"/>
          <w:sz w:val="24"/>
          <w:szCs w:val="24"/>
          <w:lang w:eastAsia="pt-BR"/>
        </w:rPr>
        <w:t>gerando</w:t>
      </w:r>
      <w:r w:rsidR="00C60514">
        <w:rPr>
          <w:rFonts w:ascii="Times New Roman" w:eastAsia="Times New Roman" w:hAnsi="Times New Roman" w:cs="Times New Roman"/>
          <w:sz w:val="24"/>
          <w:szCs w:val="24"/>
          <w:lang w:eastAsia="pt-BR"/>
        </w:rPr>
        <w:t xml:space="preserve"> o arquivo WSDL </w:t>
      </w:r>
      <w:r>
        <w:rPr>
          <w:rFonts w:ascii="Times New Roman" w:eastAsia="Times New Roman" w:hAnsi="Times New Roman" w:cs="Times New Roman"/>
          <w:sz w:val="24"/>
          <w:szCs w:val="24"/>
          <w:lang w:eastAsia="pt-BR"/>
        </w:rPr>
        <w:t xml:space="preserve">e com o endereço do serviço </w:t>
      </w:r>
      <w:r w:rsidR="00761BE5" w:rsidRPr="00DA4D7C">
        <w:rPr>
          <w:rFonts w:ascii="Times New Roman" w:eastAsia="Times New Roman" w:hAnsi="Times New Roman" w:cs="Times New Roman"/>
          <w:i/>
          <w:sz w:val="24"/>
          <w:szCs w:val="24"/>
          <w:lang w:eastAsia="pt-BR"/>
        </w:rPr>
        <w:t>http://localhost:8081/axis/Servicos.jws?wsdl</w:t>
      </w:r>
      <w:r w:rsidR="00761BE5">
        <w:rPr>
          <w:rFonts w:ascii="Times New Roman" w:eastAsia="Times New Roman" w:hAnsi="Times New Roman" w:cs="Times New Roman"/>
          <w:sz w:val="24"/>
          <w:szCs w:val="24"/>
          <w:lang w:eastAsia="pt-BR"/>
        </w:rPr>
        <w:t>.</w:t>
      </w:r>
    </w:p>
    <w:p w:rsidR="00EF5A8A" w:rsidRDefault="00761BE5" w:rsidP="00EF5A8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Na Figura </w:t>
      </w:r>
      <w:commentRangeStart w:id="227"/>
      <w:del w:id="228" w:author="thatiane" w:date="2014-11-28T15:02:00Z">
        <w:r w:rsidDel="00541998">
          <w:rPr>
            <w:rFonts w:ascii="Times New Roman" w:eastAsia="Times New Roman" w:hAnsi="Times New Roman" w:cs="Times New Roman"/>
            <w:sz w:val="24"/>
            <w:szCs w:val="24"/>
            <w:lang w:eastAsia="pt-BR"/>
          </w:rPr>
          <w:delText xml:space="preserve">acima </w:delText>
        </w:r>
      </w:del>
      <w:commentRangeEnd w:id="227"/>
      <w:r w:rsidR="00541998">
        <w:rPr>
          <w:rStyle w:val="Refdecomentrio"/>
        </w:rPr>
        <w:commentReference w:id="227"/>
      </w:r>
      <w:ins w:id="229" w:author="thatiane" w:date="2014-11-28T15:02:00Z">
        <w:r w:rsidR="00541998">
          <w:rPr>
            <w:rFonts w:ascii="Times New Roman" w:eastAsia="Times New Roman" w:hAnsi="Times New Roman" w:cs="Times New Roman"/>
            <w:sz w:val="24"/>
            <w:szCs w:val="24"/>
            <w:lang w:eastAsia="pt-BR"/>
          </w:rPr>
          <w:t xml:space="preserve">19 </w:t>
        </w:r>
      </w:ins>
      <w:r>
        <w:rPr>
          <w:rFonts w:ascii="Times New Roman" w:eastAsia="Times New Roman" w:hAnsi="Times New Roman" w:cs="Times New Roman"/>
          <w:sz w:val="24"/>
          <w:szCs w:val="24"/>
          <w:lang w:eastAsia="pt-BR"/>
        </w:rPr>
        <w:t>o</w:t>
      </w:r>
      <w:r w:rsidRPr="00761BE5">
        <w:rPr>
          <w:rFonts w:ascii="Times New Roman" w:eastAsia="Times New Roman" w:hAnsi="Times New Roman" w:cs="Times New Roman"/>
          <w:sz w:val="24"/>
          <w:szCs w:val="24"/>
          <w:lang w:eastAsia="pt-BR"/>
        </w:rPr>
        <w:t xml:space="preserve">bserva-se que </w:t>
      </w:r>
      <w:r w:rsidR="00144956">
        <w:rPr>
          <w:rFonts w:ascii="Times New Roman" w:eastAsia="Times New Roman" w:hAnsi="Times New Roman" w:cs="Times New Roman"/>
          <w:sz w:val="24"/>
          <w:szCs w:val="24"/>
          <w:lang w:eastAsia="pt-BR"/>
        </w:rPr>
        <w:t xml:space="preserve">todos </w:t>
      </w:r>
      <w:r>
        <w:rPr>
          <w:rFonts w:ascii="Times New Roman" w:eastAsia="Times New Roman" w:hAnsi="Times New Roman" w:cs="Times New Roman"/>
          <w:sz w:val="24"/>
          <w:szCs w:val="24"/>
          <w:lang w:eastAsia="pt-BR"/>
        </w:rPr>
        <w:t>os</w:t>
      </w:r>
      <w:r w:rsidRPr="00761BE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serviços</w:t>
      </w:r>
      <w:r w:rsidRPr="00761BE5">
        <w:rPr>
          <w:rFonts w:ascii="Times New Roman" w:eastAsia="Times New Roman" w:hAnsi="Times New Roman" w:cs="Times New Roman"/>
          <w:sz w:val="24"/>
          <w:szCs w:val="24"/>
          <w:lang w:eastAsia="pt-BR"/>
        </w:rPr>
        <w:t xml:space="preserve"> possue</w:t>
      </w:r>
      <w:r>
        <w:rPr>
          <w:rFonts w:ascii="Times New Roman" w:eastAsia="Times New Roman" w:hAnsi="Times New Roman" w:cs="Times New Roman"/>
          <w:sz w:val="24"/>
          <w:szCs w:val="24"/>
          <w:lang w:eastAsia="pt-BR"/>
        </w:rPr>
        <w:t xml:space="preserve">m elementos de entrada. Quando invocado o serviço de </w:t>
      </w:r>
      <w:proofErr w:type="spellStart"/>
      <w:r>
        <w:rPr>
          <w:rFonts w:ascii="Times New Roman" w:eastAsia="Times New Roman" w:hAnsi="Times New Roman" w:cs="Times New Roman"/>
          <w:i/>
          <w:sz w:val="24"/>
          <w:szCs w:val="24"/>
          <w:lang w:eastAsia="pt-BR"/>
        </w:rPr>
        <w:t>CadastrarUsuario</w:t>
      </w:r>
      <w:proofErr w:type="spellEnd"/>
      <w:r w:rsidRPr="00761BE5">
        <w:rPr>
          <w:rFonts w:ascii="Times New Roman" w:eastAsia="Times New Roman" w:hAnsi="Times New Roman" w:cs="Times New Roman"/>
          <w:sz w:val="24"/>
          <w:szCs w:val="24"/>
          <w:lang w:eastAsia="pt-BR"/>
        </w:rPr>
        <w:t xml:space="preserve">, esses elementos devem conter informações vinda das aplicações clientes para serem repassadas ao método </w:t>
      </w:r>
      <w:proofErr w:type="spellStart"/>
      <w:r>
        <w:rPr>
          <w:rFonts w:ascii="Times New Roman" w:eastAsia="Times New Roman" w:hAnsi="Times New Roman" w:cs="Times New Roman"/>
          <w:i/>
          <w:sz w:val="24"/>
          <w:szCs w:val="24"/>
          <w:lang w:eastAsia="pt-BR"/>
        </w:rPr>
        <w:t>CadastrarUsuario</w:t>
      </w:r>
      <w:proofErr w:type="spellEnd"/>
      <w:r w:rsidRPr="00761BE5">
        <w:rPr>
          <w:rFonts w:ascii="Times New Roman" w:eastAsia="Times New Roman" w:hAnsi="Times New Roman" w:cs="Times New Roman"/>
          <w:sz w:val="24"/>
          <w:szCs w:val="24"/>
          <w:lang w:eastAsia="pt-BR"/>
        </w:rPr>
        <w:t xml:space="preserve"> que foi implementado na Figura </w:t>
      </w:r>
      <w:r w:rsidRPr="00761BE5">
        <w:rPr>
          <w:rFonts w:ascii="Times New Roman" w:eastAsia="Times New Roman" w:hAnsi="Times New Roman" w:cs="Times New Roman"/>
          <w:b/>
          <w:sz w:val="24"/>
          <w:szCs w:val="24"/>
          <w:lang w:eastAsia="pt-BR"/>
        </w:rPr>
        <w:t>1</w:t>
      </w:r>
      <w:r w:rsidR="00105923">
        <w:rPr>
          <w:rFonts w:ascii="Times New Roman" w:eastAsia="Times New Roman" w:hAnsi="Times New Roman" w:cs="Times New Roman"/>
          <w:b/>
          <w:sz w:val="24"/>
          <w:szCs w:val="24"/>
          <w:lang w:eastAsia="pt-BR"/>
        </w:rPr>
        <w:t>8</w:t>
      </w:r>
      <w:r w:rsidRPr="00761BE5">
        <w:rPr>
          <w:rFonts w:ascii="Times New Roman" w:eastAsia="Times New Roman" w:hAnsi="Times New Roman" w:cs="Times New Roman"/>
          <w:sz w:val="24"/>
          <w:szCs w:val="24"/>
          <w:lang w:eastAsia="pt-BR"/>
        </w:rPr>
        <w:t xml:space="preserve"> e assim, posteriormente, essas informações poderão ser inseridas no banco de dados.</w:t>
      </w:r>
      <w:r w:rsidR="00EF5A8A">
        <w:rPr>
          <w:rFonts w:ascii="Times New Roman" w:eastAsia="Times New Roman" w:hAnsi="Times New Roman" w:cs="Times New Roman"/>
          <w:sz w:val="24"/>
          <w:szCs w:val="24"/>
          <w:lang w:eastAsia="pt-BR"/>
        </w:rPr>
        <w:t xml:space="preserve"> </w:t>
      </w:r>
      <w:r w:rsidRPr="00761BE5">
        <w:rPr>
          <w:rFonts w:ascii="Times New Roman" w:eastAsia="Times New Roman" w:hAnsi="Times New Roman" w:cs="Times New Roman"/>
          <w:sz w:val="24"/>
          <w:szCs w:val="24"/>
          <w:lang w:eastAsia="pt-BR"/>
        </w:rPr>
        <w:t xml:space="preserve">Dessa mesma maneira, foram desenvolvidos todos os serviços necessários para </w:t>
      </w:r>
      <w:r w:rsidR="00054EA1">
        <w:rPr>
          <w:rFonts w:ascii="Times New Roman" w:eastAsia="Times New Roman" w:hAnsi="Times New Roman" w:cs="Times New Roman"/>
          <w:sz w:val="24"/>
          <w:szCs w:val="24"/>
          <w:lang w:eastAsia="pt-BR"/>
        </w:rPr>
        <w:t xml:space="preserve">a utilização da </w:t>
      </w:r>
      <w:r>
        <w:rPr>
          <w:rFonts w:ascii="Times New Roman" w:eastAsia="Times New Roman" w:hAnsi="Times New Roman" w:cs="Times New Roman"/>
          <w:sz w:val="24"/>
          <w:szCs w:val="24"/>
          <w:lang w:eastAsia="pt-BR"/>
        </w:rPr>
        <w:t>arquitetura voltada para prestadores de serviços autônomos</w:t>
      </w:r>
      <w:r w:rsidRPr="00761BE5">
        <w:rPr>
          <w:rFonts w:ascii="Times New Roman" w:eastAsia="Times New Roman" w:hAnsi="Times New Roman" w:cs="Times New Roman"/>
          <w:sz w:val="24"/>
          <w:szCs w:val="24"/>
          <w:lang w:eastAsia="pt-BR"/>
        </w:rPr>
        <w:t>.</w:t>
      </w:r>
    </w:p>
    <w:p w:rsidR="00EF5A8A" w:rsidRDefault="00EF5A8A" w:rsidP="00EF5A8A">
      <w:pPr>
        <w:spacing w:line="360" w:lineRule="auto"/>
        <w:ind w:firstLine="709"/>
        <w:jc w:val="both"/>
        <w:rPr>
          <w:ins w:id="230" w:author="thatiane" w:date="2014-11-28T15:03:00Z"/>
          <w:rFonts w:ascii="Times New Roman" w:eastAsia="Times New Roman" w:hAnsi="Times New Roman" w:cs="Times New Roman"/>
          <w:sz w:val="24"/>
          <w:szCs w:val="24"/>
          <w:lang w:eastAsia="pt-BR"/>
        </w:rPr>
      </w:pPr>
      <w:r w:rsidRPr="00EF5A8A">
        <w:rPr>
          <w:rFonts w:ascii="Times New Roman" w:eastAsia="Times New Roman" w:hAnsi="Times New Roman" w:cs="Times New Roman"/>
          <w:sz w:val="24"/>
          <w:szCs w:val="24"/>
          <w:lang w:eastAsia="pt-BR"/>
        </w:rPr>
        <w:t xml:space="preserve">Assim, foi concluído o desenvolvimento dos serviços e do </w:t>
      </w:r>
      <w:r w:rsidRPr="00EF5A8A">
        <w:rPr>
          <w:rFonts w:ascii="Times New Roman" w:eastAsia="Times New Roman" w:hAnsi="Times New Roman" w:cs="Times New Roman"/>
          <w:i/>
          <w:sz w:val="24"/>
          <w:szCs w:val="24"/>
          <w:lang w:eastAsia="pt-BR"/>
        </w:rPr>
        <w:t>Web Service</w:t>
      </w:r>
      <w:r w:rsidRPr="00EF5A8A">
        <w:rPr>
          <w:rFonts w:ascii="Times New Roman" w:eastAsia="Times New Roman" w:hAnsi="Times New Roman" w:cs="Times New Roman"/>
          <w:sz w:val="24"/>
          <w:szCs w:val="24"/>
          <w:lang w:eastAsia="pt-BR"/>
        </w:rPr>
        <w:t xml:space="preserve"> onde esses serviços estão armazenados. A próxima seção descreverá um sistema web de teste construído com o objetivo de c</w:t>
      </w:r>
      <w:r>
        <w:rPr>
          <w:rFonts w:ascii="Times New Roman" w:eastAsia="Times New Roman" w:hAnsi="Times New Roman" w:cs="Times New Roman"/>
          <w:sz w:val="24"/>
          <w:szCs w:val="24"/>
          <w:lang w:eastAsia="pt-BR"/>
        </w:rPr>
        <w:t>onsumir esses serviços criados.</w:t>
      </w:r>
    </w:p>
    <w:p w:rsidR="00541998" w:rsidRPr="00107446" w:rsidRDefault="00541998" w:rsidP="00541998">
      <w:pPr>
        <w:spacing w:line="360" w:lineRule="auto"/>
        <w:ind w:firstLine="709"/>
        <w:jc w:val="both"/>
        <w:rPr>
          <w:ins w:id="231" w:author="thatiane" w:date="2014-11-28T15:03:00Z"/>
          <w:rFonts w:ascii="Times New Roman" w:hAnsi="Times New Roman" w:cs="Times New Roman"/>
          <w:sz w:val="24"/>
          <w:szCs w:val="24"/>
        </w:rPr>
      </w:pPr>
      <w:ins w:id="232" w:author="thatiane" w:date="2014-11-28T15:03:00Z">
        <w:r>
          <w:rPr>
            <w:rFonts w:ascii="Times New Roman" w:hAnsi="Times New Roman" w:cs="Times New Roman"/>
            <w:sz w:val="24"/>
            <w:szCs w:val="24"/>
          </w:rPr>
          <w:t>Criar um parágrafo que conclua o assunto dessa seção e introduza o assunto da próxima.</w:t>
        </w:r>
      </w:ins>
    </w:p>
    <w:p w:rsidR="00541998" w:rsidRDefault="00541998" w:rsidP="00EF5A8A">
      <w:pPr>
        <w:spacing w:line="360" w:lineRule="auto"/>
        <w:ind w:firstLine="709"/>
        <w:jc w:val="both"/>
        <w:rPr>
          <w:rFonts w:ascii="Times New Roman" w:eastAsia="Times New Roman" w:hAnsi="Times New Roman" w:cs="Times New Roman"/>
          <w:sz w:val="24"/>
          <w:szCs w:val="24"/>
          <w:lang w:eastAsia="pt-BR"/>
        </w:rPr>
      </w:pPr>
    </w:p>
    <w:p w:rsidR="00DA4D7C" w:rsidRDefault="00DA4D7C" w:rsidP="00AD4D09">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233" w:name="_Toc404667107"/>
      <w:r>
        <w:rPr>
          <w:rFonts w:ascii="Times New Roman" w:hAnsi="Times New Roman" w:cs="Times New Roman"/>
          <w:b w:val="0"/>
          <w:color w:val="auto"/>
        </w:rPr>
        <w:t xml:space="preserve">Criação do </w:t>
      </w:r>
      <w:r w:rsidRPr="00DA4D7C">
        <w:rPr>
          <w:rFonts w:ascii="Times New Roman" w:hAnsi="Times New Roman" w:cs="Times New Roman"/>
          <w:b w:val="0"/>
          <w:color w:val="auto"/>
        </w:rPr>
        <w:t>sistem</w:t>
      </w:r>
      <w:r>
        <w:rPr>
          <w:rFonts w:ascii="Times New Roman" w:hAnsi="Times New Roman" w:cs="Times New Roman"/>
          <w:b w:val="0"/>
          <w:color w:val="auto"/>
        </w:rPr>
        <w:t>a Web para consumo dos serviços</w:t>
      </w:r>
      <w:bookmarkEnd w:id="233"/>
    </w:p>
    <w:p w:rsidR="00541998" w:rsidRDefault="00541998" w:rsidP="00AD4D09">
      <w:pPr>
        <w:spacing w:line="360" w:lineRule="auto"/>
        <w:ind w:firstLine="709"/>
        <w:jc w:val="both"/>
        <w:rPr>
          <w:ins w:id="234" w:author="thatiane" w:date="2014-11-28T15:03:00Z"/>
          <w:rFonts w:ascii="Times New Roman" w:eastAsia="Times New Roman" w:hAnsi="Times New Roman" w:cs="Times New Roman"/>
          <w:sz w:val="24"/>
          <w:szCs w:val="24"/>
          <w:lang w:eastAsia="pt-BR"/>
        </w:rPr>
      </w:pPr>
    </w:p>
    <w:p w:rsidR="00AD4D09" w:rsidRDefault="00AD4D09" w:rsidP="00AD4D09">
      <w:pPr>
        <w:spacing w:line="360" w:lineRule="auto"/>
        <w:ind w:firstLine="709"/>
        <w:jc w:val="both"/>
        <w:rPr>
          <w:rFonts w:ascii="Times New Roman" w:eastAsia="Times New Roman" w:hAnsi="Times New Roman" w:cs="Times New Roman"/>
          <w:sz w:val="24"/>
          <w:szCs w:val="24"/>
          <w:lang w:eastAsia="pt-BR"/>
        </w:rPr>
      </w:pPr>
      <w:r w:rsidRPr="00AD4D09">
        <w:rPr>
          <w:rFonts w:ascii="Times New Roman" w:eastAsia="Times New Roman" w:hAnsi="Times New Roman" w:cs="Times New Roman"/>
          <w:sz w:val="24"/>
          <w:szCs w:val="24"/>
          <w:lang w:eastAsia="pt-BR"/>
        </w:rPr>
        <w:t xml:space="preserve">Como proposto </w:t>
      </w:r>
      <w:r w:rsidR="002F2EBE">
        <w:rPr>
          <w:rFonts w:ascii="Times New Roman" w:eastAsia="Times New Roman" w:hAnsi="Times New Roman" w:cs="Times New Roman"/>
          <w:sz w:val="24"/>
          <w:szCs w:val="24"/>
          <w:lang w:eastAsia="pt-BR"/>
        </w:rPr>
        <w:t>neste trabalho, foi desenvolvido</w:t>
      </w:r>
      <w:r w:rsidRPr="00AD4D09">
        <w:rPr>
          <w:rFonts w:ascii="Times New Roman" w:eastAsia="Times New Roman" w:hAnsi="Times New Roman" w:cs="Times New Roman"/>
          <w:sz w:val="24"/>
          <w:szCs w:val="24"/>
          <w:lang w:eastAsia="pt-BR"/>
        </w:rPr>
        <w:t xml:space="preserve"> uma aplicação web de teste para o consumo dos serviços disponibilizados no </w:t>
      </w:r>
      <w:r w:rsidRPr="002F2EBE">
        <w:rPr>
          <w:rFonts w:ascii="Times New Roman" w:eastAsia="Times New Roman" w:hAnsi="Times New Roman" w:cs="Times New Roman"/>
          <w:sz w:val="24"/>
          <w:szCs w:val="24"/>
          <w:lang w:eastAsia="pt-BR"/>
        </w:rPr>
        <w:t>Web Service</w:t>
      </w:r>
      <w:r w:rsidR="002F2EBE">
        <w:rPr>
          <w:rFonts w:ascii="Times New Roman" w:eastAsia="Times New Roman" w:hAnsi="Times New Roman" w:cs="Times New Roman"/>
          <w:sz w:val="24"/>
          <w:szCs w:val="24"/>
          <w:lang w:eastAsia="pt-BR"/>
        </w:rPr>
        <w:t xml:space="preserve">, </w:t>
      </w:r>
      <w:r w:rsidR="002F2EBE" w:rsidRPr="002F2EBE">
        <w:rPr>
          <w:rFonts w:ascii="Times New Roman" w:eastAsia="Times New Roman" w:hAnsi="Times New Roman" w:cs="Times New Roman"/>
          <w:sz w:val="24"/>
          <w:szCs w:val="24"/>
          <w:lang w:eastAsia="pt-BR"/>
        </w:rPr>
        <w:t xml:space="preserve">a Figura </w:t>
      </w:r>
      <w:r w:rsidR="00105923">
        <w:rPr>
          <w:rFonts w:ascii="Times New Roman" w:eastAsia="Times New Roman" w:hAnsi="Times New Roman" w:cs="Times New Roman"/>
          <w:b/>
          <w:sz w:val="24"/>
          <w:szCs w:val="24"/>
          <w:lang w:eastAsia="pt-BR"/>
        </w:rPr>
        <w:t>20</w:t>
      </w:r>
      <w:r w:rsidR="002F2EBE" w:rsidRPr="002F2EBE">
        <w:rPr>
          <w:rFonts w:ascii="Times New Roman" w:eastAsia="Times New Roman" w:hAnsi="Times New Roman" w:cs="Times New Roman"/>
          <w:sz w:val="24"/>
          <w:szCs w:val="24"/>
          <w:lang w:eastAsia="pt-BR"/>
        </w:rPr>
        <w:t xml:space="preserve"> ilustra como o projeto está estruturado:</w:t>
      </w: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r w:rsidRPr="002F2EBE">
        <w:rPr>
          <w:rFonts w:ascii="Times New Roman" w:eastAsia="Times New Roman" w:hAnsi="Times New Roman" w:cs="Times New Roman"/>
          <w:noProof/>
          <w:sz w:val="24"/>
          <w:szCs w:val="24"/>
          <w:lang w:eastAsia="pt-BR"/>
        </w:rPr>
        <w:drawing>
          <wp:anchor distT="0" distB="0" distL="114300" distR="114300" simplePos="0" relativeHeight="251663360" behindDoc="0" locked="0" layoutInCell="1" allowOverlap="1">
            <wp:simplePos x="0" y="0"/>
            <wp:positionH relativeFrom="column">
              <wp:posOffset>1434465</wp:posOffset>
            </wp:positionH>
            <wp:positionV relativeFrom="paragraph">
              <wp:posOffset>-89535</wp:posOffset>
            </wp:positionV>
            <wp:extent cx="2114195" cy="4824000"/>
            <wp:effectExtent l="19050" t="19050" r="635" b="0"/>
            <wp:wrapSquare wrapText="bothSides"/>
            <wp:docPr id="19" name="Imagem 19" descr="C:\Users\Wesley-pc\Desktop\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Cliente.png"/>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14195" cy="4824000"/>
                    </a:xfrm>
                    <a:prstGeom prst="rect">
                      <a:avLst/>
                    </a:prstGeom>
                    <a:noFill/>
                    <a:ln w="9525">
                      <a:solidFill>
                        <a:schemeClr val="tx1"/>
                      </a:solidFill>
                    </a:ln>
                  </pic:spPr>
                </pic:pic>
              </a:graphicData>
            </a:graphic>
          </wp:anchor>
        </w:drawing>
      </w: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1B0E1D" w:rsidP="00AD4D09">
      <w:pPr>
        <w:spacing w:line="360" w:lineRule="auto"/>
        <w:ind w:firstLine="709"/>
        <w:jc w:val="both"/>
        <w:rPr>
          <w:rFonts w:ascii="Times New Roman" w:eastAsia="Times New Roman" w:hAnsi="Times New Roman" w:cs="Times New Roman"/>
          <w:sz w:val="24"/>
          <w:szCs w:val="24"/>
          <w:lang w:eastAsia="pt-BR"/>
        </w:rPr>
      </w:pPr>
      <w:r w:rsidRPr="001B0E1D">
        <w:rPr>
          <w:noProof/>
        </w:rPr>
        <w:pict>
          <v:shape id="_x0000_s1061" type="#_x0000_t202" style="position:absolute;left:0;text-align:left;margin-left:85.95pt;margin-top:20.85pt;width:249.7pt;height:22.65pt;z-index:251678208" stroked="f">
            <v:textbox style="mso-fit-shape-to-text:t" inset="0,0,0,0">
              <w:txbxContent>
                <w:p w:rsidR="008759E6" w:rsidRPr="002F2EBE" w:rsidRDefault="008759E6" w:rsidP="002F2EBE">
                  <w:pPr>
                    <w:pStyle w:val="Legenda"/>
                    <w:jc w:val="center"/>
                    <w:rPr>
                      <w:rFonts w:ascii="Times New Roman" w:eastAsia="Times New Roman" w:hAnsi="Times New Roman" w:cs="Times New Roman"/>
                      <w:b w:val="0"/>
                      <w:bCs w:val="0"/>
                      <w:color w:val="auto"/>
                      <w:sz w:val="22"/>
                      <w:szCs w:val="24"/>
                      <w:lang w:eastAsia="pt-BR"/>
                    </w:rPr>
                  </w:pPr>
                  <w:bookmarkStart w:id="235" w:name="_Toc404667060"/>
                  <w:r w:rsidRPr="002F2EBE">
                    <w:rPr>
                      <w:rFonts w:ascii="Times New Roman" w:eastAsia="Times New Roman" w:hAnsi="Times New Roman" w:cs="Times New Roman"/>
                      <w:b w:val="0"/>
                      <w:bCs w:val="0"/>
                      <w:color w:val="auto"/>
                      <w:sz w:val="22"/>
                      <w:szCs w:val="24"/>
                      <w:lang w:eastAsia="pt-BR"/>
                    </w:rPr>
                    <w:t xml:space="preserve">Figura </w:t>
                  </w:r>
                  <w:r w:rsidR="001B0E1D" w:rsidRPr="002F2EBE">
                    <w:rPr>
                      <w:rFonts w:ascii="Times New Roman" w:eastAsia="Times New Roman" w:hAnsi="Times New Roman" w:cs="Times New Roman"/>
                      <w:b w:val="0"/>
                      <w:bCs w:val="0"/>
                      <w:color w:val="auto"/>
                      <w:sz w:val="22"/>
                      <w:szCs w:val="24"/>
                      <w:lang w:eastAsia="pt-BR"/>
                    </w:rPr>
                    <w:fldChar w:fldCharType="begin"/>
                  </w:r>
                  <w:r w:rsidRPr="002F2EBE">
                    <w:rPr>
                      <w:rFonts w:ascii="Times New Roman" w:eastAsia="Times New Roman" w:hAnsi="Times New Roman" w:cs="Times New Roman"/>
                      <w:b w:val="0"/>
                      <w:bCs w:val="0"/>
                      <w:color w:val="auto"/>
                      <w:sz w:val="22"/>
                      <w:szCs w:val="24"/>
                      <w:lang w:eastAsia="pt-BR"/>
                    </w:rPr>
                    <w:instrText xml:space="preserve"> SEQ Figura \* ARABIC </w:instrText>
                  </w:r>
                  <w:r w:rsidR="001B0E1D" w:rsidRPr="002F2EBE">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20</w:t>
                  </w:r>
                  <w:r w:rsidR="001B0E1D" w:rsidRPr="002F2EBE">
                    <w:rPr>
                      <w:rFonts w:ascii="Times New Roman" w:eastAsia="Times New Roman" w:hAnsi="Times New Roman" w:cs="Times New Roman"/>
                      <w:b w:val="0"/>
                      <w:bCs w:val="0"/>
                      <w:color w:val="auto"/>
                      <w:sz w:val="22"/>
                      <w:szCs w:val="24"/>
                      <w:lang w:eastAsia="pt-BR"/>
                    </w:rPr>
                    <w:fldChar w:fldCharType="end"/>
                  </w:r>
                  <w:r w:rsidRPr="002F2EBE">
                    <w:rPr>
                      <w:rFonts w:ascii="Times New Roman" w:eastAsia="Times New Roman" w:hAnsi="Times New Roman" w:cs="Times New Roman"/>
                      <w:b w:val="0"/>
                      <w:bCs w:val="0"/>
                      <w:color w:val="auto"/>
                      <w:sz w:val="22"/>
                      <w:szCs w:val="24"/>
                      <w:lang w:eastAsia="pt-BR"/>
                    </w:rPr>
                    <w:t xml:space="preserve">. Estrutura do projeto </w:t>
                  </w:r>
                  <w:r>
                    <w:rPr>
                      <w:rFonts w:ascii="Times New Roman" w:eastAsia="Times New Roman" w:hAnsi="Times New Roman" w:cs="Times New Roman"/>
                      <w:b w:val="0"/>
                      <w:bCs w:val="0"/>
                      <w:color w:val="auto"/>
                      <w:sz w:val="22"/>
                      <w:szCs w:val="24"/>
                      <w:lang w:eastAsia="pt-BR"/>
                    </w:rPr>
                    <w:t>Web</w:t>
                  </w:r>
                  <w:r w:rsidRPr="002F2EBE">
                    <w:rPr>
                      <w:rFonts w:ascii="Times New Roman" w:eastAsia="Times New Roman" w:hAnsi="Times New Roman" w:cs="Times New Roman"/>
                      <w:b w:val="0"/>
                      <w:bCs w:val="0"/>
                      <w:color w:val="auto"/>
                      <w:sz w:val="22"/>
                      <w:szCs w:val="24"/>
                      <w:lang w:eastAsia="pt-BR"/>
                    </w:rPr>
                    <w:t>.</w:t>
                  </w:r>
                  <w:bookmarkEnd w:id="235"/>
                </w:p>
              </w:txbxContent>
            </v:textbox>
            <w10:wrap type="square"/>
          </v:shape>
        </w:pict>
      </w: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DA4D7C" w:rsidRDefault="00DE63E6" w:rsidP="00EF5A8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Na </w:t>
      </w:r>
      <w:r w:rsidR="002F2EBE">
        <w:rPr>
          <w:rFonts w:ascii="Times New Roman" w:eastAsia="Times New Roman" w:hAnsi="Times New Roman" w:cs="Times New Roman"/>
          <w:sz w:val="24"/>
          <w:szCs w:val="24"/>
          <w:lang w:eastAsia="pt-BR"/>
        </w:rPr>
        <w:t xml:space="preserve">Figura </w:t>
      </w:r>
      <w:r w:rsidR="00105923">
        <w:rPr>
          <w:rFonts w:ascii="Times New Roman" w:eastAsia="Times New Roman" w:hAnsi="Times New Roman" w:cs="Times New Roman"/>
          <w:b/>
          <w:sz w:val="24"/>
          <w:szCs w:val="24"/>
          <w:lang w:eastAsia="pt-BR"/>
        </w:rPr>
        <w:t>20</w:t>
      </w:r>
      <w:r w:rsidR="002F2EBE" w:rsidRPr="002F2EBE">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é apresentado a estrutura de pastas,</w:t>
      </w:r>
      <w:r w:rsidR="002F2EBE" w:rsidRPr="002F2EBE">
        <w:rPr>
          <w:rFonts w:ascii="Times New Roman" w:eastAsia="Times New Roman" w:hAnsi="Times New Roman" w:cs="Times New Roman"/>
          <w:sz w:val="24"/>
          <w:szCs w:val="24"/>
          <w:lang w:eastAsia="pt-BR"/>
        </w:rPr>
        <w:t xml:space="preserve"> dependências e configurações </w:t>
      </w:r>
      <w:r w:rsidR="002F2EBE">
        <w:rPr>
          <w:rFonts w:ascii="Times New Roman" w:eastAsia="Times New Roman" w:hAnsi="Times New Roman" w:cs="Times New Roman"/>
          <w:sz w:val="24"/>
          <w:szCs w:val="24"/>
          <w:lang w:eastAsia="pt-BR"/>
        </w:rPr>
        <w:t>de</w:t>
      </w:r>
      <w:r w:rsidR="002F2EBE" w:rsidRPr="002F2EBE">
        <w:rPr>
          <w:rFonts w:ascii="Times New Roman" w:eastAsia="Times New Roman" w:hAnsi="Times New Roman" w:cs="Times New Roman"/>
          <w:sz w:val="24"/>
          <w:szCs w:val="24"/>
          <w:lang w:eastAsia="pt-BR"/>
        </w:rPr>
        <w:t xml:space="preserve"> todo</w:t>
      </w:r>
      <w:r w:rsidR="002F2EBE">
        <w:rPr>
          <w:rFonts w:ascii="Times New Roman" w:eastAsia="Times New Roman" w:hAnsi="Times New Roman" w:cs="Times New Roman"/>
          <w:sz w:val="24"/>
          <w:szCs w:val="24"/>
          <w:lang w:eastAsia="pt-BR"/>
        </w:rPr>
        <w:t xml:space="preserve"> o projeto</w:t>
      </w:r>
      <w:r w:rsidR="002F2EBE" w:rsidRPr="002F2EBE">
        <w:rPr>
          <w:rFonts w:ascii="Times New Roman" w:eastAsia="Times New Roman" w:hAnsi="Times New Roman" w:cs="Times New Roman"/>
          <w:sz w:val="24"/>
          <w:szCs w:val="24"/>
          <w:lang w:eastAsia="pt-BR"/>
        </w:rPr>
        <w:t xml:space="preserve"> </w:t>
      </w:r>
      <w:r w:rsidR="002F2EBE">
        <w:rPr>
          <w:rFonts w:ascii="Times New Roman" w:eastAsia="Times New Roman" w:hAnsi="Times New Roman" w:cs="Times New Roman"/>
          <w:sz w:val="24"/>
          <w:szCs w:val="24"/>
          <w:lang w:eastAsia="pt-BR"/>
        </w:rPr>
        <w:t>Web</w:t>
      </w:r>
      <w:r w:rsidR="003F74EB">
        <w:rPr>
          <w:rFonts w:ascii="Times New Roman" w:eastAsia="Times New Roman" w:hAnsi="Times New Roman" w:cs="Times New Roman"/>
          <w:sz w:val="24"/>
          <w:szCs w:val="24"/>
          <w:lang w:eastAsia="pt-BR"/>
        </w:rPr>
        <w:t xml:space="preserve"> necessário para o consumo dos serviços de</w:t>
      </w:r>
      <w:r w:rsidR="00615D21">
        <w:rPr>
          <w:rFonts w:ascii="Times New Roman" w:eastAsia="Times New Roman" w:hAnsi="Times New Roman" w:cs="Times New Roman"/>
          <w:sz w:val="24"/>
          <w:szCs w:val="24"/>
          <w:lang w:eastAsia="pt-BR"/>
        </w:rPr>
        <w:t>senvolvidos citados na seção 5.5</w:t>
      </w:r>
      <w:r w:rsidR="003F74EB">
        <w:rPr>
          <w:rFonts w:ascii="Times New Roman" w:eastAsia="Times New Roman" w:hAnsi="Times New Roman" w:cs="Times New Roman"/>
          <w:sz w:val="24"/>
          <w:szCs w:val="24"/>
          <w:lang w:eastAsia="pt-BR"/>
        </w:rPr>
        <w:t>.1 deste trabalho.</w:t>
      </w:r>
    </w:p>
    <w:p w:rsidR="00D61757" w:rsidRDefault="00A075B8" w:rsidP="00EF5A8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Na pasta </w:t>
      </w:r>
      <w:r>
        <w:rPr>
          <w:rFonts w:ascii="Times New Roman" w:eastAsia="Times New Roman" w:hAnsi="Times New Roman" w:cs="Times New Roman"/>
          <w:i/>
          <w:sz w:val="24"/>
          <w:szCs w:val="24"/>
          <w:lang w:eastAsia="pt-BR"/>
        </w:rPr>
        <w:t>Páginas Web</w:t>
      </w:r>
      <w:r>
        <w:rPr>
          <w:rFonts w:ascii="Times New Roman" w:eastAsia="Times New Roman" w:hAnsi="Times New Roman" w:cs="Times New Roman"/>
          <w:sz w:val="24"/>
          <w:szCs w:val="24"/>
          <w:lang w:eastAsia="pt-BR"/>
        </w:rPr>
        <w:t xml:space="preserve"> contém documentos de configuração do projeto, subpastas </w:t>
      </w:r>
      <w:r w:rsidR="00773707">
        <w:rPr>
          <w:rFonts w:ascii="Times New Roman" w:eastAsia="Times New Roman" w:hAnsi="Times New Roman" w:cs="Times New Roman"/>
          <w:sz w:val="24"/>
          <w:szCs w:val="24"/>
          <w:lang w:eastAsia="pt-BR"/>
        </w:rPr>
        <w:t xml:space="preserve">de imagens </w:t>
      </w:r>
      <w:r>
        <w:rPr>
          <w:rFonts w:ascii="Times New Roman" w:eastAsia="Times New Roman" w:hAnsi="Times New Roman" w:cs="Times New Roman"/>
          <w:sz w:val="24"/>
          <w:szCs w:val="24"/>
          <w:lang w:eastAsia="pt-BR"/>
        </w:rPr>
        <w:t xml:space="preserve">e arquivos </w:t>
      </w:r>
      <w:proofErr w:type="spellStart"/>
      <w:r w:rsidR="001B0E1D" w:rsidRPr="001B0E1D">
        <w:rPr>
          <w:rFonts w:ascii="Times New Roman" w:eastAsia="Times New Roman" w:hAnsi="Times New Roman" w:cs="Times New Roman"/>
          <w:i/>
          <w:sz w:val="24"/>
          <w:szCs w:val="24"/>
          <w:lang w:eastAsia="pt-BR"/>
          <w:rPrChange w:id="236" w:author="thatiane" w:date="2014-11-28T15:03:00Z">
            <w:rPr>
              <w:rFonts w:ascii="Times New Roman" w:eastAsia="Times New Roman" w:hAnsi="Times New Roman" w:cs="Times New Roman"/>
              <w:sz w:val="24"/>
              <w:szCs w:val="24"/>
              <w:lang w:eastAsia="pt-BR"/>
            </w:rPr>
          </w:rPrChange>
        </w:rPr>
        <w:t>eXtensible</w:t>
      </w:r>
      <w:proofErr w:type="spellEnd"/>
      <w:r w:rsidR="001B0E1D" w:rsidRPr="001B0E1D">
        <w:rPr>
          <w:rFonts w:ascii="Times New Roman" w:eastAsia="Times New Roman" w:hAnsi="Times New Roman" w:cs="Times New Roman"/>
          <w:i/>
          <w:sz w:val="24"/>
          <w:szCs w:val="24"/>
          <w:lang w:eastAsia="pt-BR"/>
          <w:rPrChange w:id="237" w:author="thatiane" w:date="2014-11-28T15:03:00Z">
            <w:rPr>
              <w:rFonts w:ascii="Times New Roman" w:eastAsia="Times New Roman" w:hAnsi="Times New Roman" w:cs="Times New Roman"/>
              <w:sz w:val="24"/>
              <w:szCs w:val="24"/>
              <w:lang w:eastAsia="pt-BR"/>
            </w:rPr>
          </w:rPrChange>
        </w:rPr>
        <w:t xml:space="preserve"> Hypertext Markup </w:t>
      </w:r>
      <w:proofErr w:type="spellStart"/>
      <w:r w:rsidR="001B0E1D" w:rsidRPr="001B0E1D">
        <w:rPr>
          <w:rFonts w:ascii="Times New Roman" w:eastAsia="Times New Roman" w:hAnsi="Times New Roman" w:cs="Times New Roman"/>
          <w:i/>
          <w:sz w:val="24"/>
          <w:szCs w:val="24"/>
          <w:lang w:eastAsia="pt-BR"/>
          <w:rPrChange w:id="238" w:author="thatiane" w:date="2014-11-28T15:03:00Z">
            <w:rPr>
              <w:rFonts w:ascii="Times New Roman" w:eastAsia="Times New Roman" w:hAnsi="Times New Roman" w:cs="Times New Roman"/>
              <w:sz w:val="24"/>
              <w:szCs w:val="24"/>
              <w:lang w:eastAsia="pt-BR"/>
            </w:rPr>
          </w:rPrChange>
        </w:rPr>
        <w:t>Language</w:t>
      </w:r>
      <w:proofErr w:type="spellEnd"/>
      <w:r w:rsidR="00D61757" w:rsidRPr="00D61757">
        <w:rPr>
          <w:rFonts w:ascii="Times New Roman" w:eastAsia="Times New Roman" w:hAnsi="Times New Roman" w:cs="Times New Roman"/>
          <w:sz w:val="24"/>
          <w:szCs w:val="24"/>
          <w:lang w:eastAsia="pt-BR"/>
        </w:rPr>
        <w:t xml:space="preserve"> </w:t>
      </w:r>
      <w:r w:rsidR="00D61757">
        <w:rPr>
          <w:rFonts w:ascii="Times New Roman" w:eastAsia="Times New Roman" w:hAnsi="Times New Roman" w:cs="Times New Roman"/>
          <w:sz w:val="24"/>
          <w:szCs w:val="24"/>
          <w:lang w:eastAsia="pt-BR"/>
        </w:rPr>
        <w:t xml:space="preserve">(XHTML) que proporciona a </w:t>
      </w:r>
      <w:r w:rsidR="00D61757" w:rsidRPr="00D61757">
        <w:rPr>
          <w:rFonts w:ascii="Times New Roman" w:eastAsia="Times New Roman" w:hAnsi="Times New Roman" w:cs="Times New Roman"/>
          <w:sz w:val="24"/>
          <w:szCs w:val="24"/>
          <w:lang w:eastAsia="pt-BR"/>
        </w:rPr>
        <w:t xml:space="preserve">padronização </w:t>
      </w:r>
      <w:r w:rsidR="00D61757">
        <w:rPr>
          <w:rFonts w:ascii="Times New Roman" w:eastAsia="Times New Roman" w:hAnsi="Times New Roman" w:cs="Times New Roman"/>
          <w:sz w:val="24"/>
          <w:szCs w:val="24"/>
          <w:lang w:eastAsia="pt-BR"/>
        </w:rPr>
        <w:t>de</w:t>
      </w:r>
      <w:r w:rsidR="00D61757" w:rsidRPr="00D61757">
        <w:rPr>
          <w:rFonts w:ascii="Times New Roman" w:eastAsia="Times New Roman" w:hAnsi="Times New Roman" w:cs="Times New Roman"/>
          <w:sz w:val="24"/>
          <w:szCs w:val="24"/>
          <w:lang w:eastAsia="pt-BR"/>
        </w:rPr>
        <w:t xml:space="preserve"> exibição de páginas Web em diversos dispositivos</w:t>
      </w:r>
      <w:r w:rsidR="00773707">
        <w:rPr>
          <w:rFonts w:ascii="Times New Roman" w:eastAsia="Times New Roman" w:hAnsi="Times New Roman" w:cs="Times New Roman"/>
          <w:sz w:val="24"/>
          <w:szCs w:val="24"/>
          <w:lang w:eastAsia="pt-BR"/>
        </w:rPr>
        <w:t>.</w:t>
      </w:r>
    </w:p>
    <w:p w:rsidR="00BA1344" w:rsidRDefault="00A075B8" w:rsidP="00BA1344">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O pacote </w:t>
      </w:r>
      <w:proofErr w:type="spellStart"/>
      <w:r>
        <w:rPr>
          <w:rFonts w:ascii="Times New Roman" w:eastAsia="Times New Roman" w:hAnsi="Times New Roman" w:cs="Times New Roman"/>
          <w:i/>
          <w:sz w:val="24"/>
          <w:szCs w:val="24"/>
          <w:lang w:eastAsia="pt-BR"/>
        </w:rPr>
        <w:t>br.net.bomservico.cliente</w:t>
      </w:r>
      <w:proofErr w:type="spellEnd"/>
      <w:r>
        <w:rPr>
          <w:rFonts w:ascii="Times New Roman" w:eastAsia="Times New Roman" w:hAnsi="Times New Roman" w:cs="Times New Roman"/>
          <w:i/>
          <w:sz w:val="24"/>
          <w:szCs w:val="24"/>
          <w:lang w:eastAsia="pt-BR"/>
        </w:rPr>
        <w:t xml:space="preserve"> </w:t>
      </w:r>
      <w:r>
        <w:rPr>
          <w:rFonts w:ascii="Times New Roman" w:eastAsia="Times New Roman" w:hAnsi="Times New Roman" w:cs="Times New Roman"/>
          <w:sz w:val="24"/>
          <w:szCs w:val="24"/>
          <w:lang w:eastAsia="pt-BR"/>
        </w:rPr>
        <w:t xml:space="preserve">encontra-se a classe responsável por fazer acesso aos serviços disponibilizados pelo </w:t>
      </w:r>
      <w:r w:rsidRPr="00A075B8">
        <w:rPr>
          <w:rFonts w:ascii="Times New Roman" w:eastAsia="Times New Roman" w:hAnsi="Times New Roman" w:cs="Times New Roman"/>
          <w:i/>
          <w:sz w:val="24"/>
          <w:szCs w:val="24"/>
          <w:lang w:eastAsia="pt-BR"/>
        </w:rPr>
        <w:t>Web Service</w:t>
      </w:r>
      <w:r w:rsidR="00F00415">
        <w:rPr>
          <w:rFonts w:ascii="Times New Roman" w:eastAsia="Times New Roman" w:hAnsi="Times New Roman" w:cs="Times New Roman"/>
          <w:sz w:val="24"/>
          <w:szCs w:val="24"/>
          <w:lang w:eastAsia="pt-BR"/>
        </w:rPr>
        <w:t>.</w:t>
      </w:r>
      <w:r w:rsidR="00B63F6C">
        <w:rPr>
          <w:rFonts w:ascii="Times New Roman" w:eastAsia="Times New Roman" w:hAnsi="Times New Roman" w:cs="Times New Roman"/>
          <w:sz w:val="24"/>
          <w:szCs w:val="24"/>
          <w:lang w:eastAsia="pt-BR"/>
        </w:rPr>
        <w:t xml:space="preserve"> </w:t>
      </w:r>
      <w:r w:rsidR="00BA1344" w:rsidRPr="00BA1344">
        <w:rPr>
          <w:rFonts w:ascii="Times New Roman" w:eastAsia="Times New Roman" w:hAnsi="Times New Roman" w:cs="Times New Roman"/>
          <w:sz w:val="24"/>
          <w:szCs w:val="24"/>
          <w:lang w:eastAsia="pt-BR"/>
        </w:rPr>
        <w:t xml:space="preserve">A Figura </w:t>
      </w:r>
      <w:r w:rsidR="00CF65F2">
        <w:rPr>
          <w:rFonts w:ascii="Times New Roman" w:eastAsia="Times New Roman" w:hAnsi="Times New Roman" w:cs="Times New Roman"/>
          <w:b/>
          <w:sz w:val="24"/>
          <w:szCs w:val="24"/>
          <w:lang w:eastAsia="pt-BR"/>
        </w:rPr>
        <w:t>2</w:t>
      </w:r>
      <w:r w:rsidR="00105923">
        <w:rPr>
          <w:rFonts w:ascii="Times New Roman" w:eastAsia="Times New Roman" w:hAnsi="Times New Roman" w:cs="Times New Roman"/>
          <w:b/>
          <w:sz w:val="24"/>
          <w:szCs w:val="24"/>
          <w:lang w:eastAsia="pt-BR"/>
        </w:rPr>
        <w:t>1</w:t>
      </w:r>
      <w:r w:rsidR="00BA1344" w:rsidRPr="00BA1344">
        <w:rPr>
          <w:rFonts w:ascii="Times New Roman" w:eastAsia="Times New Roman" w:hAnsi="Times New Roman" w:cs="Times New Roman"/>
          <w:sz w:val="24"/>
          <w:szCs w:val="24"/>
          <w:lang w:eastAsia="pt-BR"/>
        </w:rPr>
        <w:t xml:space="preserve"> demonstra como é</w:t>
      </w:r>
      <w:r w:rsidR="00BA1344">
        <w:rPr>
          <w:rFonts w:ascii="Times New Roman" w:eastAsia="Times New Roman" w:hAnsi="Times New Roman" w:cs="Times New Roman"/>
          <w:sz w:val="24"/>
          <w:szCs w:val="24"/>
          <w:lang w:eastAsia="pt-BR"/>
        </w:rPr>
        <w:t xml:space="preserve"> </w:t>
      </w:r>
      <w:r w:rsidR="00BA1344" w:rsidRPr="00BA1344">
        <w:rPr>
          <w:rFonts w:ascii="Times New Roman" w:eastAsia="Times New Roman" w:hAnsi="Times New Roman" w:cs="Times New Roman"/>
          <w:sz w:val="24"/>
          <w:szCs w:val="24"/>
          <w:lang w:eastAsia="pt-BR"/>
        </w:rPr>
        <w:t xml:space="preserve">realizada a chamada </w:t>
      </w:r>
      <w:r w:rsidR="00BC5FF7">
        <w:rPr>
          <w:rFonts w:ascii="Times New Roman" w:eastAsia="Times New Roman" w:hAnsi="Times New Roman" w:cs="Times New Roman"/>
          <w:sz w:val="24"/>
          <w:szCs w:val="24"/>
          <w:lang w:eastAsia="pt-BR"/>
        </w:rPr>
        <w:t xml:space="preserve">dinâmica </w:t>
      </w:r>
      <w:r w:rsidR="00BA1344" w:rsidRPr="00BA1344">
        <w:rPr>
          <w:rFonts w:ascii="Times New Roman" w:eastAsia="Times New Roman" w:hAnsi="Times New Roman" w:cs="Times New Roman"/>
          <w:sz w:val="24"/>
          <w:szCs w:val="24"/>
          <w:lang w:eastAsia="pt-BR"/>
        </w:rPr>
        <w:t>d</w:t>
      </w:r>
      <w:r w:rsidR="00BA1344">
        <w:rPr>
          <w:rFonts w:ascii="Times New Roman" w:eastAsia="Times New Roman" w:hAnsi="Times New Roman" w:cs="Times New Roman"/>
          <w:sz w:val="24"/>
          <w:szCs w:val="24"/>
          <w:lang w:eastAsia="pt-BR"/>
        </w:rPr>
        <w:t>os</w:t>
      </w:r>
      <w:r w:rsidR="00BA1344" w:rsidRPr="00BA1344">
        <w:rPr>
          <w:rFonts w:ascii="Times New Roman" w:eastAsia="Times New Roman" w:hAnsi="Times New Roman" w:cs="Times New Roman"/>
          <w:sz w:val="24"/>
          <w:szCs w:val="24"/>
          <w:lang w:eastAsia="pt-BR"/>
        </w:rPr>
        <w:t xml:space="preserve"> serviço</w:t>
      </w:r>
      <w:r w:rsidR="00BA1344">
        <w:rPr>
          <w:rFonts w:ascii="Times New Roman" w:eastAsia="Times New Roman" w:hAnsi="Times New Roman" w:cs="Times New Roman"/>
          <w:sz w:val="24"/>
          <w:szCs w:val="24"/>
          <w:lang w:eastAsia="pt-BR"/>
        </w:rPr>
        <w:t>s</w:t>
      </w:r>
      <w:r w:rsidR="00BA1344" w:rsidRPr="00BA1344">
        <w:rPr>
          <w:rFonts w:ascii="Times New Roman" w:eastAsia="Times New Roman" w:hAnsi="Times New Roman" w:cs="Times New Roman"/>
          <w:sz w:val="24"/>
          <w:szCs w:val="24"/>
          <w:lang w:eastAsia="pt-BR"/>
        </w:rPr>
        <w:t xml:space="preserve"> disponibilizado através do </w:t>
      </w:r>
      <w:r w:rsidR="00BA1344" w:rsidRPr="00BA1344">
        <w:rPr>
          <w:rFonts w:ascii="Times New Roman" w:eastAsia="Times New Roman" w:hAnsi="Times New Roman" w:cs="Times New Roman"/>
          <w:i/>
          <w:sz w:val="24"/>
          <w:szCs w:val="24"/>
          <w:lang w:eastAsia="pt-BR"/>
        </w:rPr>
        <w:t xml:space="preserve">web </w:t>
      </w:r>
      <w:proofErr w:type="spellStart"/>
      <w:r w:rsidR="00BA1344" w:rsidRPr="00BA1344">
        <w:rPr>
          <w:rFonts w:ascii="Times New Roman" w:eastAsia="Times New Roman" w:hAnsi="Times New Roman" w:cs="Times New Roman"/>
          <w:i/>
          <w:sz w:val="24"/>
          <w:szCs w:val="24"/>
          <w:lang w:eastAsia="pt-BR"/>
        </w:rPr>
        <w:t>service</w:t>
      </w:r>
      <w:proofErr w:type="spellEnd"/>
      <w:r w:rsidR="00BA1344">
        <w:rPr>
          <w:rFonts w:ascii="Times New Roman" w:eastAsia="Times New Roman" w:hAnsi="Times New Roman" w:cs="Times New Roman"/>
          <w:sz w:val="24"/>
          <w:szCs w:val="24"/>
          <w:lang w:eastAsia="pt-BR"/>
        </w:rPr>
        <w:t>.</w:t>
      </w:r>
    </w:p>
    <w:p w:rsidR="00BA1344" w:rsidRDefault="00BA1344" w:rsidP="00BA1344">
      <w:pPr>
        <w:spacing w:line="360" w:lineRule="auto"/>
        <w:ind w:firstLine="709"/>
        <w:jc w:val="both"/>
        <w:rPr>
          <w:rFonts w:ascii="Times New Roman" w:eastAsia="Times New Roman" w:hAnsi="Times New Roman" w:cs="Times New Roman"/>
          <w:sz w:val="24"/>
          <w:szCs w:val="24"/>
          <w:lang w:eastAsia="pt-BR"/>
        </w:rPr>
      </w:pPr>
    </w:p>
    <w:p w:rsidR="00BA1344" w:rsidRDefault="00BA1344" w:rsidP="00BA1344">
      <w:pPr>
        <w:spacing w:line="360" w:lineRule="auto"/>
        <w:ind w:firstLine="709"/>
        <w:jc w:val="both"/>
        <w:rPr>
          <w:rFonts w:ascii="Times New Roman" w:eastAsia="Times New Roman" w:hAnsi="Times New Roman" w:cs="Times New Roman"/>
          <w:sz w:val="24"/>
          <w:szCs w:val="24"/>
          <w:lang w:eastAsia="pt-BR"/>
        </w:rPr>
      </w:pPr>
    </w:p>
    <w:p w:rsidR="009A1F7C" w:rsidRDefault="001B0E1D" w:rsidP="00BA1344">
      <w:pPr>
        <w:spacing w:line="360" w:lineRule="auto"/>
        <w:ind w:firstLine="709"/>
        <w:jc w:val="both"/>
        <w:rPr>
          <w:rFonts w:ascii="Times New Roman" w:eastAsia="Times New Roman" w:hAnsi="Times New Roman" w:cs="Times New Roman"/>
          <w:sz w:val="24"/>
          <w:szCs w:val="24"/>
          <w:lang w:eastAsia="pt-BR"/>
        </w:rPr>
      </w:pPr>
      <w:r w:rsidRPr="001B0E1D">
        <w:rPr>
          <w:noProof/>
        </w:rPr>
        <w:lastRenderedPageBreak/>
        <w:pict>
          <v:shape id="_x0000_s1071" type="#_x0000_t202" style="position:absolute;left:0;text-align:left;margin-left:-30.2pt;margin-top:361.65pt;width:486.6pt;height:22.65pt;z-index:251685376" stroked="f">
            <v:textbox style="mso-fit-shape-to-text:t" inset="0,0,0,0">
              <w:txbxContent>
                <w:p w:rsidR="008759E6" w:rsidRPr="009A1F7C" w:rsidRDefault="008759E6" w:rsidP="009A1F7C">
                  <w:pPr>
                    <w:pStyle w:val="Legenda"/>
                    <w:jc w:val="center"/>
                    <w:rPr>
                      <w:rFonts w:ascii="Times New Roman" w:eastAsia="Times New Roman" w:hAnsi="Times New Roman" w:cs="Times New Roman"/>
                      <w:b w:val="0"/>
                      <w:bCs w:val="0"/>
                      <w:color w:val="auto"/>
                      <w:sz w:val="22"/>
                      <w:szCs w:val="24"/>
                      <w:lang w:eastAsia="pt-BR"/>
                    </w:rPr>
                  </w:pPr>
                  <w:bookmarkStart w:id="239" w:name="_Toc404667061"/>
                  <w:r w:rsidRPr="009A1F7C">
                    <w:rPr>
                      <w:rFonts w:ascii="Times New Roman" w:eastAsia="Times New Roman" w:hAnsi="Times New Roman" w:cs="Times New Roman"/>
                      <w:b w:val="0"/>
                      <w:bCs w:val="0"/>
                      <w:color w:val="auto"/>
                      <w:sz w:val="22"/>
                      <w:szCs w:val="24"/>
                      <w:lang w:eastAsia="pt-BR"/>
                    </w:rPr>
                    <w:t xml:space="preserve">Figura </w:t>
                  </w:r>
                  <w:r w:rsidR="001B0E1D" w:rsidRPr="009A1F7C">
                    <w:rPr>
                      <w:rFonts w:ascii="Times New Roman" w:eastAsia="Times New Roman" w:hAnsi="Times New Roman" w:cs="Times New Roman"/>
                      <w:b w:val="0"/>
                      <w:bCs w:val="0"/>
                      <w:color w:val="auto"/>
                      <w:sz w:val="22"/>
                      <w:szCs w:val="24"/>
                      <w:lang w:eastAsia="pt-BR"/>
                    </w:rPr>
                    <w:fldChar w:fldCharType="begin"/>
                  </w:r>
                  <w:r w:rsidRPr="009A1F7C">
                    <w:rPr>
                      <w:rFonts w:ascii="Times New Roman" w:eastAsia="Times New Roman" w:hAnsi="Times New Roman" w:cs="Times New Roman"/>
                      <w:b w:val="0"/>
                      <w:bCs w:val="0"/>
                      <w:color w:val="auto"/>
                      <w:sz w:val="22"/>
                      <w:szCs w:val="24"/>
                      <w:lang w:eastAsia="pt-BR"/>
                    </w:rPr>
                    <w:instrText xml:space="preserve"> SEQ Figura \* ARABIC </w:instrText>
                  </w:r>
                  <w:r w:rsidR="001B0E1D" w:rsidRPr="009A1F7C">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21</w:t>
                  </w:r>
                  <w:r w:rsidR="001B0E1D" w:rsidRPr="009A1F7C">
                    <w:rPr>
                      <w:rFonts w:ascii="Times New Roman" w:eastAsia="Times New Roman" w:hAnsi="Times New Roman" w:cs="Times New Roman"/>
                      <w:b w:val="0"/>
                      <w:bCs w:val="0"/>
                      <w:color w:val="auto"/>
                      <w:sz w:val="22"/>
                      <w:szCs w:val="24"/>
                      <w:lang w:eastAsia="pt-BR"/>
                    </w:rPr>
                    <w:fldChar w:fldCharType="end"/>
                  </w:r>
                  <w:r w:rsidRPr="009A1F7C">
                    <w:rPr>
                      <w:rFonts w:ascii="Times New Roman" w:eastAsia="Times New Roman" w:hAnsi="Times New Roman" w:cs="Times New Roman"/>
                      <w:b w:val="0"/>
                      <w:bCs w:val="0"/>
                      <w:color w:val="auto"/>
                      <w:sz w:val="22"/>
                      <w:szCs w:val="24"/>
                      <w:lang w:eastAsia="pt-BR"/>
                    </w:rPr>
                    <w:t xml:space="preserve">. </w:t>
                  </w:r>
                  <w:r w:rsidRPr="00D23040">
                    <w:rPr>
                      <w:rFonts w:ascii="Times New Roman" w:eastAsia="Times New Roman" w:hAnsi="Times New Roman" w:cs="Times New Roman"/>
                      <w:b w:val="0"/>
                      <w:bCs w:val="0"/>
                      <w:color w:val="auto"/>
                      <w:sz w:val="22"/>
                      <w:szCs w:val="24"/>
                      <w:lang w:eastAsia="pt-BR"/>
                    </w:rPr>
                    <w:t>Classe responsável pelo consumo dos serviços</w:t>
                  </w:r>
                  <w:r>
                    <w:rPr>
                      <w:rFonts w:ascii="Times New Roman" w:eastAsia="Times New Roman" w:hAnsi="Times New Roman" w:cs="Times New Roman"/>
                      <w:b w:val="0"/>
                      <w:bCs w:val="0"/>
                      <w:color w:val="auto"/>
                      <w:sz w:val="22"/>
                      <w:szCs w:val="24"/>
                      <w:lang w:eastAsia="pt-BR"/>
                    </w:rPr>
                    <w:t>.</w:t>
                  </w:r>
                  <w:bookmarkEnd w:id="239"/>
                </w:p>
              </w:txbxContent>
            </v:textbox>
            <w10:wrap type="square"/>
          </v:shape>
        </w:pict>
      </w:r>
      <w:r w:rsidR="009A1F7C" w:rsidRPr="00D23040">
        <w:rPr>
          <w:rFonts w:ascii="Times New Roman" w:eastAsia="Times New Roman" w:hAnsi="Times New Roman" w:cs="Times New Roman"/>
          <w:noProof/>
          <w:sz w:val="24"/>
          <w:szCs w:val="24"/>
          <w:lang w:eastAsia="pt-BR"/>
        </w:rPr>
        <w:drawing>
          <wp:anchor distT="0" distB="0" distL="114300" distR="114300" simplePos="0" relativeHeight="251671552" behindDoc="0" locked="0" layoutInCell="1" allowOverlap="1">
            <wp:simplePos x="0" y="0"/>
            <wp:positionH relativeFrom="column">
              <wp:posOffset>-383540</wp:posOffset>
            </wp:positionH>
            <wp:positionV relativeFrom="paragraph">
              <wp:posOffset>118745</wp:posOffset>
            </wp:positionV>
            <wp:extent cx="6180317" cy="4284000"/>
            <wp:effectExtent l="19050" t="19050" r="0" b="2540"/>
            <wp:wrapSquare wrapText="bothSides"/>
            <wp:docPr id="27" name="Imagem 27" descr="C:\Users\Wesley-pc\Desktop\class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class_cliente.png"/>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80317" cy="4284000"/>
                    </a:xfrm>
                    <a:prstGeom prst="rect">
                      <a:avLst/>
                    </a:prstGeom>
                    <a:noFill/>
                    <a:ln w="9525">
                      <a:solidFill>
                        <a:schemeClr val="tx1"/>
                      </a:solidFill>
                    </a:ln>
                  </pic:spPr>
                </pic:pic>
              </a:graphicData>
            </a:graphic>
          </wp:anchor>
        </w:drawing>
      </w:r>
    </w:p>
    <w:p w:rsidR="003F5DA8" w:rsidRPr="00D9311B" w:rsidRDefault="003F5DA8" w:rsidP="003F5DA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Como é possível verificar,</w:t>
      </w:r>
      <w:r w:rsidRPr="00FE139B">
        <w:rPr>
          <w:rFonts w:ascii="Times New Roman" w:eastAsia="Times New Roman" w:hAnsi="Times New Roman" w:cs="Times New Roman"/>
          <w:sz w:val="24"/>
          <w:szCs w:val="24"/>
          <w:lang w:eastAsia="pt-BR"/>
        </w:rPr>
        <w:t xml:space="preserve"> na</w:t>
      </w:r>
      <w:r>
        <w:rPr>
          <w:rFonts w:ascii="Times New Roman" w:eastAsia="Times New Roman" w:hAnsi="Times New Roman" w:cs="Times New Roman"/>
          <w:sz w:val="24"/>
          <w:szCs w:val="24"/>
          <w:lang w:eastAsia="pt-BR"/>
        </w:rPr>
        <w:t xml:space="preserve"> linha 9 da</w:t>
      </w:r>
      <w:r w:rsidRPr="00FE139B">
        <w:rPr>
          <w:rFonts w:ascii="Times New Roman" w:eastAsia="Times New Roman" w:hAnsi="Times New Roman" w:cs="Times New Roman"/>
          <w:sz w:val="24"/>
          <w:szCs w:val="24"/>
          <w:lang w:eastAsia="pt-BR"/>
        </w:rPr>
        <w:t xml:space="preserve"> Figura </w:t>
      </w:r>
      <w:r w:rsidR="00CF65F2">
        <w:rPr>
          <w:rFonts w:ascii="Times New Roman" w:eastAsia="Times New Roman" w:hAnsi="Times New Roman" w:cs="Times New Roman"/>
          <w:b/>
          <w:sz w:val="24"/>
          <w:szCs w:val="24"/>
          <w:lang w:eastAsia="pt-BR"/>
        </w:rPr>
        <w:t>2</w:t>
      </w:r>
      <w:r w:rsidR="00105923">
        <w:rPr>
          <w:rFonts w:ascii="Times New Roman" w:eastAsia="Times New Roman" w:hAnsi="Times New Roman" w:cs="Times New Roman"/>
          <w:b/>
          <w:sz w:val="24"/>
          <w:szCs w:val="24"/>
          <w:lang w:eastAsia="pt-BR"/>
        </w:rPr>
        <w:t>1</w:t>
      </w:r>
      <w:r w:rsidRPr="00FE139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é criada uma variável que recebe o caminho do </w:t>
      </w:r>
      <w:r w:rsidRPr="003F5DA8">
        <w:rPr>
          <w:rFonts w:ascii="Times New Roman" w:eastAsia="Times New Roman" w:hAnsi="Times New Roman" w:cs="Times New Roman"/>
          <w:i/>
          <w:sz w:val="24"/>
          <w:szCs w:val="24"/>
          <w:lang w:eastAsia="pt-BR"/>
        </w:rPr>
        <w:t xml:space="preserve">web </w:t>
      </w:r>
      <w:proofErr w:type="spellStart"/>
      <w:r w:rsidRPr="003F5DA8">
        <w:rPr>
          <w:rFonts w:ascii="Times New Roman" w:eastAsia="Times New Roman" w:hAnsi="Times New Roman" w:cs="Times New Roman"/>
          <w:i/>
          <w:sz w:val="24"/>
          <w:szCs w:val="24"/>
          <w:lang w:eastAsia="pt-BR"/>
        </w:rPr>
        <w:t>service</w:t>
      </w:r>
      <w:proofErr w:type="spellEnd"/>
      <w:r>
        <w:rPr>
          <w:rFonts w:ascii="Times New Roman" w:eastAsia="Times New Roman" w:hAnsi="Times New Roman" w:cs="Times New Roman"/>
          <w:sz w:val="24"/>
          <w:szCs w:val="24"/>
          <w:lang w:eastAsia="pt-BR"/>
        </w:rPr>
        <w:t xml:space="preserve">, na linda 11 é criado um objeto </w:t>
      </w:r>
      <w:proofErr w:type="spellStart"/>
      <w:r>
        <w:rPr>
          <w:rFonts w:ascii="Times New Roman" w:eastAsia="Times New Roman" w:hAnsi="Times New Roman" w:cs="Times New Roman"/>
          <w:i/>
          <w:sz w:val="24"/>
          <w:szCs w:val="24"/>
          <w:lang w:eastAsia="pt-BR"/>
        </w:rPr>
        <w:t>Call</w:t>
      </w:r>
      <w:proofErr w:type="spellEnd"/>
      <w:r w:rsidR="00D9311B">
        <w:rPr>
          <w:rFonts w:ascii="Times New Roman" w:eastAsia="Times New Roman" w:hAnsi="Times New Roman" w:cs="Times New Roman"/>
          <w:i/>
          <w:sz w:val="24"/>
          <w:szCs w:val="24"/>
          <w:lang w:eastAsia="pt-BR"/>
        </w:rPr>
        <w:t xml:space="preserve"> </w:t>
      </w:r>
      <w:r w:rsidR="00D9311B">
        <w:rPr>
          <w:rFonts w:ascii="Times New Roman" w:eastAsia="Times New Roman" w:hAnsi="Times New Roman" w:cs="Times New Roman"/>
          <w:sz w:val="24"/>
          <w:szCs w:val="24"/>
          <w:lang w:eastAsia="pt-BR"/>
        </w:rPr>
        <w:t xml:space="preserve">recebendo um novo serviço e por fim na linha 14 é feito a configuração do endereço, pronto a parte de configuração do serviço está concluída, </w:t>
      </w:r>
      <w:r w:rsidR="00F75615">
        <w:rPr>
          <w:rFonts w:ascii="Times New Roman" w:eastAsia="Times New Roman" w:hAnsi="Times New Roman" w:cs="Times New Roman"/>
          <w:sz w:val="24"/>
          <w:szCs w:val="24"/>
          <w:lang w:eastAsia="pt-BR"/>
        </w:rPr>
        <w:t xml:space="preserve">na linha </w:t>
      </w:r>
      <w:r w:rsidR="00D85045">
        <w:rPr>
          <w:rFonts w:ascii="Times New Roman" w:eastAsia="Times New Roman" w:hAnsi="Times New Roman" w:cs="Times New Roman"/>
          <w:sz w:val="24"/>
          <w:szCs w:val="24"/>
          <w:lang w:eastAsia="pt-BR"/>
        </w:rPr>
        <w:t xml:space="preserve">18 é definido qual serviço será consumido e na linha </w:t>
      </w:r>
      <w:r w:rsidR="00F75615">
        <w:rPr>
          <w:rFonts w:ascii="Times New Roman" w:eastAsia="Times New Roman" w:hAnsi="Times New Roman" w:cs="Times New Roman"/>
          <w:sz w:val="24"/>
          <w:szCs w:val="24"/>
          <w:lang w:eastAsia="pt-BR"/>
        </w:rPr>
        <w:t xml:space="preserve">20 é criado um </w:t>
      </w:r>
      <w:proofErr w:type="spellStart"/>
      <w:r w:rsidR="00F75615" w:rsidRPr="00F75615">
        <w:rPr>
          <w:rFonts w:ascii="Times New Roman" w:eastAsia="Times New Roman" w:hAnsi="Times New Roman" w:cs="Times New Roman"/>
          <w:i/>
          <w:sz w:val="24"/>
          <w:szCs w:val="24"/>
          <w:lang w:eastAsia="pt-BR"/>
        </w:rPr>
        <w:t>array</w:t>
      </w:r>
      <w:proofErr w:type="spellEnd"/>
      <w:r w:rsidR="00F75615">
        <w:rPr>
          <w:rFonts w:ascii="Times New Roman" w:eastAsia="Times New Roman" w:hAnsi="Times New Roman" w:cs="Times New Roman"/>
          <w:sz w:val="24"/>
          <w:szCs w:val="24"/>
          <w:lang w:eastAsia="pt-BR"/>
        </w:rPr>
        <w:t xml:space="preserve"> para </w:t>
      </w:r>
      <w:r w:rsidR="00F75615" w:rsidRPr="00F75615">
        <w:rPr>
          <w:rFonts w:ascii="Times New Roman" w:eastAsia="Times New Roman" w:hAnsi="Times New Roman" w:cs="Times New Roman"/>
          <w:sz w:val="24"/>
          <w:szCs w:val="24"/>
          <w:lang w:eastAsia="pt-BR"/>
        </w:rPr>
        <w:t>acomodar os parâmetros d</w:t>
      </w:r>
      <w:r w:rsidR="00F75615">
        <w:rPr>
          <w:rFonts w:ascii="Times New Roman" w:eastAsia="Times New Roman" w:hAnsi="Times New Roman" w:cs="Times New Roman"/>
          <w:sz w:val="24"/>
          <w:szCs w:val="24"/>
          <w:lang w:eastAsia="pt-BR"/>
        </w:rPr>
        <w:t>o serviço</w:t>
      </w:r>
      <w:r w:rsidR="00D85045">
        <w:rPr>
          <w:rFonts w:ascii="Times New Roman" w:eastAsia="Times New Roman" w:hAnsi="Times New Roman" w:cs="Times New Roman"/>
          <w:sz w:val="24"/>
          <w:szCs w:val="24"/>
          <w:lang w:eastAsia="pt-BR"/>
        </w:rPr>
        <w:t>, a imagem exibe dois métodos disponíveis para consumo.</w:t>
      </w:r>
    </w:p>
    <w:p w:rsidR="00D23040" w:rsidRDefault="009A1F7C" w:rsidP="00BA1344">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Figura </w:t>
      </w:r>
      <w:r w:rsidR="00780702">
        <w:rPr>
          <w:rFonts w:ascii="Times New Roman" w:eastAsia="Times New Roman" w:hAnsi="Times New Roman" w:cs="Times New Roman"/>
          <w:b/>
          <w:sz w:val="24"/>
          <w:szCs w:val="24"/>
          <w:lang w:eastAsia="pt-BR"/>
        </w:rPr>
        <w:t>2</w:t>
      </w:r>
      <w:r w:rsidR="00105923">
        <w:rPr>
          <w:rFonts w:ascii="Times New Roman" w:eastAsia="Times New Roman" w:hAnsi="Times New Roman" w:cs="Times New Roman"/>
          <w:b/>
          <w:sz w:val="24"/>
          <w:szCs w:val="24"/>
          <w:lang w:eastAsia="pt-BR"/>
        </w:rPr>
        <w:t>2</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apresenta a tela inicial do sistema, onde é possível fazer uma pesquisa de acordo com sua região, cidade e serviço que deseja encontrar.</w:t>
      </w:r>
    </w:p>
    <w:p w:rsidR="009A1F7C" w:rsidRDefault="009A1F7C" w:rsidP="00BA1344">
      <w:pPr>
        <w:spacing w:line="360" w:lineRule="auto"/>
        <w:ind w:firstLine="709"/>
        <w:jc w:val="both"/>
        <w:rPr>
          <w:rFonts w:ascii="Times New Roman" w:eastAsia="Times New Roman" w:hAnsi="Times New Roman" w:cs="Times New Roman"/>
          <w:sz w:val="24"/>
          <w:szCs w:val="24"/>
          <w:lang w:eastAsia="pt-BR"/>
        </w:rPr>
      </w:pPr>
    </w:p>
    <w:p w:rsidR="009A1F7C" w:rsidRDefault="009A1F7C" w:rsidP="00BA1344">
      <w:pPr>
        <w:spacing w:line="360" w:lineRule="auto"/>
        <w:ind w:firstLine="709"/>
        <w:jc w:val="both"/>
        <w:rPr>
          <w:rFonts w:ascii="Times New Roman" w:eastAsia="Times New Roman" w:hAnsi="Times New Roman" w:cs="Times New Roman"/>
          <w:sz w:val="24"/>
          <w:szCs w:val="24"/>
          <w:lang w:eastAsia="pt-BR"/>
        </w:rPr>
      </w:pPr>
    </w:p>
    <w:p w:rsidR="009A1F7C" w:rsidRDefault="009A1F7C" w:rsidP="00BA1344">
      <w:pPr>
        <w:spacing w:line="360" w:lineRule="auto"/>
        <w:ind w:firstLine="709"/>
        <w:jc w:val="both"/>
        <w:rPr>
          <w:rFonts w:ascii="Times New Roman" w:eastAsia="Times New Roman" w:hAnsi="Times New Roman" w:cs="Times New Roman"/>
          <w:sz w:val="24"/>
          <w:szCs w:val="24"/>
          <w:lang w:eastAsia="pt-BR"/>
        </w:rPr>
      </w:pPr>
    </w:p>
    <w:p w:rsidR="009A1F7C" w:rsidRDefault="009A1F7C" w:rsidP="00BA1344">
      <w:pPr>
        <w:spacing w:line="360" w:lineRule="auto"/>
        <w:ind w:firstLine="709"/>
        <w:jc w:val="both"/>
        <w:rPr>
          <w:rFonts w:ascii="Times New Roman" w:eastAsia="Times New Roman" w:hAnsi="Times New Roman" w:cs="Times New Roman"/>
          <w:sz w:val="24"/>
          <w:szCs w:val="24"/>
          <w:lang w:eastAsia="pt-BR"/>
        </w:rPr>
      </w:pPr>
    </w:p>
    <w:p w:rsidR="008F6A7C" w:rsidRDefault="001B0E1D" w:rsidP="00773707">
      <w:pPr>
        <w:spacing w:line="360" w:lineRule="auto"/>
        <w:ind w:firstLine="709"/>
        <w:jc w:val="both"/>
        <w:rPr>
          <w:rFonts w:ascii="Times New Roman" w:eastAsia="Times New Roman" w:hAnsi="Times New Roman" w:cs="Times New Roman"/>
          <w:sz w:val="24"/>
          <w:szCs w:val="24"/>
          <w:lang w:eastAsia="pt-BR"/>
        </w:rPr>
      </w:pPr>
      <w:r w:rsidRPr="001B0E1D">
        <w:rPr>
          <w:noProof/>
        </w:rPr>
        <w:lastRenderedPageBreak/>
        <w:pict>
          <v:shape id="_x0000_s1065" type="#_x0000_t202" style="position:absolute;left:0;text-align:left;margin-left:-12.3pt;margin-top:229.95pt;width:439.35pt;height:22.65pt;z-index:251681280" stroked="f">
            <v:textbox style="mso-fit-shape-to-text:t" inset="0,0,0,0">
              <w:txbxContent>
                <w:p w:rsidR="008759E6" w:rsidRPr="00D45039" w:rsidRDefault="008759E6" w:rsidP="00D45039">
                  <w:pPr>
                    <w:pStyle w:val="Legenda"/>
                    <w:jc w:val="center"/>
                    <w:rPr>
                      <w:rFonts w:ascii="Times New Roman" w:eastAsia="Times New Roman" w:hAnsi="Times New Roman" w:cs="Times New Roman"/>
                      <w:b w:val="0"/>
                      <w:bCs w:val="0"/>
                      <w:color w:val="auto"/>
                      <w:sz w:val="22"/>
                      <w:szCs w:val="24"/>
                      <w:lang w:eastAsia="pt-BR"/>
                    </w:rPr>
                  </w:pPr>
                  <w:bookmarkStart w:id="240" w:name="_Toc404667062"/>
                  <w:r w:rsidRPr="00D45039">
                    <w:rPr>
                      <w:rFonts w:ascii="Times New Roman" w:eastAsia="Times New Roman" w:hAnsi="Times New Roman" w:cs="Times New Roman"/>
                      <w:b w:val="0"/>
                      <w:bCs w:val="0"/>
                      <w:color w:val="auto"/>
                      <w:sz w:val="22"/>
                      <w:szCs w:val="24"/>
                      <w:lang w:eastAsia="pt-BR"/>
                    </w:rPr>
                    <w:t xml:space="preserve">Figura </w:t>
                  </w:r>
                  <w:r w:rsidR="001B0E1D" w:rsidRPr="00D45039">
                    <w:rPr>
                      <w:rFonts w:ascii="Times New Roman" w:eastAsia="Times New Roman" w:hAnsi="Times New Roman" w:cs="Times New Roman"/>
                      <w:b w:val="0"/>
                      <w:bCs w:val="0"/>
                      <w:color w:val="auto"/>
                      <w:sz w:val="22"/>
                      <w:szCs w:val="24"/>
                      <w:lang w:eastAsia="pt-BR"/>
                    </w:rPr>
                    <w:fldChar w:fldCharType="begin"/>
                  </w:r>
                  <w:r w:rsidRPr="00D45039">
                    <w:rPr>
                      <w:rFonts w:ascii="Times New Roman" w:eastAsia="Times New Roman" w:hAnsi="Times New Roman" w:cs="Times New Roman"/>
                      <w:b w:val="0"/>
                      <w:bCs w:val="0"/>
                      <w:color w:val="auto"/>
                      <w:sz w:val="22"/>
                      <w:szCs w:val="24"/>
                      <w:lang w:eastAsia="pt-BR"/>
                    </w:rPr>
                    <w:instrText xml:space="preserve"> SEQ Figura \* ARABIC </w:instrText>
                  </w:r>
                  <w:r w:rsidR="001B0E1D" w:rsidRPr="00D45039">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22</w:t>
                  </w:r>
                  <w:r w:rsidR="001B0E1D" w:rsidRPr="00D45039">
                    <w:rPr>
                      <w:rFonts w:ascii="Times New Roman" w:eastAsia="Times New Roman" w:hAnsi="Times New Roman" w:cs="Times New Roman"/>
                      <w:b w:val="0"/>
                      <w:bCs w:val="0"/>
                      <w:color w:val="auto"/>
                      <w:sz w:val="22"/>
                      <w:szCs w:val="24"/>
                      <w:lang w:eastAsia="pt-BR"/>
                    </w:rPr>
                    <w:fldChar w:fldCharType="end"/>
                  </w:r>
                  <w:r w:rsidRPr="00D45039">
                    <w:rPr>
                      <w:rFonts w:ascii="Times New Roman" w:eastAsia="Times New Roman" w:hAnsi="Times New Roman" w:cs="Times New Roman"/>
                      <w:b w:val="0"/>
                      <w:bCs w:val="0"/>
                      <w:color w:val="auto"/>
                      <w:sz w:val="22"/>
                      <w:szCs w:val="24"/>
                      <w:lang w:eastAsia="pt-BR"/>
                    </w:rPr>
                    <w:t>. Tela principal da aplicação.</w:t>
                  </w:r>
                  <w:bookmarkEnd w:id="240"/>
                </w:p>
              </w:txbxContent>
            </v:textbox>
            <w10:wrap type="square"/>
          </v:shape>
        </w:pict>
      </w:r>
      <w:r w:rsidR="009A1F7C" w:rsidRPr="000C59D7">
        <w:rPr>
          <w:rFonts w:ascii="Times New Roman" w:eastAsia="Times New Roman" w:hAnsi="Times New Roman" w:cs="Times New Roman"/>
          <w:noProof/>
          <w:sz w:val="24"/>
          <w:szCs w:val="24"/>
          <w:lang w:eastAsia="pt-BR"/>
        </w:rPr>
        <w:drawing>
          <wp:anchor distT="0" distB="0" distL="114300" distR="114300" simplePos="0" relativeHeight="251667456" behindDoc="0" locked="0" layoutInCell="1" allowOverlap="1">
            <wp:simplePos x="0" y="0"/>
            <wp:positionH relativeFrom="column">
              <wp:posOffset>-156192</wp:posOffset>
            </wp:positionH>
            <wp:positionV relativeFrom="paragraph">
              <wp:posOffset>205740</wp:posOffset>
            </wp:positionV>
            <wp:extent cx="5579745" cy="2461903"/>
            <wp:effectExtent l="19050" t="19050" r="1905" b="0"/>
            <wp:wrapSquare wrapText="bothSides"/>
            <wp:docPr id="21" name="Imagem 21" descr="C:\Users\Wesley-pc\Desktop\Tela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TelaPrincipal.png"/>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9745" cy="2461903"/>
                    </a:xfrm>
                    <a:prstGeom prst="rect">
                      <a:avLst/>
                    </a:prstGeom>
                    <a:noFill/>
                    <a:ln w="9525">
                      <a:solidFill>
                        <a:schemeClr val="tx1"/>
                      </a:solidFill>
                    </a:ln>
                  </pic:spPr>
                </pic:pic>
              </a:graphicData>
            </a:graphic>
          </wp:anchor>
        </w:drawing>
      </w:r>
    </w:p>
    <w:p w:rsidR="000C59D7" w:rsidRDefault="00373B7E" w:rsidP="00773707">
      <w:pPr>
        <w:spacing w:line="360" w:lineRule="auto"/>
        <w:ind w:firstLine="709"/>
        <w:jc w:val="both"/>
        <w:rPr>
          <w:ins w:id="241" w:author="thatiane" w:date="2014-11-28T15:03:00Z"/>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Como ilustrado na Figura </w:t>
      </w:r>
      <w:r w:rsidR="00780702">
        <w:rPr>
          <w:rFonts w:ascii="Times New Roman" w:eastAsia="Times New Roman" w:hAnsi="Times New Roman" w:cs="Times New Roman"/>
          <w:b/>
          <w:sz w:val="24"/>
          <w:szCs w:val="24"/>
          <w:lang w:eastAsia="pt-BR"/>
        </w:rPr>
        <w:t>2</w:t>
      </w:r>
      <w:r w:rsidR="00105923">
        <w:rPr>
          <w:rFonts w:ascii="Times New Roman" w:eastAsia="Times New Roman" w:hAnsi="Times New Roman" w:cs="Times New Roman"/>
          <w:b/>
          <w:sz w:val="24"/>
          <w:szCs w:val="24"/>
          <w:lang w:eastAsia="pt-BR"/>
        </w:rPr>
        <w:t>2</w:t>
      </w:r>
      <w:r>
        <w:rPr>
          <w:rFonts w:ascii="Times New Roman" w:eastAsia="Times New Roman" w:hAnsi="Times New Roman" w:cs="Times New Roman"/>
          <w:sz w:val="24"/>
          <w:szCs w:val="24"/>
          <w:lang w:eastAsia="pt-BR"/>
        </w:rPr>
        <w:t xml:space="preserve">, é possível visualizar o menu com indicações a amigos, conhecer sobre a ferramenta, enviar e-mails aos administradores do sistema, efetuar </w:t>
      </w:r>
      <w:proofErr w:type="spellStart"/>
      <w:r>
        <w:rPr>
          <w:rFonts w:ascii="Times New Roman" w:eastAsia="Times New Roman" w:hAnsi="Times New Roman" w:cs="Times New Roman"/>
          <w:sz w:val="24"/>
          <w:szCs w:val="24"/>
          <w:lang w:eastAsia="pt-BR"/>
        </w:rPr>
        <w:t>login</w:t>
      </w:r>
      <w:proofErr w:type="spellEnd"/>
      <w:r>
        <w:rPr>
          <w:rFonts w:ascii="Times New Roman" w:eastAsia="Times New Roman" w:hAnsi="Times New Roman" w:cs="Times New Roman"/>
          <w:sz w:val="24"/>
          <w:szCs w:val="24"/>
          <w:lang w:eastAsia="pt-BR"/>
        </w:rPr>
        <w:t xml:space="preserve"> e cadastra-se. </w:t>
      </w:r>
      <w:r w:rsidR="00CF5420">
        <w:rPr>
          <w:rFonts w:ascii="Times New Roman" w:eastAsia="Times New Roman" w:hAnsi="Times New Roman" w:cs="Times New Roman"/>
          <w:sz w:val="24"/>
          <w:szCs w:val="24"/>
          <w:lang w:eastAsia="pt-BR"/>
        </w:rPr>
        <w:t xml:space="preserve">Para pesquisar algum prestador de serviço é necessário </w:t>
      </w:r>
      <w:r>
        <w:rPr>
          <w:rFonts w:ascii="Times New Roman" w:eastAsia="Times New Roman" w:hAnsi="Times New Roman" w:cs="Times New Roman"/>
          <w:sz w:val="24"/>
          <w:szCs w:val="24"/>
          <w:lang w:eastAsia="pt-BR"/>
        </w:rPr>
        <w:t>selecionar o estado, cidade e atividade que deseja pesquisar.</w:t>
      </w:r>
    </w:p>
    <w:p w:rsidR="00541998" w:rsidRPr="00107446" w:rsidRDefault="00541998" w:rsidP="00541998">
      <w:pPr>
        <w:spacing w:line="360" w:lineRule="auto"/>
        <w:ind w:firstLine="709"/>
        <w:jc w:val="both"/>
        <w:rPr>
          <w:ins w:id="242" w:author="thatiane" w:date="2014-11-28T15:03:00Z"/>
          <w:rFonts w:ascii="Times New Roman" w:hAnsi="Times New Roman" w:cs="Times New Roman"/>
          <w:sz w:val="24"/>
          <w:szCs w:val="24"/>
        </w:rPr>
      </w:pPr>
      <w:ins w:id="243" w:author="thatiane" w:date="2014-11-28T15:03:00Z">
        <w:r>
          <w:rPr>
            <w:rFonts w:ascii="Times New Roman" w:hAnsi="Times New Roman" w:cs="Times New Roman"/>
            <w:sz w:val="24"/>
            <w:szCs w:val="24"/>
          </w:rPr>
          <w:t>Criar um parágrafo que conclua o assunto dessa seção e introduza o assunto da próxima.</w:t>
        </w:r>
      </w:ins>
    </w:p>
    <w:p w:rsidR="00541998" w:rsidRDefault="00541998" w:rsidP="00773707">
      <w:pPr>
        <w:spacing w:line="360" w:lineRule="auto"/>
        <w:ind w:firstLine="709"/>
        <w:jc w:val="both"/>
        <w:rPr>
          <w:rFonts w:ascii="Times New Roman" w:eastAsia="Times New Roman" w:hAnsi="Times New Roman" w:cs="Times New Roman"/>
          <w:sz w:val="24"/>
          <w:szCs w:val="24"/>
          <w:lang w:eastAsia="pt-BR"/>
        </w:rPr>
      </w:pPr>
    </w:p>
    <w:p w:rsidR="00773707" w:rsidRDefault="00773707" w:rsidP="00773707">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244" w:name="_Toc404667108"/>
      <w:r>
        <w:rPr>
          <w:rFonts w:ascii="Times New Roman" w:hAnsi="Times New Roman" w:cs="Times New Roman"/>
          <w:b w:val="0"/>
          <w:color w:val="auto"/>
        </w:rPr>
        <w:t>Recursos</w:t>
      </w:r>
      <w:bookmarkEnd w:id="244"/>
    </w:p>
    <w:p w:rsidR="002F2EBE" w:rsidRDefault="00405B2F" w:rsidP="00EF5A8A">
      <w:pPr>
        <w:spacing w:line="360" w:lineRule="auto"/>
        <w:ind w:firstLine="709"/>
        <w:jc w:val="both"/>
        <w:rPr>
          <w:ins w:id="245" w:author="thatiane" w:date="2014-11-28T15:03:00Z"/>
          <w:rFonts w:ascii="Times New Roman" w:eastAsia="Times New Roman" w:hAnsi="Times New Roman" w:cs="Times New Roman"/>
          <w:sz w:val="24"/>
          <w:szCs w:val="24"/>
          <w:lang w:eastAsia="pt-BR"/>
        </w:rPr>
      </w:pPr>
      <w:r w:rsidRPr="00405B2F">
        <w:rPr>
          <w:rFonts w:ascii="Times New Roman" w:eastAsia="Times New Roman" w:hAnsi="Times New Roman" w:cs="Times New Roman"/>
          <w:sz w:val="24"/>
          <w:szCs w:val="24"/>
          <w:lang w:eastAsia="pt-BR"/>
        </w:rPr>
        <w:t xml:space="preserve">Com base em alguns requisitos </w:t>
      </w:r>
      <w:proofErr w:type="spellStart"/>
      <w:r w:rsidRPr="00405B2F">
        <w:rPr>
          <w:rFonts w:ascii="Times New Roman" w:eastAsia="Times New Roman" w:hAnsi="Times New Roman" w:cs="Times New Roman"/>
          <w:sz w:val="24"/>
          <w:szCs w:val="24"/>
          <w:lang w:eastAsia="pt-BR"/>
        </w:rPr>
        <w:t>elicitados</w:t>
      </w:r>
      <w:proofErr w:type="spellEnd"/>
      <w:r w:rsidRPr="00405B2F">
        <w:rPr>
          <w:rFonts w:ascii="Times New Roman" w:eastAsia="Times New Roman" w:hAnsi="Times New Roman" w:cs="Times New Roman"/>
          <w:sz w:val="24"/>
          <w:szCs w:val="24"/>
          <w:lang w:eastAsia="pt-BR"/>
        </w:rPr>
        <w:t xml:space="preserve"> os recursos</w:t>
      </w:r>
      <w:r w:rsidR="009B75C3">
        <w:rPr>
          <w:rFonts w:ascii="Times New Roman" w:eastAsia="Times New Roman" w:hAnsi="Times New Roman" w:cs="Times New Roman"/>
          <w:sz w:val="24"/>
          <w:szCs w:val="24"/>
          <w:lang w:eastAsia="pt-BR"/>
        </w:rPr>
        <w:t xml:space="preserve"> mais importantes serão detalhados nesta seção</w:t>
      </w:r>
      <w:r w:rsidRPr="00405B2F">
        <w:rPr>
          <w:rFonts w:ascii="Times New Roman" w:eastAsia="Times New Roman" w:hAnsi="Times New Roman" w:cs="Times New Roman"/>
          <w:sz w:val="24"/>
          <w:szCs w:val="24"/>
          <w:lang w:eastAsia="pt-BR"/>
        </w:rPr>
        <w:t xml:space="preserve">: </w:t>
      </w:r>
      <w:r w:rsidR="00EA6DF4">
        <w:rPr>
          <w:rFonts w:ascii="Times New Roman" w:eastAsia="Times New Roman" w:hAnsi="Times New Roman" w:cs="Times New Roman"/>
          <w:sz w:val="24"/>
          <w:szCs w:val="24"/>
          <w:lang w:eastAsia="pt-BR"/>
        </w:rPr>
        <w:t xml:space="preserve">cadastrar usuário, </w:t>
      </w:r>
      <w:r w:rsidRPr="00405B2F">
        <w:rPr>
          <w:rFonts w:ascii="Times New Roman" w:eastAsia="Times New Roman" w:hAnsi="Times New Roman" w:cs="Times New Roman"/>
          <w:sz w:val="24"/>
          <w:szCs w:val="24"/>
          <w:lang w:eastAsia="pt-BR"/>
        </w:rPr>
        <w:t xml:space="preserve">pesquisar </w:t>
      </w:r>
      <w:r w:rsidR="00807BCA">
        <w:rPr>
          <w:rFonts w:ascii="Times New Roman" w:eastAsia="Times New Roman" w:hAnsi="Times New Roman" w:cs="Times New Roman"/>
          <w:sz w:val="24"/>
          <w:szCs w:val="24"/>
          <w:lang w:eastAsia="pt-BR"/>
        </w:rPr>
        <w:t>prestador de serviço</w:t>
      </w:r>
      <w:r w:rsidR="001312F0">
        <w:rPr>
          <w:rFonts w:ascii="Times New Roman" w:eastAsia="Times New Roman" w:hAnsi="Times New Roman" w:cs="Times New Roman"/>
          <w:sz w:val="24"/>
          <w:szCs w:val="24"/>
          <w:lang w:eastAsia="pt-BR"/>
        </w:rPr>
        <w:t>, indicar sistema</w:t>
      </w:r>
      <w:r w:rsidR="00EA6DF4">
        <w:rPr>
          <w:rFonts w:ascii="Times New Roman" w:eastAsia="Times New Roman" w:hAnsi="Times New Roman" w:cs="Times New Roman"/>
          <w:sz w:val="24"/>
          <w:szCs w:val="24"/>
          <w:lang w:eastAsia="pt-BR"/>
        </w:rPr>
        <w:t xml:space="preserve"> e</w:t>
      </w:r>
      <w:r w:rsidRPr="00405B2F">
        <w:rPr>
          <w:rFonts w:ascii="Times New Roman" w:eastAsia="Times New Roman" w:hAnsi="Times New Roman" w:cs="Times New Roman"/>
          <w:sz w:val="24"/>
          <w:szCs w:val="24"/>
          <w:lang w:eastAsia="pt-BR"/>
        </w:rPr>
        <w:t xml:space="preserve"> </w:t>
      </w:r>
      <w:r w:rsidR="00807BCA">
        <w:rPr>
          <w:rFonts w:ascii="Times New Roman" w:eastAsia="Times New Roman" w:hAnsi="Times New Roman" w:cs="Times New Roman"/>
          <w:sz w:val="24"/>
          <w:szCs w:val="24"/>
          <w:lang w:eastAsia="pt-BR"/>
        </w:rPr>
        <w:t>cadastrar serviço</w:t>
      </w:r>
      <w:r w:rsidRPr="00405B2F">
        <w:rPr>
          <w:rFonts w:ascii="Times New Roman" w:eastAsia="Times New Roman" w:hAnsi="Times New Roman" w:cs="Times New Roman"/>
          <w:sz w:val="24"/>
          <w:szCs w:val="24"/>
          <w:lang w:eastAsia="pt-BR"/>
        </w:rPr>
        <w:t xml:space="preserve">. </w:t>
      </w:r>
      <w:r w:rsidR="004F75A5" w:rsidRPr="00405B2F">
        <w:rPr>
          <w:rFonts w:ascii="Times New Roman" w:eastAsia="Times New Roman" w:hAnsi="Times New Roman" w:cs="Times New Roman"/>
          <w:sz w:val="24"/>
          <w:szCs w:val="24"/>
          <w:lang w:eastAsia="pt-BR"/>
        </w:rPr>
        <w:t xml:space="preserve">Cada um será abordado </w:t>
      </w:r>
      <w:r w:rsidR="004F75A5">
        <w:rPr>
          <w:rFonts w:ascii="Times New Roman" w:eastAsia="Times New Roman" w:hAnsi="Times New Roman" w:cs="Times New Roman"/>
          <w:sz w:val="24"/>
          <w:szCs w:val="24"/>
          <w:lang w:eastAsia="pt-BR"/>
        </w:rPr>
        <w:t>n</w:t>
      </w:r>
      <w:r w:rsidRPr="00405B2F">
        <w:rPr>
          <w:rFonts w:ascii="Times New Roman" w:eastAsia="Times New Roman" w:hAnsi="Times New Roman" w:cs="Times New Roman"/>
          <w:sz w:val="24"/>
          <w:szCs w:val="24"/>
          <w:lang w:eastAsia="pt-BR"/>
        </w:rPr>
        <w:t xml:space="preserve">as subseções </w:t>
      </w:r>
      <w:r w:rsidR="004F75A5">
        <w:rPr>
          <w:rFonts w:ascii="Times New Roman" w:eastAsia="Times New Roman" w:hAnsi="Times New Roman" w:cs="Times New Roman"/>
          <w:sz w:val="24"/>
          <w:szCs w:val="24"/>
          <w:lang w:eastAsia="pt-BR"/>
        </w:rPr>
        <w:t>seguinte</w:t>
      </w:r>
      <w:r w:rsidR="006D38CC">
        <w:rPr>
          <w:rFonts w:ascii="Times New Roman" w:eastAsia="Times New Roman" w:hAnsi="Times New Roman" w:cs="Times New Roman"/>
          <w:sz w:val="24"/>
          <w:szCs w:val="24"/>
          <w:lang w:eastAsia="pt-BR"/>
        </w:rPr>
        <w:t>s</w:t>
      </w:r>
      <w:r w:rsidRPr="00405B2F">
        <w:rPr>
          <w:rFonts w:ascii="Times New Roman" w:eastAsia="Times New Roman" w:hAnsi="Times New Roman" w:cs="Times New Roman"/>
          <w:sz w:val="24"/>
          <w:szCs w:val="24"/>
          <w:lang w:eastAsia="pt-BR"/>
        </w:rPr>
        <w:t>.</w:t>
      </w:r>
    </w:p>
    <w:p w:rsidR="00541998" w:rsidRDefault="00541998" w:rsidP="00EF5A8A">
      <w:pPr>
        <w:spacing w:line="360" w:lineRule="auto"/>
        <w:ind w:firstLine="709"/>
        <w:jc w:val="both"/>
        <w:rPr>
          <w:rFonts w:ascii="Times New Roman" w:eastAsia="Times New Roman" w:hAnsi="Times New Roman" w:cs="Times New Roman"/>
          <w:sz w:val="24"/>
          <w:szCs w:val="24"/>
          <w:lang w:eastAsia="pt-BR"/>
        </w:rPr>
      </w:pPr>
    </w:p>
    <w:p w:rsidR="00D23040" w:rsidRDefault="00D45039" w:rsidP="00D23040">
      <w:pPr>
        <w:pStyle w:val="Ttulo1"/>
        <w:numPr>
          <w:ilvl w:val="3"/>
          <w:numId w:val="37"/>
        </w:numPr>
        <w:spacing w:before="100" w:beforeAutospacing="1" w:after="100" w:afterAutospacing="1" w:line="360" w:lineRule="auto"/>
        <w:ind w:left="284" w:hanging="284"/>
        <w:rPr>
          <w:rFonts w:ascii="Times New Roman" w:hAnsi="Times New Roman" w:cs="Times New Roman"/>
          <w:b w:val="0"/>
          <w:color w:val="auto"/>
        </w:rPr>
      </w:pPr>
      <w:bookmarkStart w:id="246" w:name="_Toc404667109"/>
      <w:proofErr w:type="spellStart"/>
      <w:r>
        <w:rPr>
          <w:rFonts w:ascii="Times New Roman" w:hAnsi="Times New Roman" w:cs="Times New Roman"/>
          <w:b w:val="0"/>
          <w:color w:val="auto"/>
        </w:rPr>
        <w:t>Login</w:t>
      </w:r>
      <w:proofErr w:type="spellEnd"/>
      <w:r>
        <w:rPr>
          <w:rFonts w:ascii="Times New Roman" w:hAnsi="Times New Roman" w:cs="Times New Roman"/>
          <w:b w:val="0"/>
          <w:color w:val="auto"/>
        </w:rPr>
        <w:t>/</w:t>
      </w:r>
      <w:r w:rsidR="007D1F4B" w:rsidRPr="008D156C">
        <w:rPr>
          <w:rFonts w:ascii="Times New Roman" w:hAnsi="Times New Roman" w:cs="Times New Roman"/>
          <w:b w:val="0"/>
          <w:color w:val="auto"/>
        </w:rPr>
        <w:t>Cadastrar Usuário</w:t>
      </w:r>
      <w:bookmarkEnd w:id="246"/>
    </w:p>
    <w:p w:rsidR="00D23040" w:rsidRPr="00D23040" w:rsidRDefault="00D23040" w:rsidP="00D23040">
      <w:pPr>
        <w:spacing w:line="360" w:lineRule="auto"/>
        <w:ind w:firstLine="709"/>
        <w:jc w:val="both"/>
        <w:rPr>
          <w:rFonts w:ascii="Times New Roman" w:eastAsia="Times New Roman" w:hAnsi="Times New Roman" w:cs="Times New Roman"/>
          <w:sz w:val="24"/>
          <w:szCs w:val="24"/>
          <w:lang w:eastAsia="pt-BR"/>
        </w:rPr>
      </w:pPr>
      <w:r w:rsidRPr="008D156C">
        <w:rPr>
          <w:rFonts w:ascii="Times New Roman" w:eastAsia="Times New Roman" w:hAnsi="Times New Roman" w:cs="Times New Roman"/>
          <w:sz w:val="24"/>
          <w:szCs w:val="24"/>
          <w:lang w:eastAsia="pt-BR"/>
        </w:rPr>
        <w:t xml:space="preserve">Este recurso fornece ao usuário a opção de </w:t>
      </w:r>
      <w:r>
        <w:rPr>
          <w:rFonts w:ascii="Times New Roman" w:eastAsia="Times New Roman" w:hAnsi="Times New Roman" w:cs="Times New Roman"/>
          <w:sz w:val="24"/>
          <w:szCs w:val="24"/>
          <w:lang w:eastAsia="pt-BR"/>
        </w:rPr>
        <w:t>acessar e/ou cadastrar-se para que possa desfrutar de suas funcionalidades</w:t>
      </w:r>
      <w:r w:rsidRPr="008D156C">
        <w:rPr>
          <w:rFonts w:ascii="Times New Roman" w:eastAsia="Times New Roman" w:hAnsi="Times New Roman" w:cs="Times New Roman"/>
          <w:sz w:val="24"/>
          <w:szCs w:val="24"/>
          <w:lang w:eastAsia="pt-BR"/>
        </w:rPr>
        <w:t xml:space="preserve">. A Figura </w:t>
      </w:r>
      <w:r w:rsidR="00752C4A">
        <w:rPr>
          <w:rFonts w:ascii="Times New Roman" w:eastAsia="Times New Roman" w:hAnsi="Times New Roman" w:cs="Times New Roman"/>
          <w:b/>
          <w:sz w:val="24"/>
          <w:szCs w:val="24"/>
          <w:lang w:eastAsia="pt-BR"/>
        </w:rPr>
        <w:t>2</w:t>
      </w:r>
      <w:r w:rsidR="00105923">
        <w:rPr>
          <w:rFonts w:ascii="Times New Roman" w:eastAsia="Times New Roman" w:hAnsi="Times New Roman" w:cs="Times New Roman"/>
          <w:b/>
          <w:sz w:val="24"/>
          <w:szCs w:val="24"/>
          <w:lang w:eastAsia="pt-BR"/>
        </w:rPr>
        <w:t>3</w:t>
      </w:r>
      <w:r w:rsidRPr="008D156C">
        <w:rPr>
          <w:rFonts w:ascii="Times New Roman" w:eastAsia="Times New Roman" w:hAnsi="Times New Roman" w:cs="Times New Roman"/>
          <w:sz w:val="24"/>
          <w:szCs w:val="24"/>
          <w:lang w:eastAsia="pt-BR"/>
        </w:rPr>
        <w:t xml:space="preserve"> apresenta a interface gráfica de usuário usada para este recurso:</w:t>
      </w:r>
    </w:p>
    <w:p w:rsidR="00C21826" w:rsidRDefault="001B0E1D" w:rsidP="008D156C">
      <w:pPr>
        <w:spacing w:line="360" w:lineRule="auto"/>
        <w:ind w:firstLine="709"/>
        <w:jc w:val="both"/>
        <w:rPr>
          <w:rFonts w:ascii="Times New Roman" w:eastAsia="Times New Roman" w:hAnsi="Times New Roman" w:cs="Times New Roman"/>
          <w:sz w:val="24"/>
          <w:szCs w:val="24"/>
          <w:lang w:eastAsia="pt-BR"/>
        </w:rPr>
      </w:pPr>
      <w:r w:rsidRPr="001B0E1D">
        <w:rPr>
          <w:noProof/>
        </w:rPr>
        <w:lastRenderedPageBreak/>
        <w:pict>
          <v:shape id="_x0000_s1066" type="#_x0000_t202" style="position:absolute;left:0;text-align:left;margin-left:-7.75pt;margin-top:310.95pt;width:439.35pt;height:22.65pt;z-index:251682304" stroked="f">
            <v:textbox style="mso-next-textbox:#_x0000_s1066;mso-fit-shape-to-text:t" inset="0,0,0,0">
              <w:txbxContent>
                <w:p w:rsidR="008759E6" w:rsidRPr="00D45039" w:rsidRDefault="008759E6" w:rsidP="00D45039">
                  <w:pPr>
                    <w:pStyle w:val="Legenda"/>
                    <w:jc w:val="center"/>
                    <w:rPr>
                      <w:rFonts w:ascii="Times New Roman" w:eastAsia="Times New Roman" w:hAnsi="Times New Roman" w:cs="Times New Roman"/>
                      <w:b w:val="0"/>
                      <w:bCs w:val="0"/>
                      <w:color w:val="auto"/>
                      <w:sz w:val="22"/>
                      <w:szCs w:val="24"/>
                      <w:lang w:eastAsia="pt-BR"/>
                    </w:rPr>
                  </w:pPr>
                  <w:bookmarkStart w:id="247" w:name="_Toc404667063"/>
                  <w:r w:rsidRPr="00D45039">
                    <w:rPr>
                      <w:rFonts w:ascii="Times New Roman" w:eastAsia="Times New Roman" w:hAnsi="Times New Roman" w:cs="Times New Roman"/>
                      <w:b w:val="0"/>
                      <w:bCs w:val="0"/>
                      <w:color w:val="auto"/>
                      <w:sz w:val="22"/>
                      <w:szCs w:val="24"/>
                      <w:lang w:eastAsia="pt-BR"/>
                    </w:rPr>
                    <w:t xml:space="preserve">Figura </w:t>
                  </w:r>
                  <w:r w:rsidR="001B0E1D" w:rsidRPr="00D45039">
                    <w:rPr>
                      <w:rFonts w:ascii="Times New Roman" w:eastAsia="Times New Roman" w:hAnsi="Times New Roman" w:cs="Times New Roman"/>
                      <w:b w:val="0"/>
                      <w:bCs w:val="0"/>
                      <w:color w:val="auto"/>
                      <w:sz w:val="22"/>
                      <w:szCs w:val="24"/>
                      <w:lang w:eastAsia="pt-BR"/>
                    </w:rPr>
                    <w:fldChar w:fldCharType="begin"/>
                  </w:r>
                  <w:r w:rsidRPr="00D45039">
                    <w:rPr>
                      <w:rFonts w:ascii="Times New Roman" w:eastAsia="Times New Roman" w:hAnsi="Times New Roman" w:cs="Times New Roman"/>
                      <w:b w:val="0"/>
                      <w:bCs w:val="0"/>
                      <w:color w:val="auto"/>
                      <w:sz w:val="22"/>
                      <w:szCs w:val="24"/>
                      <w:lang w:eastAsia="pt-BR"/>
                    </w:rPr>
                    <w:instrText xml:space="preserve"> SEQ Figura \* ARABIC </w:instrText>
                  </w:r>
                  <w:r w:rsidR="001B0E1D" w:rsidRPr="00D45039">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23</w:t>
                  </w:r>
                  <w:r w:rsidR="001B0E1D" w:rsidRPr="00D45039">
                    <w:rPr>
                      <w:rFonts w:ascii="Times New Roman" w:eastAsia="Times New Roman" w:hAnsi="Times New Roman" w:cs="Times New Roman"/>
                      <w:b w:val="0"/>
                      <w:bCs w:val="0"/>
                      <w:color w:val="auto"/>
                      <w:sz w:val="22"/>
                      <w:szCs w:val="24"/>
                      <w:lang w:eastAsia="pt-BR"/>
                    </w:rPr>
                    <w:fldChar w:fldCharType="end"/>
                  </w:r>
                  <w:r w:rsidRPr="00D45039">
                    <w:rPr>
                      <w:rFonts w:ascii="Times New Roman" w:eastAsia="Times New Roman" w:hAnsi="Times New Roman" w:cs="Times New Roman"/>
                      <w:b w:val="0"/>
                      <w:bCs w:val="0"/>
                      <w:color w:val="auto"/>
                      <w:sz w:val="22"/>
                      <w:szCs w:val="24"/>
                      <w:lang w:eastAsia="pt-BR"/>
                    </w:rPr>
                    <w:t xml:space="preserve">. Tela de </w:t>
                  </w:r>
                  <w:proofErr w:type="spellStart"/>
                  <w:r>
                    <w:rPr>
                      <w:rFonts w:ascii="Times New Roman" w:eastAsia="Times New Roman" w:hAnsi="Times New Roman" w:cs="Times New Roman"/>
                      <w:b w:val="0"/>
                      <w:bCs w:val="0"/>
                      <w:color w:val="auto"/>
                      <w:sz w:val="22"/>
                      <w:szCs w:val="24"/>
                      <w:lang w:eastAsia="pt-BR"/>
                    </w:rPr>
                    <w:t>login</w:t>
                  </w:r>
                  <w:proofErr w:type="spellEnd"/>
                  <w:r>
                    <w:rPr>
                      <w:rFonts w:ascii="Times New Roman" w:eastAsia="Times New Roman" w:hAnsi="Times New Roman" w:cs="Times New Roman"/>
                      <w:b w:val="0"/>
                      <w:bCs w:val="0"/>
                      <w:color w:val="auto"/>
                      <w:sz w:val="22"/>
                      <w:szCs w:val="24"/>
                      <w:lang w:eastAsia="pt-BR"/>
                    </w:rPr>
                    <w:t>/</w:t>
                  </w:r>
                  <w:r w:rsidRPr="00D45039">
                    <w:rPr>
                      <w:rFonts w:ascii="Times New Roman" w:eastAsia="Times New Roman" w:hAnsi="Times New Roman" w:cs="Times New Roman"/>
                      <w:b w:val="0"/>
                      <w:bCs w:val="0"/>
                      <w:color w:val="auto"/>
                      <w:sz w:val="22"/>
                      <w:szCs w:val="24"/>
                      <w:lang w:eastAsia="pt-BR"/>
                    </w:rPr>
                    <w:t>cadastro de usuários.</w:t>
                  </w:r>
                  <w:bookmarkEnd w:id="247"/>
                </w:p>
              </w:txbxContent>
            </v:textbox>
            <w10:wrap type="square"/>
          </v:shape>
        </w:pict>
      </w:r>
      <w:r w:rsidR="00D23040" w:rsidRPr="00C21826">
        <w:rPr>
          <w:rFonts w:ascii="Times New Roman" w:eastAsia="Times New Roman" w:hAnsi="Times New Roman" w:cs="Times New Roman"/>
          <w:noProof/>
          <w:sz w:val="24"/>
          <w:szCs w:val="24"/>
          <w:lang w:eastAsia="pt-BR"/>
        </w:rPr>
        <w:drawing>
          <wp:anchor distT="0" distB="0" distL="114300" distR="114300" simplePos="0" relativeHeight="251668480" behindDoc="0" locked="0" layoutInCell="1" allowOverlap="1">
            <wp:simplePos x="0" y="0"/>
            <wp:positionH relativeFrom="column">
              <wp:posOffset>-32385</wp:posOffset>
            </wp:positionH>
            <wp:positionV relativeFrom="paragraph">
              <wp:posOffset>205740</wp:posOffset>
            </wp:positionV>
            <wp:extent cx="5579745" cy="3429635"/>
            <wp:effectExtent l="19050" t="19050" r="1905" b="0"/>
            <wp:wrapSquare wrapText="bothSides"/>
            <wp:docPr id="22" name="Imagem 22" descr="C:\Users\Wesley-pc\Desktop\Cad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Cadastro.png"/>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9745" cy="3429635"/>
                    </a:xfrm>
                    <a:prstGeom prst="rect">
                      <a:avLst/>
                    </a:prstGeom>
                    <a:noFill/>
                    <a:ln w="9525">
                      <a:solidFill>
                        <a:schemeClr val="tx1"/>
                      </a:solidFill>
                    </a:ln>
                  </pic:spPr>
                </pic:pic>
              </a:graphicData>
            </a:graphic>
          </wp:anchor>
        </w:drawing>
      </w:r>
    </w:p>
    <w:p w:rsidR="007F282B" w:rsidRDefault="00C21826" w:rsidP="008D156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Quando a tela de cadastro de usuário é acionada, </w:t>
      </w:r>
      <w:r w:rsidR="007F282B">
        <w:rPr>
          <w:rFonts w:ascii="Times New Roman" w:eastAsia="Times New Roman" w:hAnsi="Times New Roman" w:cs="Times New Roman"/>
          <w:sz w:val="24"/>
          <w:szCs w:val="24"/>
          <w:lang w:eastAsia="pt-BR"/>
        </w:rPr>
        <w:t>e exibido duas opções:</w:t>
      </w:r>
    </w:p>
    <w:p w:rsidR="007F282B" w:rsidRDefault="007F282B" w:rsidP="00C935D7">
      <w:pPr>
        <w:pStyle w:val="PargrafodaLista"/>
        <w:numPr>
          <w:ilvl w:val="0"/>
          <w:numId w:val="41"/>
        </w:numPr>
        <w:spacing w:line="360" w:lineRule="auto"/>
        <w:ind w:left="709"/>
        <w:jc w:val="both"/>
        <w:rPr>
          <w:rFonts w:ascii="Times New Roman" w:eastAsia="Times New Roman" w:hAnsi="Times New Roman" w:cs="Times New Roman"/>
          <w:sz w:val="24"/>
          <w:szCs w:val="24"/>
          <w:lang w:eastAsia="pt-BR"/>
        </w:rPr>
      </w:pPr>
      <w:r w:rsidRPr="007F282B">
        <w:rPr>
          <w:rFonts w:ascii="Times New Roman" w:eastAsia="Times New Roman" w:hAnsi="Times New Roman" w:cs="Times New Roman"/>
          <w:b/>
          <w:sz w:val="24"/>
          <w:szCs w:val="24"/>
          <w:lang w:eastAsia="pt-BR"/>
        </w:rPr>
        <w:t>Entrar na sua conta:</w:t>
      </w:r>
      <w:r>
        <w:rPr>
          <w:rFonts w:ascii="Times New Roman" w:eastAsia="Times New Roman" w:hAnsi="Times New Roman" w:cs="Times New Roman"/>
          <w:sz w:val="24"/>
          <w:szCs w:val="24"/>
          <w:lang w:eastAsia="pt-BR"/>
        </w:rPr>
        <w:t xml:space="preserve"> caso já tenha efetuado o cadastro basta preencher o formulário com seu </w:t>
      </w:r>
      <w:proofErr w:type="spellStart"/>
      <w:r>
        <w:rPr>
          <w:rFonts w:ascii="Times New Roman" w:eastAsia="Times New Roman" w:hAnsi="Times New Roman" w:cs="Times New Roman"/>
          <w:sz w:val="24"/>
          <w:szCs w:val="24"/>
          <w:lang w:eastAsia="pt-BR"/>
        </w:rPr>
        <w:t>login</w:t>
      </w:r>
      <w:proofErr w:type="spellEnd"/>
      <w:r>
        <w:rPr>
          <w:rFonts w:ascii="Times New Roman" w:eastAsia="Times New Roman" w:hAnsi="Times New Roman" w:cs="Times New Roman"/>
          <w:sz w:val="24"/>
          <w:szCs w:val="24"/>
          <w:lang w:eastAsia="pt-BR"/>
        </w:rPr>
        <w:t xml:space="preserve"> e senha para acessar o sistema;</w:t>
      </w:r>
    </w:p>
    <w:p w:rsidR="00BD2242" w:rsidRDefault="007F282B" w:rsidP="00BD2242">
      <w:pPr>
        <w:pStyle w:val="PargrafodaLista"/>
        <w:numPr>
          <w:ilvl w:val="0"/>
          <w:numId w:val="41"/>
        </w:numPr>
        <w:spacing w:line="360" w:lineRule="auto"/>
        <w:ind w:left="709"/>
        <w:jc w:val="both"/>
        <w:rPr>
          <w:rFonts w:ascii="Times New Roman" w:eastAsia="Times New Roman" w:hAnsi="Times New Roman" w:cs="Times New Roman"/>
          <w:sz w:val="24"/>
          <w:szCs w:val="24"/>
          <w:lang w:eastAsia="pt-BR"/>
        </w:rPr>
      </w:pPr>
      <w:r w:rsidRPr="007F282B">
        <w:rPr>
          <w:rFonts w:ascii="Times New Roman" w:eastAsia="Times New Roman" w:hAnsi="Times New Roman" w:cs="Times New Roman"/>
          <w:b/>
          <w:sz w:val="24"/>
          <w:szCs w:val="24"/>
          <w:lang w:eastAsia="pt-BR"/>
        </w:rPr>
        <w:t>Cadastrar usuário:</w:t>
      </w:r>
      <w:r>
        <w:rPr>
          <w:rFonts w:ascii="Times New Roman" w:eastAsia="Times New Roman" w:hAnsi="Times New Roman" w:cs="Times New Roman"/>
          <w:sz w:val="24"/>
          <w:szCs w:val="24"/>
          <w:lang w:eastAsia="pt-BR"/>
        </w:rPr>
        <w:t xml:space="preserve"> </w:t>
      </w:r>
      <w:r w:rsidR="00C21826" w:rsidRPr="007F282B">
        <w:rPr>
          <w:rFonts w:ascii="Times New Roman" w:eastAsia="Times New Roman" w:hAnsi="Times New Roman" w:cs="Times New Roman"/>
          <w:sz w:val="24"/>
          <w:szCs w:val="24"/>
          <w:lang w:eastAsia="pt-BR"/>
        </w:rPr>
        <w:t>exige que seja preenchido</w:t>
      </w:r>
      <w:r w:rsidR="00C369C1">
        <w:rPr>
          <w:rFonts w:ascii="Times New Roman" w:eastAsia="Times New Roman" w:hAnsi="Times New Roman" w:cs="Times New Roman"/>
          <w:sz w:val="24"/>
          <w:szCs w:val="24"/>
          <w:lang w:eastAsia="pt-BR"/>
        </w:rPr>
        <w:t xml:space="preserve"> um formulário para criar uma conta com os seguintes dados</w:t>
      </w:r>
      <w:r w:rsidR="00C21826" w:rsidRPr="007F282B">
        <w:rPr>
          <w:rFonts w:ascii="Times New Roman" w:eastAsia="Times New Roman" w:hAnsi="Times New Roman" w:cs="Times New Roman"/>
          <w:sz w:val="24"/>
          <w:szCs w:val="24"/>
          <w:lang w:eastAsia="pt-BR"/>
        </w:rPr>
        <w:t xml:space="preserve">: nome; sobrenome; </w:t>
      </w:r>
      <w:proofErr w:type="spellStart"/>
      <w:r w:rsidR="00C21826" w:rsidRPr="007F282B">
        <w:rPr>
          <w:rFonts w:ascii="Times New Roman" w:eastAsia="Times New Roman" w:hAnsi="Times New Roman" w:cs="Times New Roman"/>
          <w:sz w:val="24"/>
          <w:szCs w:val="24"/>
          <w:lang w:eastAsia="pt-BR"/>
        </w:rPr>
        <w:t>login</w:t>
      </w:r>
      <w:proofErr w:type="spellEnd"/>
      <w:r w:rsidR="00C21826" w:rsidRPr="007F282B">
        <w:rPr>
          <w:rFonts w:ascii="Times New Roman" w:eastAsia="Times New Roman" w:hAnsi="Times New Roman" w:cs="Times New Roman"/>
          <w:sz w:val="24"/>
          <w:szCs w:val="24"/>
          <w:lang w:eastAsia="pt-BR"/>
        </w:rPr>
        <w:t>; senha e confirma</w:t>
      </w:r>
      <w:r w:rsidR="00C369C1">
        <w:rPr>
          <w:rFonts w:ascii="Times New Roman" w:eastAsia="Times New Roman" w:hAnsi="Times New Roman" w:cs="Times New Roman"/>
          <w:sz w:val="24"/>
          <w:szCs w:val="24"/>
          <w:lang w:eastAsia="pt-BR"/>
        </w:rPr>
        <w:t xml:space="preserve"> senha;</w:t>
      </w:r>
    </w:p>
    <w:p w:rsidR="00BD2242" w:rsidRDefault="00BD2242" w:rsidP="00BD2242">
      <w:pPr>
        <w:spacing w:line="360" w:lineRule="auto"/>
        <w:ind w:firstLine="709"/>
        <w:jc w:val="both"/>
        <w:rPr>
          <w:ins w:id="248" w:author="thatiane" w:date="2014-11-28T15:03:00Z"/>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Após clicado no botão de cadastrar caso não haja nenhum erro, o sistema armazenará seus dados habilitando a utilização por completo da ferramenta.</w:t>
      </w:r>
    </w:p>
    <w:p w:rsidR="00541998" w:rsidRDefault="00541998" w:rsidP="00BD2242">
      <w:pPr>
        <w:spacing w:line="360" w:lineRule="auto"/>
        <w:ind w:firstLine="709"/>
        <w:jc w:val="both"/>
        <w:rPr>
          <w:rFonts w:ascii="Times New Roman" w:eastAsia="Times New Roman" w:hAnsi="Times New Roman" w:cs="Times New Roman"/>
          <w:sz w:val="24"/>
          <w:szCs w:val="24"/>
          <w:lang w:eastAsia="pt-BR"/>
        </w:rPr>
      </w:pPr>
    </w:p>
    <w:p w:rsidR="008D156C" w:rsidRDefault="008D156C" w:rsidP="006574C2">
      <w:pPr>
        <w:pStyle w:val="Ttulo1"/>
        <w:numPr>
          <w:ilvl w:val="3"/>
          <w:numId w:val="37"/>
        </w:numPr>
        <w:spacing w:before="100" w:beforeAutospacing="1" w:after="100" w:afterAutospacing="1" w:line="360" w:lineRule="auto"/>
        <w:ind w:left="284" w:hanging="284"/>
        <w:rPr>
          <w:rFonts w:ascii="Times New Roman" w:hAnsi="Times New Roman" w:cs="Times New Roman"/>
          <w:b w:val="0"/>
          <w:color w:val="auto"/>
        </w:rPr>
      </w:pPr>
      <w:bookmarkStart w:id="249" w:name="_Toc404667110"/>
      <w:r w:rsidRPr="006574C2">
        <w:rPr>
          <w:rFonts w:ascii="Times New Roman" w:hAnsi="Times New Roman" w:cs="Times New Roman"/>
          <w:b w:val="0"/>
          <w:color w:val="auto"/>
        </w:rPr>
        <w:t>Pesquisar Prestador de Serviço</w:t>
      </w:r>
      <w:bookmarkEnd w:id="249"/>
    </w:p>
    <w:p w:rsidR="00D23040" w:rsidRPr="00D23040" w:rsidRDefault="00D23040" w:rsidP="00D2304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Pesquisar prestadores de serviços </w:t>
      </w:r>
      <w:r w:rsidRPr="009C1987">
        <w:rPr>
          <w:rFonts w:ascii="Times New Roman" w:eastAsia="Times New Roman" w:hAnsi="Times New Roman" w:cs="Times New Roman"/>
          <w:sz w:val="24"/>
          <w:szCs w:val="24"/>
          <w:lang w:eastAsia="pt-BR"/>
        </w:rPr>
        <w:t xml:space="preserve">é um recurso que provê ao usuário sugestões de </w:t>
      </w:r>
      <w:r>
        <w:rPr>
          <w:rFonts w:ascii="Times New Roman" w:eastAsia="Times New Roman" w:hAnsi="Times New Roman" w:cs="Times New Roman"/>
          <w:sz w:val="24"/>
          <w:szCs w:val="24"/>
          <w:lang w:eastAsia="pt-BR"/>
        </w:rPr>
        <w:t>prestadores mais próximo de sua localidade</w:t>
      </w:r>
      <w:r w:rsidRPr="009C1987">
        <w:rPr>
          <w:rFonts w:ascii="Times New Roman" w:eastAsia="Times New Roman" w:hAnsi="Times New Roman" w:cs="Times New Roman"/>
          <w:sz w:val="24"/>
          <w:szCs w:val="24"/>
          <w:lang w:eastAsia="pt-BR"/>
        </w:rPr>
        <w:t xml:space="preserve">. A interface responsável por apresentar o recurso pode ser visualizada na Figura </w:t>
      </w:r>
      <w:r w:rsidR="003F5DA8">
        <w:rPr>
          <w:rFonts w:ascii="Times New Roman" w:eastAsia="Times New Roman" w:hAnsi="Times New Roman" w:cs="Times New Roman"/>
          <w:b/>
          <w:sz w:val="24"/>
          <w:szCs w:val="24"/>
          <w:lang w:eastAsia="pt-BR"/>
        </w:rPr>
        <w:t>2</w:t>
      </w:r>
      <w:r w:rsidR="00105923">
        <w:rPr>
          <w:rFonts w:ascii="Times New Roman" w:eastAsia="Times New Roman" w:hAnsi="Times New Roman" w:cs="Times New Roman"/>
          <w:b/>
          <w:sz w:val="24"/>
          <w:szCs w:val="24"/>
          <w:lang w:eastAsia="pt-BR"/>
        </w:rPr>
        <w:t>4</w:t>
      </w:r>
      <w:r w:rsidRPr="009C1987">
        <w:rPr>
          <w:rFonts w:ascii="Times New Roman" w:eastAsia="Times New Roman" w:hAnsi="Times New Roman" w:cs="Times New Roman"/>
          <w:sz w:val="24"/>
          <w:szCs w:val="24"/>
          <w:lang w:eastAsia="pt-BR"/>
        </w:rPr>
        <w:t>:</w:t>
      </w:r>
    </w:p>
    <w:p w:rsidR="00D23040" w:rsidRDefault="00D23040" w:rsidP="00D23040"/>
    <w:p w:rsidR="00D23040" w:rsidDel="00541998" w:rsidRDefault="00D23040" w:rsidP="00D23040">
      <w:pPr>
        <w:rPr>
          <w:del w:id="250" w:author="thatiane" w:date="2014-11-28T15:03:00Z"/>
        </w:rPr>
      </w:pPr>
    </w:p>
    <w:p w:rsidR="003F5DA8" w:rsidRDefault="001B0E1D" w:rsidP="008D156C">
      <w:pPr>
        <w:spacing w:line="360" w:lineRule="auto"/>
        <w:ind w:firstLine="709"/>
        <w:jc w:val="both"/>
      </w:pPr>
      <w:r>
        <w:rPr>
          <w:noProof/>
        </w:rPr>
        <w:pict>
          <v:shape id="_x0000_s1067" type="#_x0000_t202" style="position:absolute;left:0;text-align:left;margin-left:-14.55pt;margin-top:161.7pt;width:439.35pt;height:22.65pt;z-index:251683328" stroked="f">
            <v:textbox style="mso-next-textbox:#_x0000_s1067;mso-fit-shape-to-text:t" inset="0,0,0,0">
              <w:txbxContent>
                <w:p w:rsidR="008759E6" w:rsidRPr="00A52B32" w:rsidRDefault="008759E6" w:rsidP="00A52B32">
                  <w:pPr>
                    <w:pStyle w:val="Legenda"/>
                    <w:jc w:val="center"/>
                    <w:rPr>
                      <w:rFonts w:ascii="Times New Roman" w:eastAsia="Times New Roman" w:hAnsi="Times New Roman" w:cs="Times New Roman"/>
                      <w:b w:val="0"/>
                      <w:bCs w:val="0"/>
                      <w:color w:val="auto"/>
                      <w:sz w:val="22"/>
                      <w:szCs w:val="24"/>
                      <w:lang w:eastAsia="pt-BR"/>
                    </w:rPr>
                  </w:pPr>
                  <w:bookmarkStart w:id="251" w:name="_Toc404667064"/>
                  <w:r w:rsidRPr="00A52B32">
                    <w:rPr>
                      <w:rFonts w:ascii="Times New Roman" w:eastAsia="Times New Roman" w:hAnsi="Times New Roman" w:cs="Times New Roman"/>
                      <w:b w:val="0"/>
                      <w:bCs w:val="0"/>
                      <w:color w:val="auto"/>
                      <w:sz w:val="22"/>
                      <w:szCs w:val="24"/>
                      <w:lang w:eastAsia="pt-BR"/>
                    </w:rPr>
                    <w:t xml:space="preserve">Figura </w:t>
                  </w:r>
                  <w:r w:rsidR="001B0E1D" w:rsidRPr="00A52B32">
                    <w:rPr>
                      <w:rFonts w:ascii="Times New Roman" w:eastAsia="Times New Roman" w:hAnsi="Times New Roman" w:cs="Times New Roman"/>
                      <w:b w:val="0"/>
                      <w:bCs w:val="0"/>
                      <w:color w:val="auto"/>
                      <w:sz w:val="22"/>
                      <w:szCs w:val="24"/>
                      <w:lang w:eastAsia="pt-BR"/>
                    </w:rPr>
                    <w:fldChar w:fldCharType="begin"/>
                  </w:r>
                  <w:r w:rsidRPr="00A52B32">
                    <w:rPr>
                      <w:rFonts w:ascii="Times New Roman" w:eastAsia="Times New Roman" w:hAnsi="Times New Roman" w:cs="Times New Roman"/>
                      <w:b w:val="0"/>
                      <w:bCs w:val="0"/>
                      <w:color w:val="auto"/>
                      <w:sz w:val="22"/>
                      <w:szCs w:val="24"/>
                      <w:lang w:eastAsia="pt-BR"/>
                    </w:rPr>
                    <w:instrText xml:space="preserve"> SEQ Figura \* ARABIC </w:instrText>
                  </w:r>
                  <w:r w:rsidR="001B0E1D" w:rsidRPr="00A52B32">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24</w:t>
                  </w:r>
                  <w:r w:rsidR="001B0E1D" w:rsidRPr="00A52B32">
                    <w:rPr>
                      <w:rFonts w:ascii="Times New Roman" w:eastAsia="Times New Roman" w:hAnsi="Times New Roman" w:cs="Times New Roman"/>
                      <w:b w:val="0"/>
                      <w:bCs w:val="0"/>
                      <w:color w:val="auto"/>
                      <w:sz w:val="22"/>
                      <w:szCs w:val="24"/>
                      <w:lang w:eastAsia="pt-BR"/>
                    </w:rPr>
                    <w:fldChar w:fldCharType="end"/>
                  </w:r>
                  <w:r w:rsidRPr="00A52B32">
                    <w:rPr>
                      <w:rFonts w:ascii="Times New Roman" w:eastAsia="Times New Roman" w:hAnsi="Times New Roman" w:cs="Times New Roman"/>
                      <w:b w:val="0"/>
                      <w:bCs w:val="0"/>
                      <w:color w:val="auto"/>
                      <w:sz w:val="22"/>
                      <w:szCs w:val="24"/>
                      <w:lang w:eastAsia="pt-BR"/>
                    </w:rPr>
                    <w:t>. Tela de Prestadores encontrados na pesquisa.</w:t>
                  </w:r>
                  <w:bookmarkEnd w:id="251"/>
                </w:p>
              </w:txbxContent>
            </v:textbox>
            <w10:wrap type="square"/>
          </v:shape>
        </w:pict>
      </w:r>
      <w:r w:rsidR="003614FC" w:rsidRPr="00DC5022">
        <w:rPr>
          <w:rFonts w:ascii="Times New Roman" w:eastAsia="Times New Roman" w:hAnsi="Times New Roman" w:cs="Times New Roman"/>
          <w:noProof/>
          <w:sz w:val="24"/>
          <w:szCs w:val="24"/>
          <w:lang w:eastAsia="pt-BR"/>
        </w:rPr>
        <w:drawing>
          <wp:anchor distT="0" distB="0" distL="114300" distR="114300" simplePos="0" relativeHeight="251670528" behindDoc="0" locked="0" layoutInCell="1" allowOverlap="1">
            <wp:simplePos x="0" y="0"/>
            <wp:positionH relativeFrom="column">
              <wp:posOffset>-118110</wp:posOffset>
            </wp:positionH>
            <wp:positionV relativeFrom="paragraph">
              <wp:posOffset>13970</wp:posOffset>
            </wp:positionV>
            <wp:extent cx="5579745" cy="1837055"/>
            <wp:effectExtent l="19050" t="19050" r="1905" b="0"/>
            <wp:wrapSquare wrapText="bothSides"/>
            <wp:docPr id="24" name="Imagem 24" descr="C:\Users\Wesley-pc\Desktop\Pesqu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sley-pc\Desktop\Pesquisa.png"/>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9745" cy="1837055"/>
                    </a:xfrm>
                    <a:prstGeom prst="rect">
                      <a:avLst/>
                    </a:prstGeom>
                    <a:noFill/>
                    <a:ln w="9525">
                      <a:solidFill>
                        <a:schemeClr val="tx1"/>
                      </a:solidFill>
                    </a:ln>
                  </pic:spPr>
                </pic:pic>
              </a:graphicData>
            </a:graphic>
          </wp:anchor>
        </w:drawing>
      </w:r>
    </w:p>
    <w:p w:rsidR="00BD2242" w:rsidRDefault="00DC5022" w:rsidP="008D156C">
      <w:pPr>
        <w:spacing w:line="360" w:lineRule="auto"/>
        <w:ind w:firstLine="709"/>
        <w:jc w:val="both"/>
        <w:rPr>
          <w:ins w:id="252" w:author="thatiane" w:date="2014-11-28T15:03:00Z"/>
          <w:rFonts w:ascii="Times New Roman" w:eastAsia="Times New Roman" w:hAnsi="Times New Roman" w:cs="Times New Roman"/>
          <w:sz w:val="24"/>
          <w:szCs w:val="24"/>
          <w:lang w:eastAsia="pt-BR"/>
        </w:rPr>
      </w:pPr>
      <w:r w:rsidRPr="00DC5022">
        <w:rPr>
          <w:rFonts w:ascii="Times New Roman" w:eastAsia="Times New Roman" w:hAnsi="Times New Roman" w:cs="Times New Roman"/>
          <w:sz w:val="24"/>
          <w:szCs w:val="24"/>
          <w:lang w:eastAsia="pt-BR"/>
        </w:rPr>
        <w:t xml:space="preserve">Como pode ser visto, o recurso </w:t>
      </w:r>
      <w:r>
        <w:rPr>
          <w:rFonts w:ascii="Times New Roman" w:eastAsia="Times New Roman" w:hAnsi="Times New Roman" w:cs="Times New Roman"/>
          <w:sz w:val="24"/>
          <w:szCs w:val="24"/>
          <w:lang w:eastAsia="pt-BR"/>
        </w:rPr>
        <w:t>informa</w:t>
      </w:r>
      <w:r w:rsidRPr="00DC5022">
        <w:rPr>
          <w:rFonts w:ascii="Times New Roman" w:eastAsia="Times New Roman" w:hAnsi="Times New Roman" w:cs="Times New Roman"/>
          <w:sz w:val="24"/>
          <w:szCs w:val="24"/>
          <w:lang w:eastAsia="pt-BR"/>
        </w:rPr>
        <w:t xml:space="preserve"> um</w:t>
      </w:r>
      <w:r>
        <w:rPr>
          <w:rFonts w:ascii="Times New Roman" w:eastAsia="Times New Roman" w:hAnsi="Times New Roman" w:cs="Times New Roman"/>
          <w:sz w:val="24"/>
          <w:szCs w:val="24"/>
          <w:lang w:eastAsia="pt-BR"/>
        </w:rPr>
        <w:t xml:space="preserve"> </w:t>
      </w:r>
      <w:r w:rsidR="003614FC">
        <w:rPr>
          <w:rFonts w:ascii="Times New Roman" w:eastAsia="Times New Roman" w:hAnsi="Times New Roman" w:cs="Times New Roman"/>
          <w:sz w:val="24"/>
          <w:szCs w:val="24"/>
          <w:lang w:eastAsia="pt-BR"/>
        </w:rPr>
        <w:t xml:space="preserve">resultado de </w:t>
      </w:r>
      <w:r>
        <w:rPr>
          <w:rFonts w:ascii="Times New Roman" w:eastAsia="Times New Roman" w:hAnsi="Times New Roman" w:cs="Times New Roman"/>
          <w:sz w:val="24"/>
          <w:szCs w:val="24"/>
          <w:lang w:eastAsia="pt-BR"/>
        </w:rPr>
        <w:t>prestador</w:t>
      </w:r>
      <w:r w:rsidR="003614FC">
        <w:rPr>
          <w:rFonts w:ascii="Times New Roman" w:eastAsia="Times New Roman" w:hAnsi="Times New Roman" w:cs="Times New Roman"/>
          <w:sz w:val="24"/>
          <w:szCs w:val="24"/>
          <w:lang w:eastAsia="pt-BR"/>
        </w:rPr>
        <w:t>es</w:t>
      </w:r>
      <w:r>
        <w:rPr>
          <w:rFonts w:ascii="Times New Roman" w:eastAsia="Times New Roman" w:hAnsi="Times New Roman" w:cs="Times New Roman"/>
          <w:sz w:val="24"/>
          <w:szCs w:val="24"/>
          <w:lang w:eastAsia="pt-BR"/>
        </w:rPr>
        <w:t xml:space="preserve"> de serviço</w:t>
      </w:r>
      <w:r w:rsidR="003614FC">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de acordo com a atividade pesquisada, com nome completo, e-mail para contato e telefone</w:t>
      </w:r>
      <w:r w:rsidR="00FD5CE5">
        <w:rPr>
          <w:rFonts w:ascii="Times New Roman" w:eastAsia="Times New Roman" w:hAnsi="Times New Roman" w:cs="Times New Roman"/>
          <w:sz w:val="24"/>
          <w:szCs w:val="24"/>
          <w:lang w:eastAsia="pt-BR"/>
        </w:rPr>
        <w:t>, para que o usuário possa efetuar uma nova pesquisa, basta apenas clicar no botão efetuar nova pesquisa automaticamente o sistema exibirá os campos necessários</w:t>
      </w:r>
      <w:r w:rsidRPr="00DC5022">
        <w:rPr>
          <w:rFonts w:ascii="Times New Roman" w:eastAsia="Times New Roman" w:hAnsi="Times New Roman" w:cs="Times New Roman"/>
          <w:sz w:val="24"/>
          <w:szCs w:val="24"/>
          <w:lang w:eastAsia="pt-BR"/>
        </w:rPr>
        <w:t>.</w:t>
      </w:r>
    </w:p>
    <w:p w:rsidR="00541998" w:rsidRDefault="00541998" w:rsidP="008D156C">
      <w:pPr>
        <w:spacing w:line="360" w:lineRule="auto"/>
        <w:ind w:firstLine="709"/>
        <w:jc w:val="both"/>
        <w:rPr>
          <w:rFonts w:ascii="Times New Roman" w:eastAsia="Times New Roman" w:hAnsi="Times New Roman" w:cs="Times New Roman"/>
          <w:sz w:val="24"/>
          <w:szCs w:val="24"/>
          <w:lang w:eastAsia="pt-BR"/>
        </w:rPr>
      </w:pPr>
    </w:p>
    <w:p w:rsidR="008D156C" w:rsidRPr="006574C2" w:rsidRDefault="008D156C" w:rsidP="006574C2">
      <w:pPr>
        <w:pStyle w:val="Ttulo1"/>
        <w:numPr>
          <w:ilvl w:val="3"/>
          <w:numId w:val="37"/>
        </w:numPr>
        <w:spacing w:before="100" w:beforeAutospacing="1" w:after="100" w:afterAutospacing="1" w:line="360" w:lineRule="auto"/>
        <w:ind w:left="284" w:hanging="284"/>
        <w:rPr>
          <w:rFonts w:ascii="Times New Roman" w:hAnsi="Times New Roman" w:cs="Times New Roman"/>
          <w:b w:val="0"/>
          <w:color w:val="auto"/>
        </w:rPr>
      </w:pPr>
      <w:bookmarkStart w:id="253" w:name="_Toc404667111"/>
      <w:r w:rsidRPr="006574C2">
        <w:rPr>
          <w:rFonts w:ascii="Times New Roman" w:hAnsi="Times New Roman" w:cs="Times New Roman"/>
          <w:b w:val="0"/>
          <w:color w:val="auto"/>
        </w:rPr>
        <w:t>Cadastrar Serviço</w:t>
      </w:r>
      <w:bookmarkEnd w:id="253"/>
    </w:p>
    <w:p w:rsidR="007045E3" w:rsidRDefault="00541998" w:rsidP="007045E3">
      <w:pPr>
        <w:spacing w:line="360" w:lineRule="auto"/>
        <w:ind w:firstLine="709"/>
        <w:jc w:val="both"/>
        <w:rPr>
          <w:rFonts w:ascii="Times New Roman" w:eastAsia="Times New Roman" w:hAnsi="Times New Roman" w:cs="Times New Roman"/>
          <w:sz w:val="24"/>
          <w:szCs w:val="24"/>
          <w:lang w:eastAsia="pt-BR"/>
        </w:rPr>
      </w:pPr>
      <w:commentRangeStart w:id="254"/>
      <w:r w:rsidRPr="001117B1">
        <w:rPr>
          <w:rFonts w:ascii="Times New Roman" w:eastAsia="Times New Roman" w:hAnsi="Times New Roman" w:cs="Times New Roman"/>
          <w:noProof/>
          <w:sz w:val="24"/>
          <w:szCs w:val="24"/>
          <w:lang w:eastAsia="pt-BR"/>
        </w:rPr>
        <w:drawing>
          <wp:anchor distT="0" distB="0" distL="114300" distR="114300" simplePos="0" relativeHeight="251672576" behindDoc="0" locked="0" layoutInCell="1" allowOverlap="1">
            <wp:simplePos x="0" y="0"/>
            <wp:positionH relativeFrom="column">
              <wp:posOffset>1091565</wp:posOffset>
            </wp:positionH>
            <wp:positionV relativeFrom="paragraph">
              <wp:posOffset>1083310</wp:posOffset>
            </wp:positionV>
            <wp:extent cx="2705100" cy="3076575"/>
            <wp:effectExtent l="19050" t="19050" r="0" b="9525"/>
            <wp:wrapSquare wrapText="bothSides"/>
            <wp:docPr id="25" name="Imagem 25" descr="C:\Users\Wesley-pc\Desktop\CadastroServiç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esley-pc\Desktop\CadastroServiço.png"/>
                    <pic:cNvPicPr>
                      <a:picLocks noChangeAspect="1" noChangeArrowheads="1"/>
                    </pic:cNvPicPr>
                  </pic:nvPicPr>
                  <pic:blipFill rotWithShape="1">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3832" t="7191" r="23291"/>
                    <a:stretch/>
                  </pic:blipFill>
                  <pic:spPr bwMode="auto">
                    <a:xfrm>
                      <a:off x="0" y="0"/>
                      <a:ext cx="2705100" cy="30765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commentRangeEnd w:id="254"/>
      <w:r>
        <w:rPr>
          <w:rStyle w:val="Refdecomentrio"/>
        </w:rPr>
        <w:commentReference w:id="254"/>
      </w:r>
      <w:r w:rsidR="007045E3" w:rsidRPr="007045E3">
        <w:rPr>
          <w:rFonts w:ascii="Times New Roman" w:eastAsia="Times New Roman" w:hAnsi="Times New Roman" w:cs="Times New Roman"/>
          <w:sz w:val="24"/>
          <w:szCs w:val="24"/>
          <w:lang w:eastAsia="pt-BR"/>
        </w:rPr>
        <w:t xml:space="preserve">Este recurso </w:t>
      </w:r>
      <w:r w:rsidR="007045E3">
        <w:rPr>
          <w:rFonts w:ascii="Times New Roman" w:eastAsia="Times New Roman" w:hAnsi="Times New Roman" w:cs="Times New Roman"/>
          <w:sz w:val="24"/>
          <w:szCs w:val="24"/>
          <w:lang w:eastAsia="pt-BR"/>
        </w:rPr>
        <w:t xml:space="preserve">possibilita que um prestador de serviço cadastrado na base de dados possa expor seus serviços </w:t>
      </w:r>
      <w:r w:rsidR="001117B1">
        <w:rPr>
          <w:rFonts w:ascii="Times New Roman" w:eastAsia="Times New Roman" w:hAnsi="Times New Roman" w:cs="Times New Roman"/>
          <w:sz w:val="24"/>
          <w:szCs w:val="24"/>
          <w:lang w:eastAsia="pt-BR"/>
        </w:rPr>
        <w:t xml:space="preserve">na internet </w:t>
      </w:r>
      <w:r w:rsidR="007045E3">
        <w:rPr>
          <w:rFonts w:ascii="Times New Roman" w:eastAsia="Times New Roman" w:hAnsi="Times New Roman" w:cs="Times New Roman"/>
          <w:sz w:val="24"/>
          <w:szCs w:val="24"/>
          <w:lang w:eastAsia="pt-BR"/>
        </w:rPr>
        <w:t xml:space="preserve">de forma rápida e fácil, abrangendo uma área bem maior que outros tipos de divulgação. </w:t>
      </w:r>
      <w:r w:rsidR="001117B1" w:rsidRPr="009C1987">
        <w:rPr>
          <w:rFonts w:ascii="Times New Roman" w:eastAsia="Times New Roman" w:hAnsi="Times New Roman" w:cs="Times New Roman"/>
          <w:sz w:val="24"/>
          <w:szCs w:val="24"/>
          <w:lang w:eastAsia="pt-BR"/>
        </w:rPr>
        <w:t xml:space="preserve">A interface responsável por apresentar o recurso pode ser visualizada na Figura </w:t>
      </w:r>
      <w:r w:rsidR="009A1F7C">
        <w:rPr>
          <w:rFonts w:ascii="Times New Roman" w:eastAsia="Times New Roman" w:hAnsi="Times New Roman" w:cs="Times New Roman"/>
          <w:b/>
          <w:sz w:val="24"/>
          <w:szCs w:val="24"/>
          <w:lang w:eastAsia="pt-BR"/>
        </w:rPr>
        <w:t>2</w:t>
      </w:r>
      <w:r w:rsidR="00105923">
        <w:rPr>
          <w:rFonts w:ascii="Times New Roman" w:eastAsia="Times New Roman" w:hAnsi="Times New Roman" w:cs="Times New Roman"/>
          <w:b/>
          <w:sz w:val="24"/>
          <w:szCs w:val="24"/>
          <w:lang w:eastAsia="pt-BR"/>
        </w:rPr>
        <w:t>5</w:t>
      </w:r>
      <w:r w:rsidR="001117B1" w:rsidRPr="009C1987">
        <w:rPr>
          <w:rFonts w:ascii="Times New Roman" w:eastAsia="Times New Roman" w:hAnsi="Times New Roman" w:cs="Times New Roman"/>
          <w:sz w:val="24"/>
          <w:szCs w:val="24"/>
          <w:lang w:eastAsia="pt-BR"/>
        </w:rPr>
        <w:t>:</w:t>
      </w: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1B0E1D" w:rsidP="007045E3">
      <w:pPr>
        <w:spacing w:line="360" w:lineRule="auto"/>
        <w:ind w:firstLine="709"/>
        <w:jc w:val="both"/>
        <w:rPr>
          <w:rFonts w:ascii="Times New Roman" w:eastAsia="Times New Roman" w:hAnsi="Times New Roman" w:cs="Times New Roman"/>
          <w:sz w:val="24"/>
          <w:szCs w:val="24"/>
          <w:lang w:eastAsia="pt-BR"/>
        </w:rPr>
      </w:pPr>
      <w:r w:rsidRPr="001B0E1D">
        <w:rPr>
          <w:noProof/>
        </w:rPr>
        <w:pict>
          <v:shape id="_x0000_s1068" type="#_x0000_t202" style="position:absolute;left:0;text-align:left;margin-left:-4.05pt;margin-top:29pt;width:439.35pt;height:22.65pt;z-index:251684352" stroked="f">
            <v:textbox style="mso-next-textbox:#_x0000_s1068;mso-fit-shape-to-text:t" inset="0,0,0,0">
              <w:txbxContent>
                <w:p w:rsidR="008759E6" w:rsidRPr="00A52B32" w:rsidRDefault="008759E6" w:rsidP="00A52B32">
                  <w:pPr>
                    <w:pStyle w:val="Legenda"/>
                    <w:jc w:val="center"/>
                    <w:rPr>
                      <w:rFonts w:ascii="Times New Roman" w:eastAsia="Times New Roman" w:hAnsi="Times New Roman" w:cs="Times New Roman"/>
                      <w:b w:val="0"/>
                      <w:bCs w:val="0"/>
                      <w:color w:val="auto"/>
                      <w:sz w:val="22"/>
                      <w:szCs w:val="24"/>
                      <w:lang w:eastAsia="pt-BR"/>
                    </w:rPr>
                  </w:pPr>
                  <w:bookmarkStart w:id="255" w:name="_Toc404667065"/>
                  <w:r w:rsidRPr="00A52B32">
                    <w:rPr>
                      <w:rFonts w:ascii="Times New Roman" w:eastAsia="Times New Roman" w:hAnsi="Times New Roman" w:cs="Times New Roman"/>
                      <w:b w:val="0"/>
                      <w:bCs w:val="0"/>
                      <w:color w:val="auto"/>
                      <w:sz w:val="22"/>
                      <w:szCs w:val="24"/>
                      <w:lang w:eastAsia="pt-BR"/>
                    </w:rPr>
                    <w:t xml:space="preserve">Figura </w:t>
                  </w:r>
                  <w:r w:rsidR="001B0E1D" w:rsidRPr="00A52B32">
                    <w:rPr>
                      <w:rFonts w:ascii="Times New Roman" w:eastAsia="Times New Roman" w:hAnsi="Times New Roman" w:cs="Times New Roman"/>
                      <w:b w:val="0"/>
                      <w:bCs w:val="0"/>
                      <w:color w:val="auto"/>
                      <w:sz w:val="22"/>
                      <w:szCs w:val="24"/>
                      <w:lang w:eastAsia="pt-BR"/>
                    </w:rPr>
                    <w:fldChar w:fldCharType="begin"/>
                  </w:r>
                  <w:r w:rsidRPr="00A52B32">
                    <w:rPr>
                      <w:rFonts w:ascii="Times New Roman" w:eastAsia="Times New Roman" w:hAnsi="Times New Roman" w:cs="Times New Roman"/>
                      <w:b w:val="0"/>
                      <w:bCs w:val="0"/>
                      <w:color w:val="auto"/>
                      <w:sz w:val="22"/>
                      <w:szCs w:val="24"/>
                      <w:lang w:eastAsia="pt-BR"/>
                    </w:rPr>
                    <w:instrText xml:space="preserve"> SEQ Figura \* ARABIC </w:instrText>
                  </w:r>
                  <w:r w:rsidR="001B0E1D" w:rsidRPr="00A52B32">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25</w:t>
                  </w:r>
                  <w:r w:rsidR="001B0E1D" w:rsidRPr="00A52B32">
                    <w:rPr>
                      <w:rFonts w:ascii="Times New Roman" w:eastAsia="Times New Roman" w:hAnsi="Times New Roman" w:cs="Times New Roman"/>
                      <w:b w:val="0"/>
                      <w:bCs w:val="0"/>
                      <w:color w:val="auto"/>
                      <w:sz w:val="22"/>
                      <w:szCs w:val="24"/>
                      <w:lang w:eastAsia="pt-BR"/>
                    </w:rPr>
                    <w:fldChar w:fldCharType="end"/>
                  </w:r>
                  <w:r w:rsidRPr="00A52B32">
                    <w:rPr>
                      <w:rFonts w:ascii="Times New Roman" w:eastAsia="Times New Roman" w:hAnsi="Times New Roman" w:cs="Times New Roman"/>
                      <w:b w:val="0"/>
                      <w:bCs w:val="0"/>
                      <w:color w:val="auto"/>
                      <w:sz w:val="22"/>
                      <w:szCs w:val="24"/>
                      <w:lang w:eastAsia="pt-BR"/>
                    </w:rPr>
                    <w:t>. Tela de castrado de serviço.</w:t>
                  </w:r>
                  <w:bookmarkEnd w:id="255"/>
                </w:p>
              </w:txbxContent>
            </v:textbox>
            <w10:wrap type="square"/>
          </v:shape>
        </w:pict>
      </w:r>
    </w:p>
    <w:p w:rsidR="003420BA" w:rsidRDefault="00EF6D89" w:rsidP="00F01C5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 base na imagem acima, para efetuar o cadastro de um serviço é necessário está devidamente cadastrado no sistema e preencher o formulário com: profissão exercida; descrição do serviço ofertado; número de telefone celular para contato; valor cobrado pelo serviço; estado em que oferta o serviço e cidade.</w:t>
      </w:r>
    </w:p>
    <w:p w:rsidR="00541998" w:rsidRDefault="00541998" w:rsidP="00F01C50">
      <w:pPr>
        <w:spacing w:line="360" w:lineRule="auto"/>
        <w:ind w:firstLine="709"/>
        <w:jc w:val="both"/>
        <w:rPr>
          <w:rFonts w:ascii="Times New Roman" w:eastAsia="Times New Roman" w:hAnsi="Times New Roman" w:cs="Times New Roman"/>
          <w:sz w:val="24"/>
          <w:szCs w:val="24"/>
          <w:lang w:eastAsia="pt-BR"/>
        </w:rPr>
      </w:pPr>
    </w:p>
    <w:p w:rsidR="001312F0" w:rsidRPr="006574C2" w:rsidRDefault="001312F0" w:rsidP="001312F0">
      <w:pPr>
        <w:pStyle w:val="Ttulo1"/>
        <w:numPr>
          <w:ilvl w:val="3"/>
          <w:numId w:val="37"/>
        </w:numPr>
        <w:spacing w:before="100" w:beforeAutospacing="1" w:after="100" w:afterAutospacing="1" w:line="360" w:lineRule="auto"/>
        <w:ind w:left="284" w:hanging="284"/>
        <w:rPr>
          <w:rFonts w:ascii="Times New Roman" w:hAnsi="Times New Roman" w:cs="Times New Roman"/>
          <w:b w:val="0"/>
          <w:color w:val="auto"/>
        </w:rPr>
      </w:pPr>
      <w:bookmarkStart w:id="256" w:name="_Toc404667112"/>
      <w:r>
        <w:rPr>
          <w:rFonts w:ascii="Times New Roman" w:hAnsi="Times New Roman" w:cs="Times New Roman"/>
          <w:b w:val="0"/>
          <w:color w:val="auto"/>
        </w:rPr>
        <w:t>Indicar Sistema</w:t>
      </w:r>
      <w:bookmarkEnd w:id="256"/>
    </w:p>
    <w:p w:rsidR="00541998" w:rsidRDefault="00541998" w:rsidP="00F01C50">
      <w:pPr>
        <w:spacing w:line="360" w:lineRule="auto"/>
        <w:ind w:firstLine="709"/>
        <w:jc w:val="both"/>
        <w:rPr>
          <w:rFonts w:ascii="Times New Roman" w:eastAsia="Times New Roman" w:hAnsi="Times New Roman" w:cs="Times New Roman"/>
          <w:sz w:val="24"/>
          <w:szCs w:val="24"/>
          <w:lang w:eastAsia="pt-BR"/>
        </w:rPr>
      </w:pPr>
    </w:p>
    <w:p w:rsidR="001312F0" w:rsidRDefault="001B0E1D" w:rsidP="00F01C50">
      <w:pPr>
        <w:spacing w:line="360" w:lineRule="auto"/>
        <w:ind w:firstLine="709"/>
        <w:jc w:val="both"/>
        <w:rPr>
          <w:rFonts w:ascii="Times New Roman" w:eastAsia="Times New Roman" w:hAnsi="Times New Roman" w:cs="Times New Roman"/>
          <w:sz w:val="24"/>
          <w:szCs w:val="24"/>
          <w:lang w:eastAsia="pt-BR"/>
        </w:rPr>
      </w:pPr>
      <w:r w:rsidRPr="001B0E1D">
        <w:rPr>
          <w:noProof/>
        </w:rPr>
        <w:pict>
          <v:shape id="_x0000_s1074" type="#_x0000_t202" style="position:absolute;left:0;text-align:left;margin-left:27.45pt;margin-top:327.1pt;width:399.65pt;height:22.65pt;z-index:251686400" stroked="f">
            <v:textbox style="mso-fit-shape-to-text:t" inset="0,0,0,0">
              <w:txbxContent>
                <w:p w:rsidR="008759E6" w:rsidRPr="003614FC" w:rsidRDefault="008759E6" w:rsidP="003614FC">
                  <w:pPr>
                    <w:pStyle w:val="Legenda"/>
                    <w:jc w:val="center"/>
                    <w:rPr>
                      <w:rFonts w:ascii="Times New Roman" w:eastAsia="Times New Roman" w:hAnsi="Times New Roman" w:cs="Times New Roman"/>
                      <w:b w:val="0"/>
                      <w:bCs w:val="0"/>
                      <w:color w:val="auto"/>
                      <w:sz w:val="22"/>
                      <w:szCs w:val="24"/>
                      <w:lang w:eastAsia="pt-BR"/>
                    </w:rPr>
                  </w:pPr>
                  <w:bookmarkStart w:id="257" w:name="_Toc404667066"/>
                  <w:r w:rsidRPr="003614FC">
                    <w:rPr>
                      <w:rFonts w:ascii="Times New Roman" w:eastAsia="Times New Roman" w:hAnsi="Times New Roman" w:cs="Times New Roman"/>
                      <w:b w:val="0"/>
                      <w:bCs w:val="0"/>
                      <w:color w:val="auto"/>
                      <w:sz w:val="22"/>
                      <w:szCs w:val="24"/>
                      <w:lang w:eastAsia="pt-BR"/>
                    </w:rPr>
                    <w:t xml:space="preserve">Figura </w:t>
                  </w:r>
                  <w:r w:rsidR="001B0E1D" w:rsidRPr="003614FC">
                    <w:rPr>
                      <w:rFonts w:ascii="Times New Roman" w:eastAsia="Times New Roman" w:hAnsi="Times New Roman" w:cs="Times New Roman"/>
                      <w:b w:val="0"/>
                      <w:bCs w:val="0"/>
                      <w:color w:val="auto"/>
                      <w:sz w:val="22"/>
                      <w:szCs w:val="24"/>
                      <w:lang w:eastAsia="pt-BR"/>
                    </w:rPr>
                    <w:fldChar w:fldCharType="begin"/>
                  </w:r>
                  <w:r w:rsidRPr="003614FC">
                    <w:rPr>
                      <w:rFonts w:ascii="Times New Roman" w:eastAsia="Times New Roman" w:hAnsi="Times New Roman" w:cs="Times New Roman"/>
                      <w:b w:val="0"/>
                      <w:bCs w:val="0"/>
                      <w:color w:val="auto"/>
                      <w:sz w:val="22"/>
                      <w:szCs w:val="24"/>
                      <w:lang w:eastAsia="pt-BR"/>
                    </w:rPr>
                    <w:instrText xml:space="preserve"> SEQ Figura \* ARABIC </w:instrText>
                  </w:r>
                  <w:r w:rsidR="001B0E1D" w:rsidRPr="003614FC">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26</w:t>
                  </w:r>
                  <w:r w:rsidR="001B0E1D" w:rsidRPr="003614FC">
                    <w:rPr>
                      <w:rFonts w:ascii="Times New Roman" w:eastAsia="Times New Roman" w:hAnsi="Times New Roman" w:cs="Times New Roman"/>
                      <w:b w:val="0"/>
                      <w:bCs w:val="0"/>
                      <w:color w:val="auto"/>
                      <w:sz w:val="22"/>
                      <w:szCs w:val="24"/>
                      <w:lang w:eastAsia="pt-BR"/>
                    </w:rPr>
                    <w:fldChar w:fldCharType="end"/>
                  </w:r>
                  <w:r w:rsidRPr="003614FC">
                    <w:rPr>
                      <w:rFonts w:ascii="Times New Roman" w:eastAsia="Times New Roman" w:hAnsi="Times New Roman" w:cs="Times New Roman"/>
                      <w:b w:val="0"/>
                      <w:bCs w:val="0"/>
                      <w:color w:val="auto"/>
                      <w:sz w:val="22"/>
                      <w:szCs w:val="24"/>
                      <w:lang w:eastAsia="pt-BR"/>
                    </w:rPr>
                    <w:t>. Tela de indicação do sistema.</w:t>
                  </w:r>
                  <w:bookmarkEnd w:id="257"/>
                </w:p>
              </w:txbxContent>
            </v:textbox>
            <w10:wrap type="square"/>
          </v:shape>
        </w:pict>
      </w:r>
      <w:r w:rsidR="003614FC" w:rsidRPr="00A86DCD">
        <w:rPr>
          <w:rFonts w:ascii="Times New Roman" w:eastAsia="Times New Roman" w:hAnsi="Times New Roman" w:cs="Times New Roman"/>
          <w:noProof/>
          <w:sz w:val="24"/>
          <w:szCs w:val="24"/>
          <w:lang w:eastAsia="pt-BR"/>
        </w:rPr>
        <w:drawing>
          <wp:anchor distT="0" distB="0" distL="114300" distR="114300" simplePos="0" relativeHeight="251669504" behindDoc="0" locked="0" layoutInCell="1" allowOverlap="1">
            <wp:simplePos x="0" y="0"/>
            <wp:positionH relativeFrom="column">
              <wp:posOffset>348615</wp:posOffset>
            </wp:positionH>
            <wp:positionV relativeFrom="paragraph">
              <wp:posOffset>1092200</wp:posOffset>
            </wp:positionV>
            <wp:extent cx="5076000" cy="2947889"/>
            <wp:effectExtent l="19050" t="19050" r="0" b="5080"/>
            <wp:wrapSquare wrapText="bothSides"/>
            <wp:docPr id="26" name="Imagem 26" descr="C:\Users\Wesley-pc\Desktop\indicaçao_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indicaçao_sistema.png"/>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76000" cy="2947889"/>
                    </a:xfrm>
                    <a:prstGeom prst="rect">
                      <a:avLst/>
                    </a:prstGeom>
                    <a:noFill/>
                    <a:ln w="9525">
                      <a:solidFill>
                        <a:schemeClr val="tx1"/>
                      </a:solidFill>
                    </a:ln>
                  </pic:spPr>
                </pic:pic>
              </a:graphicData>
            </a:graphic>
          </wp:anchor>
        </w:drawing>
      </w:r>
      <w:r w:rsidR="0065608D" w:rsidRPr="007045E3">
        <w:rPr>
          <w:rFonts w:ascii="Times New Roman" w:eastAsia="Times New Roman" w:hAnsi="Times New Roman" w:cs="Times New Roman"/>
          <w:sz w:val="24"/>
          <w:szCs w:val="24"/>
          <w:lang w:eastAsia="pt-BR"/>
        </w:rPr>
        <w:t xml:space="preserve">Este recurso </w:t>
      </w:r>
      <w:r w:rsidR="0065608D">
        <w:rPr>
          <w:rFonts w:ascii="Times New Roman" w:eastAsia="Times New Roman" w:hAnsi="Times New Roman" w:cs="Times New Roman"/>
          <w:sz w:val="24"/>
          <w:szCs w:val="24"/>
          <w:lang w:eastAsia="pt-BR"/>
        </w:rPr>
        <w:t xml:space="preserve">possibilita que um usuário possa indicar o sistema a outras pessoas aumentando assim o poder de divulgação da ferramenta proposta. </w:t>
      </w:r>
      <w:r w:rsidR="0065608D" w:rsidRPr="009C1987">
        <w:rPr>
          <w:rFonts w:ascii="Times New Roman" w:eastAsia="Times New Roman" w:hAnsi="Times New Roman" w:cs="Times New Roman"/>
          <w:sz w:val="24"/>
          <w:szCs w:val="24"/>
          <w:lang w:eastAsia="pt-BR"/>
        </w:rPr>
        <w:t xml:space="preserve">A interface responsável por apresentar o recurso pode ser visualizada na Figura </w:t>
      </w:r>
      <w:r w:rsidR="0065608D">
        <w:rPr>
          <w:rFonts w:ascii="Times New Roman" w:eastAsia="Times New Roman" w:hAnsi="Times New Roman" w:cs="Times New Roman"/>
          <w:b/>
          <w:sz w:val="24"/>
          <w:szCs w:val="24"/>
          <w:lang w:eastAsia="pt-BR"/>
        </w:rPr>
        <w:t>2</w:t>
      </w:r>
      <w:r w:rsidR="00105923">
        <w:rPr>
          <w:rFonts w:ascii="Times New Roman" w:eastAsia="Times New Roman" w:hAnsi="Times New Roman" w:cs="Times New Roman"/>
          <w:b/>
          <w:sz w:val="24"/>
          <w:szCs w:val="24"/>
          <w:lang w:eastAsia="pt-BR"/>
        </w:rPr>
        <w:t>6</w:t>
      </w:r>
      <w:r w:rsidR="0065608D" w:rsidRPr="009C1987">
        <w:rPr>
          <w:rFonts w:ascii="Times New Roman" w:eastAsia="Times New Roman" w:hAnsi="Times New Roman" w:cs="Times New Roman"/>
          <w:sz w:val="24"/>
          <w:szCs w:val="24"/>
          <w:lang w:eastAsia="pt-BR"/>
        </w:rPr>
        <w:t>:</w:t>
      </w:r>
    </w:p>
    <w:p w:rsidR="00AA4689" w:rsidRDefault="00AA4689" w:rsidP="00F01C50">
      <w:pPr>
        <w:spacing w:line="360" w:lineRule="auto"/>
        <w:ind w:firstLine="709"/>
        <w:jc w:val="both"/>
        <w:rPr>
          <w:rFonts w:ascii="Times New Roman" w:eastAsia="Times New Roman" w:hAnsi="Times New Roman" w:cs="Times New Roman"/>
          <w:sz w:val="24"/>
          <w:szCs w:val="24"/>
          <w:lang w:eastAsia="pt-BR"/>
        </w:rPr>
      </w:pPr>
    </w:p>
    <w:p w:rsidR="00A86DCD" w:rsidRDefault="00A86DCD" w:rsidP="00F01C50">
      <w:pPr>
        <w:spacing w:line="360" w:lineRule="auto"/>
        <w:ind w:firstLine="709"/>
        <w:jc w:val="both"/>
        <w:rPr>
          <w:rFonts w:ascii="Times New Roman" w:eastAsia="Times New Roman" w:hAnsi="Times New Roman" w:cs="Times New Roman"/>
          <w:sz w:val="24"/>
          <w:szCs w:val="24"/>
          <w:lang w:eastAsia="pt-BR"/>
        </w:rPr>
      </w:pPr>
    </w:p>
    <w:p w:rsidR="003614FC" w:rsidRDefault="003614FC" w:rsidP="003614FC">
      <w:pPr>
        <w:spacing w:line="360" w:lineRule="auto"/>
        <w:ind w:firstLine="709"/>
        <w:jc w:val="both"/>
        <w:rPr>
          <w:ins w:id="258" w:author="thatiane" w:date="2014-11-28T15:05:00Z"/>
          <w:rFonts w:ascii="Times New Roman" w:eastAsia="Times New Roman" w:hAnsi="Times New Roman" w:cs="Times New Roman"/>
          <w:sz w:val="24"/>
          <w:szCs w:val="24"/>
          <w:lang w:eastAsia="pt-BR"/>
        </w:rPr>
      </w:pPr>
      <w:r w:rsidRPr="00DC5022">
        <w:rPr>
          <w:rFonts w:ascii="Times New Roman" w:eastAsia="Times New Roman" w:hAnsi="Times New Roman" w:cs="Times New Roman"/>
          <w:sz w:val="24"/>
          <w:szCs w:val="24"/>
          <w:lang w:eastAsia="pt-BR"/>
        </w:rPr>
        <w:lastRenderedPageBreak/>
        <w:t xml:space="preserve">Como pode ser visto, o recurso </w:t>
      </w:r>
      <w:r>
        <w:rPr>
          <w:rFonts w:ascii="Times New Roman" w:eastAsia="Times New Roman" w:hAnsi="Times New Roman" w:cs="Times New Roman"/>
          <w:sz w:val="24"/>
          <w:szCs w:val="24"/>
          <w:lang w:eastAsia="pt-BR"/>
        </w:rPr>
        <w:t xml:space="preserve">permite a divulgação da aplicação a outras pessoas, apenas inserindo seu nome e o e-mail da pessoa que deseja indicar o sistema, essa funcionalidade faz parte do diferencial do projeto proposto como indicado na tabela de requisitos funcionais na seção </w:t>
      </w:r>
      <w:r w:rsidR="00780702">
        <w:rPr>
          <w:rFonts w:ascii="Times New Roman" w:eastAsia="Times New Roman" w:hAnsi="Times New Roman" w:cs="Times New Roman"/>
          <w:sz w:val="24"/>
          <w:szCs w:val="24"/>
          <w:lang w:eastAsia="pt-BR"/>
        </w:rPr>
        <w:t>5.2</w:t>
      </w:r>
      <w:r w:rsidRPr="00DC5022">
        <w:rPr>
          <w:rFonts w:ascii="Times New Roman" w:eastAsia="Times New Roman" w:hAnsi="Times New Roman" w:cs="Times New Roman"/>
          <w:sz w:val="24"/>
          <w:szCs w:val="24"/>
          <w:lang w:eastAsia="pt-BR"/>
        </w:rPr>
        <w:t>.</w:t>
      </w:r>
    </w:p>
    <w:p w:rsidR="00541998" w:rsidRPr="00107446" w:rsidRDefault="00541998" w:rsidP="00541998">
      <w:pPr>
        <w:spacing w:line="360" w:lineRule="auto"/>
        <w:ind w:firstLine="709"/>
        <w:jc w:val="both"/>
        <w:rPr>
          <w:ins w:id="259" w:author="thatiane" w:date="2014-11-28T15:05:00Z"/>
          <w:rFonts w:ascii="Times New Roman" w:hAnsi="Times New Roman" w:cs="Times New Roman"/>
          <w:sz w:val="24"/>
          <w:szCs w:val="24"/>
        </w:rPr>
      </w:pPr>
      <w:ins w:id="260" w:author="thatiane" w:date="2014-11-28T15:05:00Z">
        <w:r>
          <w:rPr>
            <w:rFonts w:ascii="Times New Roman" w:hAnsi="Times New Roman" w:cs="Times New Roman"/>
            <w:sz w:val="24"/>
            <w:szCs w:val="24"/>
          </w:rPr>
          <w:t>Criar um parágrafo que conclua o assunto dessa seção e introduza o assunto da próxima.</w:t>
        </w:r>
      </w:ins>
    </w:p>
    <w:p w:rsidR="00541998" w:rsidRDefault="00541998" w:rsidP="003614FC">
      <w:pPr>
        <w:spacing w:line="360" w:lineRule="auto"/>
        <w:ind w:firstLine="709"/>
        <w:jc w:val="both"/>
        <w:rPr>
          <w:rFonts w:ascii="Times New Roman" w:eastAsia="Times New Roman" w:hAnsi="Times New Roman" w:cs="Times New Roman"/>
          <w:sz w:val="24"/>
          <w:szCs w:val="24"/>
          <w:lang w:eastAsia="pt-BR"/>
        </w:rPr>
      </w:pPr>
    </w:p>
    <w:p w:rsidR="009A1F7C" w:rsidRDefault="009A1F7C">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80643F" w:rsidRPr="009D29C6" w:rsidRDefault="0080643F" w:rsidP="000A77CE">
      <w:pPr>
        <w:pStyle w:val="Ttulo1"/>
        <w:numPr>
          <w:ilvl w:val="0"/>
          <w:numId w:val="37"/>
        </w:numPr>
        <w:spacing w:before="100" w:beforeAutospacing="1" w:after="100" w:afterAutospacing="1" w:line="360" w:lineRule="auto"/>
        <w:rPr>
          <w:rFonts w:ascii="Times New Roman" w:hAnsi="Times New Roman" w:cs="Times New Roman"/>
          <w:caps/>
          <w:color w:val="auto"/>
        </w:rPr>
      </w:pPr>
      <w:bookmarkStart w:id="261" w:name="_Toc404667113"/>
      <w:commentRangeStart w:id="262"/>
      <w:r w:rsidRPr="009D29C6">
        <w:rPr>
          <w:rFonts w:ascii="Times New Roman" w:hAnsi="Times New Roman" w:cs="Times New Roman"/>
          <w:caps/>
          <w:color w:val="auto"/>
        </w:rPr>
        <w:lastRenderedPageBreak/>
        <w:t>CONSIDERAÇÕES FINAIS</w:t>
      </w:r>
      <w:bookmarkEnd w:id="261"/>
      <w:commentRangeEnd w:id="262"/>
      <w:r w:rsidR="00C52EF8">
        <w:rPr>
          <w:rStyle w:val="Refdecomentrio"/>
          <w:rFonts w:asciiTheme="minorHAnsi" w:eastAsiaTheme="minorHAnsi" w:hAnsiTheme="minorHAnsi" w:cstheme="minorBidi"/>
          <w:b w:val="0"/>
          <w:bCs w:val="0"/>
          <w:color w:val="auto"/>
        </w:rPr>
        <w:commentReference w:id="262"/>
      </w:r>
    </w:p>
    <w:p w:rsidR="00A307E7" w:rsidRDefault="00A307E7" w:rsidP="00A307E7">
      <w:pPr>
        <w:spacing w:line="360" w:lineRule="auto"/>
        <w:ind w:firstLine="709"/>
        <w:jc w:val="both"/>
        <w:rPr>
          <w:rFonts w:ascii="Times New Roman" w:eastAsia="Times New Roman" w:hAnsi="Times New Roman" w:cs="Times New Roman"/>
          <w:sz w:val="24"/>
          <w:szCs w:val="24"/>
          <w:lang w:eastAsia="pt-BR"/>
        </w:rPr>
      </w:pPr>
      <w:r w:rsidRPr="00A307E7">
        <w:rPr>
          <w:rFonts w:ascii="Times New Roman" w:eastAsia="Times New Roman" w:hAnsi="Times New Roman" w:cs="Times New Roman"/>
          <w:sz w:val="24"/>
          <w:szCs w:val="24"/>
          <w:lang w:eastAsia="pt-BR"/>
        </w:rPr>
        <w:t xml:space="preserve">A arquitetura orientada a serviços é uma abordagem capaz de promover a criação, exposição e reutilização de vários serviços de negócio, promovendo a produtividade e a lucratividade no desenvolvimento e manutenção de software. Sua capacidade de lidar bem com ambientes heterogêneos permite que novos softwares sejam criados, independente de linguagem de programação ou plataforma, tendo como foco principal o negócio, com isso ao longo deste trabalho foi demostrado todos os conceitos que fundamentam a criação </w:t>
      </w:r>
      <w:r w:rsidR="00516CC9">
        <w:rPr>
          <w:rFonts w:ascii="Times New Roman" w:eastAsia="Times New Roman" w:hAnsi="Times New Roman" w:cs="Times New Roman"/>
          <w:sz w:val="24"/>
          <w:szCs w:val="24"/>
          <w:lang w:eastAsia="pt-BR"/>
        </w:rPr>
        <w:t xml:space="preserve">utilização </w:t>
      </w:r>
      <w:r w:rsidRPr="00A307E7">
        <w:rPr>
          <w:rFonts w:ascii="Times New Roman" w:eastAsia="Times New Roman" w:hAnsi="Times New Roman" w:cs="Times New Roman"/>
          <w:sz w:val="24"/>
          <w:szCs w:val="24"/>
          <w:lang w:eastAsia="pt-BR"/>
        </w:rPr>
        <w:t>de serviços utilizando SOA</w:t>
      </w:r>
      <w:r w:rsidR="00516CC9">
        <w:rPr>
          <w:rFonts w:ascii="Times New Roman" w:eastAsia="Times New Roman" w:hAnsi="Times New Roman" w:cs="Times New Roman"/>
          <w:sz w:val="24"/>
          <w:szCs w:val="24"/>
          <w:lang w:eastAsia="pt-BR"/>
        </w:rPr>
        <w:t xml:space="preserve"> é técnicas de engenharia de software em conjunto com processos de administração para a criação de um negócio</w:t>
      </w:r>
      <w:r w:rsidR="00B13131">
        <w:rPr>
          <w:rFonts w:ascii="Times New Roman" w:eastAsia="Times New Roman" w:hAnsi="Times New Roman" w:cs="Times New Roman"/>
          <w:sz w:val="24"/>
          <w:szCs w:val="24"/>
          <w:lang w:eastAsia="pt-BR"/>
        </w:rPr>
        <w:t>.</w:t>
      </w:r>
    </w:p>
    <w:p w:rsidR="00502588" w:rsidRPr="00A307E7" w:rsidRDefault="00502588" w:rsidP="00A307E7">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 acordo com a pesquisa elabora</w:t>
      </w:r>
      <w:ins w:id="263" w:author="thatiane" w:date="2014-11-28T09:13:00Z">
        <w:r w:rsidR="0050443A">
          <w:rPr>
            <w:rFonts w:ascii="Times New Roman" w:eastAsia="Times New Roman" w:hAnsi="Times New Roman" w:cs="Times New Roman"/>
            <w:sz w:val="24"/>
            <w:szCs w:val="24"/>
            <w:lang w:eastAsia="pt-BR"/>
          </w:rPr>
          <w:t>da</w:t>
        </w:r>
      </w:ins>
      <w:r>
        <w:rPr>
          <w:rFonts w:ascii="Times New Roman" w:eastAsia="Times New Roman" w:hAnsi="Times New Roman" w:cs="Times New Roman"/>
          <w:sz w:val="24"/>
          <w:szCs w:val="24"/>
          <w:lang w:eastAsia="pt-BR"/>
        </w:rPr>
        <w:t xml:space="preserve"> ao longo do trabalho, constatou que existe uma grande necessidade de uma ferramenta que auxiliem as pessoas a encontrarem bons prestadores de serviços através da internet, garantindo a qualidade dos serviços prestados. </w:t>
      </w:r>
      <w:r w:rsidRPr="00A307E7">
        <w:rPr>
          <w:rFonts w:ascii="Times New Roman" w:eastAsia="Times New Roman" w:hAnsi="Times New Roman" w:cs="Times New Roman"/>
          <w:sz w:val="24"/>
          <w:szCs w:val="24"/>
          <w:lang w:eastAsia="pt-BR"/>
        </w:rPr>
        <w:t>Este trabalho de conclusão de curso teve</w:t>
      </w:r>
      <w:r>
        <w:rPr>
          <w:rFonts w:ascii="Times New Roman" w:eastAsia="Times New Roman" w:hAnsi="Times New Roman" w:cs="Times New Roman"/>
          <w:sz w:val="24"/>
          <w:szCs w:val="24"/>
          <w:lang w:eastAsia="pt-BR"/>
        </w:rPr>
        <w:t xml:space="preserve"> todos</w:t>
      </w:r>
      <w:r w:rsidRPr="00A307E7">
        <w:rPr>
          <w:rFonts w:ascii="Times New Roman" w:eastAsia="Times New Roman" w:hAnsi="Times New Roman" w:cs="Times New Roman"/>
          <w:sz w:val="24"/>
          <w:szCs w:val="24"/>
          <w:lang w:eastAsia="pt-BR"/>
        </w:rPr>
        <w:t xml:space="preserve"> seus objetivos alcançados, sendo realizada</w:t>
      </w:r>
      <w:r>
        <w:rPr>
          <w:rFonts w:ascii="Times New Roman" w:eastAsia="Times New Roman" w:hAnsi="Times New Roman" w:cs="Times New Roman"/>
          <w:sz w:val="24"/>
          <w:szCs w:val="24"/>
          <w:lang w:eastAsia="pt-BR"/>
        </w:rPr>
        <w:t>s todas as etapas</w:t>
      </w:r>
      <w:r w:rsidRPr="00A307E7">
        <w:rPr>
          <w:rFonts w:ascii="Times New Roman" w:eastAsia="Times New Roman" w:hAnsi="Times New Roman" w:cs="Times New Roman"/>
          <w:sz w:val="24"/>
          <w:szCs w:val="24"/>
          <w:lang w:eastAsia="pt-BR"/>
        </w:rPr>
        <w:t>, além d</w:t>
      </w:r>
      <w:r w:rsidR="00CF65F2">
        <w:rPr>
          <w:rFonts w:ascii="Times New Roman" w:eastAsia="Times New Roman" w:hAnsi="Times New Roman" w:cs="Times New Roman"/>
          <w:sz w:val="24"/>
          <w:szCs w:val="24"/>
          <w:lang w:eastAsia="pt-BR"/>
        </w:rPr>
        <w:t>a pesquisa e</w:t>
      </w:r>
      <w:r>
        <w:rPr>
          <w:rFonts w:ascii="Times New Roman" w:eastAsia="Times New Roman" w:hAnsi="Times New Roman" w:cs="Times New Roman"/>
          <w:sz w:val="24"/>
          <w:szCs w:val="24"/>
          <w:lang w:eastAsia="pt-BR"/>
        </w:rPr>
        <w:t xml:space="preserve"> coleta de dados,</w:t>
      </w:r>
      <w:r w:rsidRPr="00A307E7">
        <w:rPr>
          <w:rFonts w:ascii="Times New Roman" w:eastAsia="Times New Roman" w:hAnsi="Times New Roman" w:cs="Times New Roman"/>
          <w:sz w:val="24"/>
          <w:szCs w:val="24"/>
          <w:lang w:eastAsia="pt-BR"/>
        </w:rPr>
        <w:t xml:space="preserve"> modelagem do banco de dados e implementaç</w:t>
      </w:r>
      <w:r>
        <w:rPr>
          <w:rFonts w:ascii="Times New Roman" w:eastAsia="Times New Roman" w:hAnsi="Times New Roman" w:cs="Times New Roman"/>
          <w:sz w:val="24"/>
          <w:szCs w:val="24"/>
          <w:lang w:eastAsia="pt-BR"/>
        </w:rPr>
        <w:t>ão dos serviços propostos</w:t>
      </w:r>
      <w:r w:rsidRPr="00A307E7">
        <w:rPr>
          <w:rFonts w:ascii="Times New Roman" w:eastAsia="Times New Roman" w:hAnsi="Times New Roman" w:cs="Times New Roman"/>
          <w:sz w:val="24"/>
          <w:szCs w:val="24"/>
          <w:lang w:eastAsia="pt-BR"/>
        </w:rPr>
        <w:t xml:space="preserve">. Isso faz com que </w:t>
      </w:r>
      <w:r w:rsidR="005074C6">
        <w:rPr>
          <w:rFonts w:ascii="Times New Roman" w:eastAsia="Times New Roman" w:hAnsi="Times New Roman" w:cs="Times New Roman"/>
          <w:sz w:val="24"/>
          <w:szCs w:val="24"/>
          <w:lang w:eastAsia="pt-BR"/>
        </w:rPr>
        <w:t xml:space="preserve">o uso de aplicações web seja </w:t>
      </w:r>
      <w:r w:rsidR="005074C6" w:rsidRPr="00A307E7">
        <w:rPr>
          <w:rFonts w:ascii="Times New Roman" w:eastAsia="Times New Roman" w:hAnsi="Times New Roman" w:cs="Times New Roman"/>
          <w:sz w:val="24"/>
          <w:szCs w:val="24"/>
          <w:lang w:eastAsia="pt-BR"/>
        </w:rPr>
        <w:t>elevado</w:t>
      </w:r>
      <w:r w:rsidRPr="00A307E7">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sanando</w:t>
      </w:r>
      <w:r w:rsidRPr="00A307E7">
        <w:rPr>
          <w:rFonts w:ascii="Times New Roman" w:eastAsia="Times New Roman" w:hAnsi="Times New Roman" w:cs="Times New Roman"/>
          <w:sz w:val="24"/>
          <w:szCs w:val="24"/>
          <w:lang w:eastAsia="pt-BR"/>
        </w:rPr>
        <w:t xml:space="preserve"> problemas como a </w:t>
      </w:r>
      <w:r>
        <w:rPr>
          <w:rFonts w:ascii="Times New Roman" w:eastAsia="Times New Roman" w:hAnsi="Times New Roman" w:cs="Times New Roman"/>
          <w:sz w:val="24"/>
          <w:szCs w:val="24"/>
          <w:lang w:eastAsia="pt-BR"/>
        </w:rPr>
        <w:t>dificuldade de encontrar prestador</w:t>
      </w:r>
      <w:r w:rsidR="005074C6">
        <w:rPr>
          <w:rFonts w:ascii="Times New Roman" w:eastAsia="Times New Roman" w:hAnsi="Times New Roman" w:cs="Times New Roman"/>
          <w:sz w:val="24"/>
          <w:szCs w:val="24"/>
          <w:lang w:eastAsia="pt-BR"/>
        </w:rPr>
        <w:t>es</w:t>
      </w:r>
      <w:r>
        <w:rPr>
          <w:rFonts w:ascii="Times New Roman" w:eastAsia="Times New Roman" w:hAnsi="Times New Roman" w:cs="Times New Roman"/>
          <w:sz w:val="24"/>
          <w:szCs w:val="24"/>
          <w:lang w:eastAsia="pt-BR"/>
        </w:rPr>
        <w:t xml:space="preserve"> de serviço</w:t>
      </w:r>
      <w:r w:rsidR="005074C6">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contratar um prestador de serviço sem informações sobre o mesmo </w:t>
      </w:r>
      <w:r w:rsidRPr="00A307E7">
        <w:rPr>
          <w:rFonts w:ascii="Times New Roman" w:eastAsia="Times New Roman" w:hAnsi="Times New Roman" w:cs="Times New Roman"/>
          <w:sz w:val="24"/>
          <w:szCs w:val="24"/>
          <w:lang w:eastAsia="pt-BR"/>
        </w:rPr>
        <w:t>e entre outros.</w:t>
      </w:r>
    </w:p>
    <w:p w:rsidR="00A307E7" w:rsidRDefault="00502588" w:rsidP="00A307E7">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Na concepção desta</w:t>
      </w:r>
      <w:del w:id="264" w:author="thatiane" w:date="2014-11-28T09:15:00Z">
        <w:r w:rsidDel="00C52EF8">
          <w:rPr>
            <w:rFonts w:ascii="Times New Roman" w:eastAsia="Times New Roman" w:hAnsi="Times New Roman" w:cs="Times New Roman"/>
            <w:sz w:val="24"/>
            <w:szCs w:val="24"/>
            <w:lang w:eastAsia="pt-BR"/>
          </w:rPr>
          <w:delText xml:space="preserve"> </w:delText>
        </w:r>
        <w:commentRangeStart w:id="265"/>
        <w:r w:rsidDel="00C52EF8">
          <w:rPr>
            <w:rFonts w:ascii="Times New Roman" w:eastAsia="Times New Roman" w:hAnsi="Times New Roman" w:cs="Times New Roman"/>
            <w:sz w:val="24"/>
            <w:szCs w:val="24"/>
            <w:lang w:eastAsia="pt-BR"/>
          </w:rPr>
          <w:delText>dissertação</w:delText>
        </w:r>
      </w:del>
      <w:commentRangeEnd w:id="265"/>
      <w:r w:rsidR="00C52EF8">
        <w:rPr>
          <w:rStyle w:val="Refdecomentrio"/>
        </w:rPr>
        <w:commentReference w:id="265"/>
      </w:r>
      <w:r w:rsidR="00A307E7" w:rsidRPr="00A307E7">
        <w:rPr>
          <w:rFonts w:ascii="Times New Roman" w:eastAsia="Times New Roman" w:hAnsi="Times New Roman" w:cs="Times New Roman"/>
          <w:sz w:val="24"/>
          <w:szCs w:val="24"/>
          <w:lang w:eastAsia="pt-BR"/>
        </w:rPr>
        <w:t>, o principal objetivo era criar serviços baseados na Arquitetura Orientada a Serviços para a manipulação das informações do banco de dados construído no intuito de controlar dados referente</w:t>
      </w:r>
      <w:r w:rsidR="00B13131">
        <w:rPr>
          <w:rFonts w:ascii="Times New Roman" w:eastAsia="Times New Roman" w:hAnsi="Times New Roman" w:cs="Times New Roman"/>
          <w:sz w:val="24"/>
          <w:szCs w:val="24"/>
          <w:lang w:eastAsia="pt-BR"/>
        </w:rPr>
        <w:t>s</w:t>
      </w:r>
      <w:r w:rsidR="00A307E7" w:rsidRPr="00A307E7">
        <w:rPr>
          <w:rFonts w:ascii="Times New Roman" w:eastAsia="Times New Roman" w:hAnsi="Times New Roman" w:cs="Times New Roman"/>
          <w:sz w:val="24"/>
          <w:szCs w:val="24"/>
          <w:lang w:eastAsia="pt-BR"/>
        </w:rPr>
        <w:t xml:space="preserve"> a</w:t>
      </w:r>
      <w:r w:rsidR="00B13131">
        <w:rPr>
          <w:rFonts w:ascii="Times New Roman" w:eastAsia="Times New Roman" w:hAnsi="Times New Roman" w:cs="Times New Roman"/>
          <w:sz w:val="24"/>
          <w:szCs w:val="24"/>
          <w:lang w:eastAsia="pt-BR"/>
        </w:rPr>
        <w:t>os</w:t>
      </w:r>
      <w:r w:rsidR="00A307E7" w:rsidRPr="00A307E7">
        <w:rPr>
          <w:rFonts w:ascii="Times New Roman" w:eastAsia="Times New Roman" w:hAnsi="Times New Roman" w:cs="Times New Roman"/>
          <w:sz w:val="24"/>
          <w:szCs w:val="24"/>
          <w:lang w:eastAsia="pt-BR"/>
        </w:rPr>
        <w:t xml:space="preserve"> prestadores de serviços. Tais serviços, foram desenvolvidos pela tecnologia do </w:t>
      </w:r>
      <w:r w:rsidR="00A307E7" w:rsidRPr="000F574E">
        <w:rPr>
          <w:rFonts w:ascii="Times New Roman" w:eastAsia="Times New Roman" w:hAnsi="Times New Roman" w:cs="Times New Roman"/>
          <w:i/>
          <w:sz w:val="24"/>
          <w:szCs w:val="24"/>
          <w:lang w:eastAsia="pt-BR"/>
        </w:rPr>
        <w:t>Web Service</w:t>
      </w:r>
      <w:r w:rsidR="00A307E7" w:rsidRPr="00A307E7">
        <w:rPr>
          <w:rFonts w:ascii="Times New Roman" w:eastAsia="Times New Roman" w:hAnsi="Times New Roman" w:cs="Times New Roman"/>
          <w:sz w:val="24"/>
          <w:szCs w:val="24"/>
          <w:lang w:eastAsia="pt-BR"/>
        </w:rPr>
        <w:t xml:space="preserve"> e disponibilizados através do Apache </w:t>
      </w:r>
      <w:proofErr w:type="spellStart"/>
      <w:r w:rsidR="00A307E7" w:rsidRPr="00A307E7">
        <w:rPr>
          <w:rFonts w:ascii="Times New Roman" w:eastAsia="Times New Roman" w:hAnsi="Times New Roman" w:cs="Times New Roman"/>
          <w:sz w:val="24"/>
          <w:szCs w:val="24"/>
          <w:lang w:eastAsia="pt-BR"/>
        </w:rPr>
        <w:t>Axis</w:t>
      </w:r>
      <w:proofErr w:type="spellEnd"/>
      <w:r w:rsidR="00A307E7" w:rsidRPr="00A307E7">
        <w:rPr>
          <w:rFonts w:ascii="Times New Roman" w:eastAsia="Times New Roman" w:hAnsi="Times New Roman" w:cs="Times New Roman"/>
          <w:sz w:val="24"/>
          <w:szCs w:val="24"/>
          <w:lang w:eastAsia="pt-BR"/>
        </w:rPr>
        <w:t xml:space="preserve"> para consumo </w:t>
      </w:r>
      <w:r w:rsidR="00B13131">
        <w:rPr>
          <w:rFonts w:ascii="Times New Roman" w:eastAsia="Times New Roman" w:hAnsi="Times New Roman" w:cs="Times New Roman"/>
          <w:sz w:val="24"/>
          <w:szCs w:val="24"/>
          <w:lang w:eastAsia="pt-BR"/>
        </w:rPr>
        <w:t>por meio</w:t>
      </w:r>
      <w:r w:rsidR="00A307E7" w:rsidRPr="00A307E7">
        <w:rPr>
          <w:rFonts w:ascii="Times New Roman" w:eastAsia="Times New Roman" w:hAnsi="Times New Roman" w:cs="Times New Roman"/>
          <w:sz w:val="24"/>
          <w:szCs w:val="24"/>
          <w:lang w:eastAsia="pt-BR"/>
        </w:rPr>
        <w:t xml:space="preserve"> de aplicações clientes.</w:t>
      </w:r>
    </w:p>
    <w:p w:rsidR="005074C6" w:rsidRPr="005074C6" w:rsidRDefault="005074C6" w:rsidP="005074C6">
      <w:pPr>
        <w:pStyle w:val="Ttulo1"/>
        <w:numPr>
          <w:ilvl w:val="1"/>
          <w:numId w:val="37"/>
        </w:numPr>
        <w:spacing w:before="100" w:beforeAutospacing="1" w:after="100" w:afterAutospacing="1" w:line="360" w:lineRule="auto"/>
        <w:ind w:left="426"/>
        <w:rPr>
          <w:rFonts w:ascii="Times New Roman" w:hAnsi="Times New Roman" w:cs="Times New Roman"/>
          <w:b w:val="0"/>
          <w:caps/>
          <w:color w:val="auto"/>
        </w:rPr>
      </w:pPr>
      <w:bookmarkStart w:id="266" w:name="_Toc404667114"/>
      <w:r w:rsidRPr="005074C6">
        <w:rPr>
          <w:rFonts w:ascii="Times New Roman" w:hAnsi="Times New Roman" w:cs="Times New Roman"/>
          <w:b w:val="0"/>
          <w:caps/>
          <w:color w:val="auto"/>
        </w:rPr>
        <w:t>Trabalhos futuros</w:t>
      </w:r>
      <w:bookmarkEnd w:id="266"/>
    </w:p>
    <w:p w:rsidR="00CF65F2" w:rsidRDefault="00A307E7" w:rsidP="00A307E7">
      <w:pPr>
        <w:spacing w:line="360" w:lineRule="auto"/>
        <w:ind w:firstLine="709"/>
        <w:jc w:val="both"/>
        <w:rPr>
          <w:rFonts w:ascii="Times New Roman" w:eastAsia="Times New Roman" w:hAnsi="Times New Roman" w:cs="Times New Roman"/>
          <w:sz w:val="24"/>
          <w:szCs w:val="24"/>
          <w:lang w:eastAsia="pt-BR"/>
        </w:rPr>
      </w:pPr>
      <w:r w:rsidRPr="00A307E7">
        <w:rPr>
          <w:rFonts w:ascii="Times New Roman" w:eastAsia="Times New Roman" w:hAnsi="Times New Roman" w:cs="Times New Roman"/>
          <w:sz w:val="24"/>
          <w:szCs w:val="24"/>
          <w:lang w:eastAsia="pt-BR"/>
        </w:rPr>
        <w:t xml:space="preserve">Para trabalho futuro fica como proposta, melhorias </w:t>
      </w:r>
      <w:r w:rsidR="00CF65F2">
        <w:rPr>
          <w:rFonts w:ascii="Times New Roman" w:eastAsia="Times New Roman" w:hAnsi="Times New Roman" w:cs="Times New Roman"/>
          <w:sz w:val="24"/>
          <w:szCs w:val="24"/>
          <w:lang w:eastAsia="pt-BR"/>
        </w:rPr>
        <w:t>técnicas como:</w:t>
      </w:r>
    </w:p>
    <w:p w:rsidR="00CF65F2" w:rsidRDefault="00731CCD" w:rsidP="00CF65F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Melhoria</w:t>
      </w:r>
      <w:r w:rsidR="00CF65F2" w:rsidRPr="00CF65F2">
        <w:rPr>
          <w:rFonts w:ascii="Times New Roman" w:eastAsia="Times New Roman" w:hAnsi="Times New Roman" w:cs="Times New Roman"/>
          <w:sz w:val="24"/>
          <w:szCs w:val="24"/>
          <w:lang w:eastAsia="pt-BR"/>
        </w:rPr>
        <w:t xml:space="preserve"> </w:t>
      </w:r>
      <w:r w:rsidR="00CF65F2">
        <w:rPr>
          <w:rFonts w:ascii="Times New Roman" w:eastAsia="Times New Roman" w:hAnsi="Times New Roman" w:cs="Times New Roman"/>
          <w:sz w:val="24"/>
          <w:szCs w:val="24"/>
          <w:lang w:eastAsia="pt-BR"/>
        </w:rPr>
        <w:t>d</w:t>
      </w:r>
      <w:r>
        <w:rPr>
          <w:rFonts w:ascii="Times New Roman" w:eastAsia="Times New Roman" w:hAnsi="Times New Roman" w:cs="Times New Roman"/>
          <w:sz w:val="24"/>
          <w:szCs w:val="24"/>
          <w:lang w:eastAsia="pt-BR"/>
        </w:rPr>
        <w:t>as</w:t>
      </w:r>
      <w:r w:rsidR="00CF65F2">
        <w:rPr>
          <w:rFonts w:ascii="Times New Roman" w:eastAsia="Times New Roman" w:hAnsi="Times New Roman" w:cs="Times New Roman"/>
          <w:sz w:val="24"/>
          <w:szCs w:val="24"/>
          <w:lang w:eastAsia="pt-BR"/>
        </w:rPr>
        <w:t xml:space="preserve"> regras de </w:t>
      </w:r>
      <w:r>
        <w:rPr>
          <w:rFonts w:ascii="Times New Roman" w:eastAsia="Times New Roman" w:hAnsi="Times New Roman" w:cs="Times New Roman"/>
          <w:sz w:val="24"/>
          <w:szCs w:val="24"/>
          <w:lang w:eastAsia="pt-BR"/>
        </w:rPr>
        <w:t>negó</w:t>
      </w:r>
      <w:r w:rsidRPr="00CF65F2">
        <w:rPr>
          <w:rFonts w:ascii="Times New Roman" w:eastAsia="Times New Roman" w:hAnsi="Times New Roman" w:cs="Times New Roman"/>
          <w:sz w:val="24"/>
          <w:szCs w:val="24"/>
          <w:lang w:eastAsia="pt-BR"/>
        </w:rPr>
        <w:t>cio</w:t>
      </w:r>
      <w:r>
        <w:rPr>
          <w:rFonts w:ascii="Times New Roman" w:eastAsia="Times New Roman" w:hAnsi="Times New Roman" w:cs="Times New Roman"/>
          <w:sz w:val="24"/>
          <w:szCs w:val="24"/>
          <w:lang w:eastAsia="pt-BR"/>
        </w:rPr>
        <w:t xml:space="preserve"> da aplicação</w:t>
      </w:r>
      <w:r w:rsidR="00CF65F2">
        <w:rPr>
          <w:rFonts w:ascii="Times New Roman" w:eastAsia="Times New Roman" w:hAnsi="Times New Roman" w:cs="Times New Roman"/>
          <w:sz w:val="24"/>
          <w:szCs w:val="24"/>
          <w:lang w:eastAsia="pt-BR"/>
        </w:rPr>
        <w:t>;</w:t>
      </w:r>
    </w:p>
    <w:p w:rsidR="00CF65F2" w:rsidRDefault="00CF65F2" w:rsidP="00CF65F2">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CF65F2">
        <w:rPr>
          <w:rFonts w:ascii="Times New Roman" w:eastAsia="Times New Roman" w:hAnsi="Times New Roman" w:cs="Times New Roman"/>
          <w:sz w:val="24"/>
          <w:szCs w:val="24"/>
          <w:lang w:eastAsia="pt-BR"/>
        </w:rPr>
        <w:t xml:space="preserve">Melhorias </w:t>
      </w:r>
      <w:r w:rsidR="00A307E7" w:rsidRPr="00CF65F2">
        <w:rPr>
          <w:rFonts w:ascii="Times New Roman" w:eastAsia="Times New Roman" w:hAnsi="Times New Roman" w:cs="Times New Roman"/>
          <w:sz w:val="24"/>
          <w:szCs w:val="24"/>
          <w:lang w:eastAsia="pt-BR"/>
        </w:rPr>
        <w:t xml:space="preserve">nos quesitos de interface, segurança e aquisição de novas funcionalidades </w:t>
      </w:r>
      <w:r>
        <w:rPr>
          <w:rFonts w:ascii="Times New Roman" w:eastAsia="Times New Roman" w:hAnsi="Times New Roman" w:cs="Times New Roman"/>
          <w:sz w:val="24"/>
          <w:szCs w:val="24"/>
          <w:lang w:eastAsia="pt-BR"/>
        </w:rPr>
        <w:t>na criação de serviços;</w:t>
      </w:r>
    </w:p>
    <w:p w:rsidR="00213E08" w:rsidRDefault="00CF65F2" w:rsidP="00CF65F2">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CF65F2">
        <w:rPr>
          <w:rFonts w:ascii="Times New Roman" w:eastAsia="Times New Roman" w:hAnsi="Times New Roman" w:cs="Times New Roman"/>
          <w:sz w:val="24"/>
          <w:szCs w:val="24"/>
          <w:lang w:eastAsia="pt-BR"/>
        </w:rPr>
        <w:t xml:space="preserve">Validação </w:t>
      </w:r>
      <w:r w:rsidR="00731CCD">
        <w:rPr>
          <w:rFonts w:ascii="Times New Roman" w:eastAsia="Times New Roman" w:hAnsi="Times New Roman" w:cs="Times New Roman"/>
          <w:sz w:val="24"/>
          <w:szCs w:val="24"/>
          <w:lang w:eastAsia="pt-BR"/>
        </w:rPr>
        <w:t xml:space="preserve">do sistema </w:t>
      </w:r>
      <w:r w:rsidR="00A307E7" w:rsidRPr="00CF65F2">
        <w:rPr>
          <w:rFonts w:ascii="Times New Roman" w:eastAsia="Times New Roman" w:hAnsi="Times New Roman" w:cs="Times New Roman"/>
          <w:sz w:val="24"/>
          <w:szCs w:val="24"/>
          <w:lang w:eastAsia="pt-BR"/>
        </w:rPr>
        <w:t>com os órgãos competentes</w:t>
      </w:r>
      <w:r>
        <w:rPr>
          <w:rFonts w:ascii="Times New Roman" w:eastAsia="Times New Roman" w:hAnsi="Times New Roman" w:cs="Times New Roman"/>
          <w:sz w:val="24"/>
          <w:szCs w:val="24"/>
          <w:lang w:eastAsia="pt-BR"/>
        </w:rPr>
        <w:t>;</w:t>
      </w:r>
    </w:p>
    <w:p w:rsidR="004E1810" w:rsidRDefault="00731CCD" w:rsidP="004E1810">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Desenvolver parcerias de negócio com empresas do ramo de prestação de serviços;</w:t>
      </w:r>
    </w:p>
    <w:p w:rsidR="005D449A" w:rsidRDefault="004E1810" w:rsidP="004E1810">
      <w:pPr>
        <w:spacing w:line="360" w:lineRule="auto"/>
        <w:jc w:val="both"/>
        <w:rPr>
          <w:rFonts w:ascii="Times New Roman" w:hAnsi="Times New Roman" w:cs="Times New Roman"/>
          <w:sz w:val="24"/>
          <w:szCs w:val="24"/>
        </w:rPr>
      </w:pPr>
      <w:r w:rsidRPr="004E1810">
        <w:rPr>
          <w:rFonts w:ascii="Times New Roman" w:hAnsi="Times New Roman" w:cs="Times New Roman"/>
          <w:sz w:val="24"/>
          <w:szCs w:val="24"/>
        </w:rPr>
        <w:lastRenderedPageBreak/>
        <w:t>Além das futuras funcionalidades desejadas, percebeu-se, também, a necessidade de analisar o impa</w:t>
      </w:r>
      <w:r>
        <w:rPr>
          <w:rFonts w:ascii="Times New Roman" w:hAnsi="Times New Roman" w:cs="Times New Roman"/>
          <w:sz w:val="24"/>
          <w:szCs w:val="24"/>
        </w:rPr>
        <w:t xml:space="preserve">cto da ferramenta </w:t>
      </w:r>
      <w:r w:rsidRPr="004E1810">
        <w:rPr>
          <w:rFonts w:ascii="Times New Roman" w:hAnsi="Times New Roman" w:cs="Times New Roman"/>
          <w:sz w:val="24"/>
          <w:szCs w:val="24"/>
        </w:rPr>
        <w:t>na vida dos usuários</w:t>
      </w:r>
      <w:r>
        <w:rPr>
          <w:rFonts w:ascii="Times New Roman" w:hAnsi="Times New Roman" w:cs="Times New Roman"/>
          <w:sz w:val="24"/>
          <w:szCs w:val="24"/>
        </w:rPr>
        <w:t>.</w:t>
      </w:r>
    </w:p>
    <w:p w:rsidR="00213E08" w:rsidRPr="004E1810" w:rsidRDefault="004E1810" w:rsidP="004E1810">
      <w:pPr>
        <w:spacing w:line="360" w:lineRule="auto"/>
        <w:jc w:val="both"/>
        <w:rPr>
          <w:rFonts w:ascii="Times New Roman" w:eastAsia="Times New Roman" w:hAnsi="Times New Roman" w:cs="Times New Roman"/>
          <w:sz w:val="24"/>
          <w:szCs w:val="24"/>
          <w:lang w:eastAsia="pt-BR"/>
        </w:rPr>
      </w:pPr>
      <w:r w:rsidRPr="004E1810">
        <w:rPr>
          <w:rFonts w:ascii="Times New Roman" w:hAnsi="Times New Roman" w:cs="Times New Roman"/>
          <w:sz w:val="24"/>
          <w:szCs w:val="24"/>
        </w:rPr>
        <w:t xml:space="preserve"> </w:t>
      </w:r>
      <w:r w:rsidR="00213E08" w:rsidRPr="004E1810">
        <w:rPr>
          <w:rFonts w:ascii="Times New Roman" w:hAnsi="Times New Roman" w:cs="Times New Roman"/>
          <w:sz w:val="24"/>
          <w:szCs w:val="24"/>
        </w:rPr>
        <w:br w:type="page"/>
      </w:r>
    </w:p>
    <w:p w:rsidR="00CA24F6" w:rsidRPr="009D29C6" w:rsidRDefault="00CA24F6" w:rsidP="000A77CE">
      <w:pPr>
        <w:pStyle w:val="Ttulo1"/>
        <w:numPr>
          <w:ilvl w:val="0"/>
          <w:numId w:val="37"/>
        </w:numPr>
        <w:spacing w:before="100" w:beforeAutospacing="1" w:after="100" w:afterAutospacing="1" w:line="360" w:lineRule="auto"/>
        <w:rPr>
          <w:rFonts w:ascii="Times New Roman" w:hAnsi="Times New Roman" w:cs="Times New Roman"/>
          <w:caps/>
          <w:color w:val="auto"/>
        </w:rPr>
      </w:pPr>
      <w:bookmarkStart w:id="267" w:name="_Toc404667115"/>
      <w:commentRangeStart w:id="268"/>
      <w:r w:rsidRPr="009D29C6">
        <w:rPr>
          <w:rFonts w:ascii="Times New Roman" w:hAnsi="Times New Roman" w:cs="Times New Roman"/>
          <w:caps/>
          <w:color w:val="auto"/>
        </w:rPr>
        <w:lastRenderedPageBreak/>
        <w:t>Referência</w:t>
      </w:r>
      <w:r w:rsidR="00120C9F">
        <w:rPr>
          <w:rFonts w:ascii="Times New Roman" w:hAnsi="Times New Roman" w:cs="Times New Roman"/>
          <w:caps/>
          <w:color w:val="auto"/>
        </w:rPr>
        <w:t>s bibliográficas</w:t>
      </w:r>
      <w:bookmarkEnd w:id="267"/>
      <w:commentRangeEnd w:id="268"/>
      <w:r w:rsidR="00541998">
        <w:rPr>
          <w:rStyle w:val="Refdecomentrio"/>
          <w:rFonts w:asciiTheme="minorHAnsi" w:eastAsiaTheme="minorHAnsi" w:hAnsiTheme="minorHAnsi" w:cstheme="minorBidi"/>
          <w:b w:val="0"/>
          <w:bCs w:val="0"/>
          <w:color w:val="auto"/>
        </w:rPr>
        <w:commentReference w:id="268"/>
      </w:r>
    </w:p>
    <w:p w:rsidR="009D3AAD" w:rsidRPr="009D3AAD" w:rsidRDefault="009D3AAD" w:rsidP="009D3AAD">
      <w:pPr>
        <w:spacing w:line="360" w:lineRule="auto"/>
        <w:jc w:val="both"/>
        <w:rPr>
          <w:rFonts w:ascii="Times New Roman" w:hAnsi="Times New Roman" w:cs="Times New Roman"/>
          <w:sz w:val="24"/>
          <w:szCs w:val="24"/>
        </w:rPr>
      </w:pPr>
      <w:r w:rsidRPr="009D3AAD">
        <w:rPr>
          <w:rFonts w:ascii="Times New Roman" w:hAnsi="Times New Roman" w:cs="Times New Roman"/>
          <w:sz w:val="24"/>
          <w:szCs w:val="24"/>
        </w:rPr>
        <w:t xml:space="preserve">IBGE. </w:t>
      </w:r>
      <w:r w:rsidRPr="009D3AAD">
        <w:rPr>
          <w:rFonts w:ascii="Times New Roman" w:hAnsi="Times New Roman" w:cs="Times New Roman"/>
          <w:b/>
          <w:sz w:val="24"/>
          <w:szCs w:val="24"/>
        </w:rPr>
        <w:t>Instituto Brasileiro de Geografia e Estatística</w:t>
      </w:r>
      <w:r w:rsidRPr="009D3AAD">
        <w:rPr>
          <w:rFonts w:ascii="Times New Roman" w:hAnsi="Times New Roman" w:cs="Times New Roman"/>
          <w:sz w:val="24"/>
          <w:szCs w:val="24"/>
        </w:rPr>
        <w:t xml:space="preserve">. Acessado em </w:t>
      </w:r>
      <w:r w:rsidR="003D01DC">
        <w:rPr>
          <w:rFonts w:ascii="Times New Roman" w:hAnsi="Times New Roman" w:cs="Times New Roman"/>
          <w:sz w:val="24"/>
          <w:szCs w:val="24"/>
        </w:rPr>
        <w:t>25</w:t>
      </w:r>
      <w:r w:rsidRPr="009D3AAD">
        <w:rPr>
          <w:rFonts w:ascii="Times New Roman" w:hAnsi="Times New Roman" w:cs="Times New Roman"/>
          <w:sz w:val="24"/>
          <w:szCs w:val="24"/>
        </w:rPr>
        <w:t xml:space="preserve"> de </w:t>
      </w:r>
      <w:r w:rsidR="003D01DC">
        <w:rPr>
          <w:rFonts w:ascii="Times New Roman" w:hAnsi="Times New Roman" w:cs="Times New Roman"/>
          <w:sz w:val="24"/>
          <w:szCs w:val="24"/>
        </w:rPr>
        <w:t>Agosto</w:t>
      </w:r>
      <w:r w:rsidRPr="009D3AAD">
        <w:rPr>
          <w:rFonts w:ascii="Times New Roman" w:hAnsi="Times New Roman" w:cs="Times New Roman"/>
          <w:sz w:val="24"/>
          <w:szCs w:val="24"/>
        </w:rPr>
        <w:t xml:space="preserve"> de 2014. Disponível em: &lt;http://www.ibge.gov.br/home&gt;.</w:t>
      </w:r>
    </w:p>
    <w:p w:rsidR="009D3AAD" w:rsidRPr="00735CC2" w:rsidRDefault="009D3AAD" w:rsidP="009D3AAD">
      <w:pPr>
        <w:spacing w:line="360" w:lineRule="auto"/>
        <w:jc w:val="both"/>
        <w:rPr>
          <w:rFonts w:ascii="Times New Roman" w:hAnsi="Times New Roman" w:cs="Times New Roman"/>
          <w:sz w:val="24"/>
          <w:szCs w:val="24"/>
          <w:lang w:val="en-US"/>
        </w:rPr>
      </w:pPr>
      <w:r w:rsidRPr="009D3AAD">
        <w:rPr>
          <w:rFonts w:ascii="Times New Roman" w:hAnsi="Times New Roman" w:cs="Times New Roman"/>
          <w:sz w:val="24"/>
          <w:szCs w:val="24"/>
        </w:rPr>
        <w:t xml:space="preserve">LUGER, GEORGE F. (2004). </w:t>
      </w:r>
      <w:r w:rsidRPr="009D3AAD">
        <w:rPr>
          <w:rFonts w:ascii="Times New Roman" w:hAnsi="Times New Roman" w:cs="Times New Roman"/>
          <w:b/>
          <w:sz w:val="24"/>
          <w:szCs w:val="24"/>
        </w:rPr>
        <w:t>Inteligência Artificial: Estruturas e Estratégias para a Solução de Problemas Complexos</w:t>
      </w:r>
      <w:r w:rsidRPr="009D3AAD">
        <w:rPr>
          <w:rFonts w:ascii="Times New Roman" w:hAnsi="Times New Roman" w:cs="Times New Roman"/>
          <w:sz w:val="24"/>
          <w:szCs w:val="24"/>
        </w:rPr>
        <w:t xml:space="preserve">. </w:t>
      </w:r>
      <w:r w:rsidRPr="00735CC2">
        <w:rPr>
          <w:rFonts w:ascii="Times New Roman" w:hAnsi="Times New Roman" w:cs="Times New Roman"/>
          <w:sz w:val="24"/>
          <w:szCs w:val="24"/>
          <w:lang w:val="en-US"/>
        </w:rPr>
        <w:t>(4ª ed.), Porto Alegre: Bookman.</w:t>
      </w:r>
    </w:p>
    <w:p w:rsidR="009D3AAD" w:rsidRPr="009D3AAD" w:rsidRDefault="007D1D3C" w:rsidP="009D3AAD">
      <w:pPr>
        <w:spacing w:line="360" w:lineRule="auto"/>
        <w:jc w:val="both"/>
        <w:rPr>
          <w:rFonts w:ascii="Times New Roman" w:hAnsi="Times New Roman" w:cs="Times New Roman"/>
          <w:sz w:val="24"/>
          <w:szCs w:val="24"/>
        </w:rPr>
      </w:pPr>
      <w:r w:rsidRPr="0093347C">
        <w:rPr>
          <w:rFonts w:ascii="Times New Roman" w:hAnsi="Times New Roman" w:cs="Times New Roman"/>
          <w:sz w:val="24"/>
          <w:szCs w:val="24"/>
          <w:lang w:val="en-US"/>
        </w:rPr>
        <w:t>BOOCH</w:t>
      </w:r>
      <w:r w:rsidR="009D3AAD" w:rsidRPr="0093347C">
        <w:rPr>
          <w:rFonts w:ascii="Times New Roman" w:hAnsi="Times New Roman" w:cs="Times New Roman"/>
          <w:sz w:val="24"/>
          <w:szCs w:val="24"/>
          <w:lang w:val="en-US"/>
        </w:rPr>
        <w:t xml:space="preserve">, G. and </w:t>
      </w:r>
      <w:r w:rsidRPr="0093347C">
        <w:rPr>
          <w:rFonts w:ascii="Times New Roman" w:hAnsi="Times New Roman" w:cs="Times New Roman"/>
          <w:sz w:val="24"/>
          <w:szCs w:val="24"/>
          <w:lang w:val="en-US"/>
        </w:rPr>
        <w:t>RUMBAUGH</w:t>
      </w:r>
      <w:r w:rsidR="009D3AAD" w:rsidRPr="0093347C">
        <w:rPr>
          <w:rFonts w:ascii="Times New Roman" w:hAnsi="Times New Roman" w:cs="Times New Roman"/>
          <w:sz w:val="24"/>
          <w:szCs w:val="24"/>
          <w:lang w:val="en-US"/>
        </w:rPr>
        <w:t xml:space="preserve">, J. and </w:t>
      </w:r>
      <w:r w:rsidRPr="0093347C">
        <w:rPr>
          <w:rFonts w:ascii="Times New Roman" w:hAnsi="Times New Roman" w:cs="Times New Roman"/>
          <w:sz w:val="24"/>
          <w:szCs w:val="24"/>
          <w:lang w:val="en-US"/>
        </w:rPr>
        <w:t>JACOBSON</w:t>
      </w:r>
      <w:r w:rsidR="009D3AAD" w:rsidRPr="0093347C">
        <w:rPr>
          <w:rFonts w:ascii="Times New Roman" w:hAnsi="Times New Roman" w:cs="Times New Roman"/>
          <w:sz w:val="24"/>
          <w:szCs w:val="24"/>
          <w:lang w:val="en-US"/>
        </w:rPr>
        <w:t xml:space="preserve">. </w:t>
      </w:r>
      <w:r w:rsidR="009D3AAD" w:rsidRPr="009D3AAD">
        <w:rPr>
          <w:rFonts w:ascii="Times New Roman" w:hAnsi="Times New Roman" w:cs="Times New Roman"/>
          <w:sz w:val="24"/>
          <w:szCs w:val="24"/>
        </w:rPr>
        <w:t xml:space="preserve">(2006). </w:t>
      </w:r>
      <w:r w:rsidR="009D3AAD" w:rsidRPr="009D3AAD">
        <w:rPr>
          <w:rFonts w:ascii="Times New Roman" w:hAnsi="Times New Roman" w:cs="Times New Roman"/>
          <w:b/>
          <w:sz w:val="24"/>
          <w:szCs w:val="24"/>
        </w:rPr>
        <w:t>UML: Guia do usuário</w:t>
      </w:r>
      <w:r w:rsidR="009D3AAD" w:rsidRPr="009D3AAD">
        <w:rPr>
          <w:rFonts w:ascii="Times New Roman" w:hAnsi="Times New Roman" w:cs="Times New Roman"/>
          <w:sz w:val="24"/>
          <w:szCs w:val="24"/>
        </w:rPr>
        <w:t xml:space="preserve"> (2ª ed.). Campus – RJ.</w:t>
      </w:r>
    </w:p>
    <w:p w:rsidR="009D3AAD" w:rsidRDefault="009D3AAD" w:rsidP="009D3AAD">
      <w:pPr>
        <w:spacing w:line="360" w:lineRule="auto"/>
        <w:jc w:val="both"/>
        <w:rPr>
          <w:rFonts w:ascii="Times New Roman" w:hAnsi="Times New Roman" w:cs="Times New Roman"/>
          <w:sz w:val="24"/>
          <w:szCs w:val="24"/>
        </w:rPr>
      </w:pPr>
      <w:r w:rsidRPr="009D3AAD">
        <w:rPr>
          <w:rFonts w:ascii="Times New Roman" w:hAnsi="Times New Roman" w:cs="Times New Roman"/>
          <w:sz w:val="24"/>
          <w:szCs w:val="24"/>
        </w:rPr>
        <w:t xml:space="preserve">MARZULLO, F. P. (2009). </w:t>
      </w:r>
      <w:r w:rsidRPr="009D3AAD">
        <w:rPr>
          <w:rFonts w:ascii="Times New Roman" w:hAnsi="Times New Roman" w:cs="Times New Roman"/>
          <w:b/>
          <w:sz w:val="24"/>
          <w:szCs w:val="24"/>
        </w:rPr>
        <w:t>SOA na Prática</w:t>
      </w:r>
      <w:r w:rsidRPr="009D3AAD">
        <w:rPr>
          <w:rFonts w:ascii="Times New Roman" w:hAnsi="Times New Roman" w:cs="Times New Roman"/>
          <w:sz w:val="24"/>
          <w:szCs w:val="24"/>
        </w:rPr>
        <w:t xml:space="preserve">. </w:t>
      </w:r>
      <w:proofErr w:type="spellStart"/>
      <w:r w:rsidRPr="009D3AAD">
        <w:rPr>
          <w:rFonts w:ascii="Times New Roman" w:hAnsi="Times New Roman" w:cs="Times New Roman"/>
          <w:sz w:val="24"/>
          <w:szCs w:val="24"/>
        </w:rPr>
        <w:t>Novatec</w:t>
      </w:r>
      <w:proofErr w:type="spellEnd"/>
      <w:r w:rsidRPr="009D3AAD">
        <w:rPr>
          <w:rFonts w:ascii="Times New Roman" w:hAnsi="Times New Roman" w:cs="Times New Roman"/>
          <w:sz w:val="24"/>
          <w:szCs w:val="24"/>
        </w:rPr>
        <w:t>.</w:t>
      </w:r>
    </w:p>
    <w:p w:rsidR="0060785A" w:rsidRPr="009D3AAD" w:rsidRDefault="0060785A" w:rsidP="009D3AA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BLOG DO MARCO MENDES 01 </w:t>
      </w:r>
      <w:r w:rsidRPr="0060785A">
        <w:rPr>
          <w:rFonts w:ascii="Times New Roman" w:hAnsi="Times New Roman" w:cs="Times New Roman"/>
          <w:sz w:val="24"/>
          <w:szCs w:val="24"/>
        </w:rPr>
        <w:t xml:space="preserve">DEZ 2007. Produzido por Marco Mendes Disponível em: </w:t>
      </w:r>
      <w:r>
        <w:rPr>
          <w:rFonts w:ascii="Times New Roman" w:hAnsi="Times New Roman" w:cs="Times New Roman"/>
          <w:sz w:val="24"/>
          <w:szCs w:val="24"/>
        </w:rPr>
        <w:t>&lt;</w:t>
      </w:r>
      <w:r w:rsidRPr="0060785A">
        <w:rPr>
          <w:rFonts w:ascii="Times New Roman" w:hAnsi="Times New Roman" w:cs="Times New Roman"/>
          <w:sz w:val="24"/>
          <w:szCs w:val="24"/>
        </w:rPr>
        <w:t>http://blog.marcomendes.com&gt; Acesso em: 15/09/2014</w:t>
      </w:r>
      <w:r>
        <w:rPr>
          <w:rFonts w:ascii="Times New Roman" w:hAnsi="Times New Roman" w:cs="Times New Roman"/>
          <w:sz w:val="24"/>
          <w:szCs w:val="24"/>
        </w:rPr>
        <w:t>.</w:t>
      </w:r>
    </w:p>
    <w:p w:rsidR="00D6282C" w:rsidRDefault="009D3AAD" w:rsidP="00DA1975">
      <w:pPr>
        <w:spacing w:line="360" w:lineRule="auto"/>
        <w:jc w:val="both"/>
        <w:rPr>
          <w:rFonts w:ascii="Times New Roman" w:hAnsi="Times New Roman" w:cs="Times New Roman"/>
          <w:sz w:val="24"/>
          <w:szCs w:val="24"/>
        </w:rPr>
      </w:pPr>
      <w:r w:rsidRPr="009D3AAD">
        <w:rPr>
          <w:rFonts w:ascii="Times New Roman" w:hAnsi="Times New Roman" w:cs="Times New Roman"/>
          <w:sz w:val="24"/>
          <w:szCs w:val="24"/>
        </w:rPr>
        <w:t xml:space="preserve">KUMAR, B. V. (2012). </w:t>
      </w:r>
      <w:r w:rsidRPr="009D3AAD">
        <w:rPr>
          <w:rFonts w:ascii="Times New Roman" w:hAnsi="Times New Roman" w:cs="Times New Roman"/>
          <w:b/>
          <w:sz w:val="24"/>
          <w:szCs w:val="24"/>
        </w:rPr>
        <w:t>Implementando SOA Usando JAVA™ EE</w:t>
      </w:r>
      <w:r w:rsidRPr="009D3AAD">
        <w:rPr>
          <w:rFonts w:ascii="Times New Roman" w:hAnsi="Times New Roman" w:cs="Times New Roman"/>
          <w:sz w:val="24"/>
          <w:szCs w:val="24"/>
        </w:rPr>
        <w:t>. Rio de Janeiro:</w:t>
      </w:r>
      <w:r w:rsidR="00DA1975">
        <w:rPr>
          <w:rFonts w:ascii="Times New Roman" w:hAnsi="Times New Roman" w:cs="Times New Roman"/>
          <w:sz w:val="24"/>
          <w:szCs w:val="24"/>
        </w:rPr>
        <w:t xml:space="preserve"> </w:t>
      </w:r>
      <w:r w:rsidRPr="009D3AAD">
        <w:rPr>
          <w:rFonts w:ascii="Times New Roman" w:hAnsi="Times New Roman" w:cs="Times New Roman"/>
          <w:sz w:val="24"/>
          <w:szCs w:val="24"/>
        </w:rPr>
        <w:t>ALTA BOOKS</w:t>
      </w:r>
      <w:r w:rsidR="006000F0" w:rsidRPr="009D3AAD">
        <w:rPr>
          <w:rFonts w:ascii="Times New Roman" w:hAnsi="Times New Roman" w:cs="Times New Roman"/>
          <w:sz w:val="24"/>
          <w:szCs w:val="24"/>
        </w:rPr>
        <w:t>.</w:t>
      </w:r>
    </w:p>
    <w:p w:rsidR="009D6272" w:rsidRDefault="009D6272" w:rsidP="00DA1975">
      <w:pPr>
        <w:spacing w:line="360" w:lineRule="auto"/>
        <w:jc w:val="both"/>
        <w:rPr>
          <w:rFonts w:ascii="Times New Roman" w:hAnsi="Times New Roman" w:cs="Times New Roman"/>
          <w:sz w:val="24"/>
          <w:szCs w:val="24"/>
        </w:rPr>
      </w:pPr>
      <w:r w:rsidRPr="009D6272">
        <w:rPr>
          <w:rFonts w:ascii="Times New Roman" w:hAnsi="Times New Roman" w:cs="Times New Roman"/>
          <w:sz w:val="24"/>
          <w:szCs w:val="24"/>
        </w:rPr>
        <w:t>SHARP, J.</w:t>
      </w:r>
      <w:r>
        <w:rPr>
          <w:rFonts w:ascii="Times New Roman" w:hAnsi="Times New Roman" w:cs="Times New Roman"/>
          <w:sz w:val="24"/>
          <w:szCs w:val="24"/>
        </w:rPr>
        <w:t xml:space="preserve"> (2011)</w:t>
      </w:r>
      <w:r w:rsidRPr="009D6272">
        <w:rPr>
          <w:rFonts w:ascii="Times New Roman" w:hAnsi="Times New Roman" w:cs="Times New Roman"/>
          <w:sz w:val="24"/>
          <w:szCs w:val="24"/>
        </w:rPr>
        <w:t xml:space="preserve"> </w:t>
      </w:r>
      <w:r w:rsidRPr="009D6272">
        <w:rPr>
          <w:rFonts w:ascii="Times New Roman" w:hAnsi="Times New Roman" w:cs="Times New Roman"/>
          <w:b/>
          <w:sz w:val="24"/>
          <w:szCs w:val="24"/>
        </w:rPr>
        <w:t>Microsoft Visual C# 2010: passo a passo</w:t>
      </w:r>
      <w:r w:rsidRPr="009D6272">
        <w:rPr>
          <w:rFonts w:ascii="Times New Roman" w:hAnsi="Times New Roman" w:cs="Times New Roman"/>
          <w:sz w:val="24"/>
          <w:szCs w:val="24"/>
        </w:rPr>
        <w:t xml:space="preserve">. Tradução de Tereza Cristina Félix de Sousa e Edson </w:t>
      </w:r>
      <w:proofErr w:type="spellStart"/>
      <w:r w:rsidRPr="009D6272">
        <w:rPr>
          <w:rFonts w:ascii="Times New Roman" w:hAnsi="Times New Roman" w:cs="Times New Roman"/>
          <w:sz w:val="24"/>
          <w:szCs w:val="24"/>
        </w:rPr>
        <w:t>Furmankiewicz</w:t>
      </w:r>
      <w:proofErr w:type="spellEnd"/>
      <w:r w:rsidRPr="009D6272">
        <w:rPr>
          <w:rFonts w:ascii="Times New Roman" w:hAnsi="Times New Roman" w:cs="Times New Roman"/>
          <w:sz w:val="24"/>
          <w:szCs w:val="24"/>
        </w:rPr>
        <w:t xml:space="preserve">. Porto Alegre: </w:t>
      </w:r>
      <w:proofErr w:type="spellStart"/>
      <w:r w:rsidRPr="009D6272">
        <w:rPr>
          <w:rFonts w:ascii="Times New Roman" w:hAnsi="Times New Roman" w:cs="Times New Roman"/>
          <w:sz w:val="24"/>
          <w:szCs w:val="24"/>
        </w:rPr>
        <w:t>Bookman</w:t>
      </w:r>
      <w:proofErr w:type="spellEnd"/>
      <w:r w:rsidRPr="009D6272">
        <w:rPr>
          <w:rFonts w:ascii="Times New Roman" w:hAnsi="Times New Roman" w:cs="Times New Roman"/>
          <w:sz w:val="24"/>
          <w:szCs w:val="24"/>
        </w:rPr>
        <w:t>.</w:t>
      </w:r>
    </w:p>
    <w:p w:rsidR="00C638D6" w:rsidRDefault="00C638D6" w:rsidP="00C638D6">
      <w:pPr>
        <w:jc w:val="both"/>
        <w:rPr>
          <w:rFonts w:ascii="Times New Roman" w:hAnsi="Times New Roman" w:cs="Times New Roman"/>
          <w:sz w:val="24"/>
          <w:szCs w:val="24"/>
        </w:rPr>
      </w:pPr>
      <w:r>
        <w:rPr>
          <w:rFonts w:ascii="Times New Roman" w:hAnsi="Times New Roman" w:cs="Times New Roman"/>
          <w:sz w:val="24"/>
          <w:szCs w:val="24"/>
        </w:rPr>
        <w:t xml:space="preserve">GETNINJAS – (2011) – </w:t>
      </w:r>
      <w:r w:rsidRPr="00E40E96">
        <w:rPr>
          <w:rFonts w:ascii="Times New Roman" w:hAnsi="Times New Roman" w:cs="Times New Roman"/>
          <w:b/>
          <w:sz w:val="24"/>
          <w:szCs w:val="24"/>
        </w:rPr>
        <w:t xml:space="preserve">Aplicação </w:t>
      </w:r>
      <w:r>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http://www.getninjas.com.br/</w:t>
      </w:r>
      <w:r>
        <w:rPr>
          <w:rFonts w:ascii="Times New Roman" w:hAnsi="Times New Roman" w:cs="Times New Roman"/>
          <w:sz w:val="24"/>
          <w:szCs w:val="24"/>
        </w:rPr>
        <w:t>&gt;</w:t>
      </w:r>
    </w:p>
    <w:p w:rsidR="00C638D6" w:rsidRDefault="00C638D6" w:rsidP="00C638D6">
      <w:pPr>
        <w:jc w:val="both"/>
        <w:rPr>
          <w:rFonts w:ascii="Times New Roman" w:hAnsi="Times New Roman" w:cs="Times New Roman"/>
          <w:sz w:val="24"/>
          <w:szCs w:val="24"/>
        </w:rPr>
      </w:pPr>
      <w:r>
        <w:rPr>
          <w:rFonts w:ascii="Times New Roman" w:hAnsi="Times New Roman" w:cs="Times New Roman"/>
          <w:sz w:val="24"/>
          <w:szCs w:val="24"/>
        </w:rPr>
        <w:t xml:space="preserve">RECOMIND.NET – (2011) – </w:t>
      </w:r>
      <w:r w:rsidRPr="00E40E96">
        <w:rPr>
          <w:rFonts w:ascii="Times New Roman" w:hAnsi="Times New Roman" w:cs="Times New Roman"/>
          <w:b/>
          <w:sz w:val="24"/>
          <w:szCs w:val="24"/>
        </w:rPr>
        <w:t xml:space="preserve">Aplicação </w:t>
      </w:r>
      <w:r>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t>
      </w:r>
      <w:r w:rsidRPr="000A0B5E">
        <w:t xml:space="preserve"> </w:t>
      </w:r>
      <w:r w:rsidR="007A6DE6" w:rsidRPr="007B67E4">
        <w:rPr>
          <w:rFonts w:ascii="Times New Roman" w:hAnsi="Times New Roman" w:cs="Times New Roman"/>
          <w:sz w:val="24"/>
          <w:szCs w:val="24"/>
        </w:rPr>
        <w:t>http://www.recomind.net/</w:t>
      </w:r>
      <w:r>
        <w:rPr>
          <w:rFonts w:ascii="Times New Roman" w:hAnsi="Times New Roman" w:cs="Times New Roman"/>
          <w:sz w:val="24"/>
          <w:szCs w:val="24"/>
        </w:rPr>
        <w:t>&gt;</w:t>
      </w:r>
    </w:p>
    <w:p w:rsidR="007A6DE6" w:rsidRDefault="007A6DE6" w:rsidP="007A6DE6">
      <w:pPr>
        <w:jc w:val="both"/>
        <w:rPr>
          <w:rFonts w:ascii="Times New Roman" w:hAnsi="Times New Roman" w:cs="Times New Roman"/>
          <w:sz w:val="24"/>
          <w:szCs w:val="24"/>
        </w:rPr>
      </w:pPr>
      <w:r w:rsidRPr="007A6DE6">
        <w:rPr>
          <w:rFonts w:ascii="Times New Roman" w:hAnsi="Times New Roman" w:cs="Times New Roman"/>
          <w:sz w:val="24"/>
          <w:szCs w:val="24"/>
        </w:rPr>
        <w:t xml:space="preserve">SAUDATE, A. (2013). </w:t>
      </w:r>
      <w:r w:rsidRPr="007A6DE6">
        <w:rPr>
          <w:rFonts w:ascii="Times New Roman" w:hAnsi="Times New Roman" w:cs="Times New Roman"/>
          <w:b/>
          <w:sz w:val="24"/>
          <w:szCs w:val="24"/>
        </w:rPr>
        <w:t xml:space="preserve">SOA aplicado: Integrando com web </w:t>
      </w:r>
      <w:proofErr w:type="spellStart"/>
      <w:r w:rsidRPr="007A6DE6">
        <w:rPr>
          <w:rFonts w:ascii="Times New Roman" w:hAnsi="Times New Roman" w:cs="Times New Roman"/>
          <w:b/>
          <w:sz w:val="24"/>
          <w:szCs w:val="24"/>
        </w:rPr>
        <w:t>services</w:t>
      </w:r>
      <w:proofErr w:type="spellEnd"/>
      <w:r w:rsidRPr="007A6DE6">
        <w:rPr>
          <w:rFonts w:ascii="Times New Roman" w:hAnsi="Times New Roman" w:cs="Times New Roman"/>
          <w:b/>
          <w:sz w:val="24"/>
          <w:szCs w:val="24"/>
        </w:rPr>
        <w:t xml:space="preserve"> e além</w:t>
      </w:r>
      <w:r w:rsidRPr="007A6DE6">
        <w:rPr>
          <w:rFonts w:ascii="Times New Roman" w:hAnsi="Times New Roman" w:cs="Times New Roman"/>
          <w:sz w:val="24"/>
          <w:szCs w:val="24"/>
        </w:rPr>
        <w:t>. São</w:t>
      </w:r>
      <w:r w:rsidR="004E3AF6">
        <w:rPr>
          <w:rFonts w:ascii="Times New Roman" w:hAnsi="Times New Roman" w:cs="Times New Roman"/>
          <w:sz w:val="24"/>
          <w:szCs w:val="24"/>
        </w:rPr>
        <w:t xml:space="preserve"> </w:t>
      </w:r>
      <w:r w:rsidRPr="007A6DE6">
        <w:rPr>
          <w:rFonts w:ascii="Times New Roman" w:hAnsi="Times New Roman" w:cs="Times New Roman"/>
          <w:sz w:val="24"/>
          <w:szCs w:val="24"/>
        </w:rPr>
        <w:t>Paulo: Casa do Código.</w:t>
      </w:r>
    </w:p>
    <w:p w:rsidR="001D4AB6" w:rsidRDefault="001D4AB6" w:rsidP="001D4AB6">
      <w:pPr>
        <w:jc w:val="both"/>
        <w:rPr>
          <w:rFonts w:ascii="Times New Roman" w:hAnsi="Times New Roman" w:cs="Times New Roman"/>
          <w:sz w:val="24"/>
          <w:szCs w:val="24"/>
        </w:rPr>
      </w:pPr>
      <w:r w:rsidRPr="001D4AB6">
        <w:rPr>
          <w:rFonts w:ascii="Times New Roman" w:hAnsi="Times New Roman" w:cs="Times New Roman"/>
          <w:sz w:val="24"/>
          <w:szCs w:val="24"/>
        </w:rPr>
        <w:t xml:space="preserve">ERL, T. (2011). </w:t>
      </w:r>
      <w:r w:rsidRPr="001D4AB6">
        <w:rPr>
          <w:rFonts w:ascii="Times New Roman" w:hAnsi="Times New Roman" w:cs="Times New Roman"/>
          <w:b/>
          <w:sz w:val="24"/>
          <w:szCs w:val="24"/>
        </w:rPr>
        <w:t>Introdução às tecnologias Web Services: SOA, SOAP, WSDL e</w:t>
      </w:r>
      <w:r w:rsidR="004E3AF6">
        <w:rPr>
          <w:rFonts w:ascii="Times New Roman" w:hAnsi="Times New Roman" w:cs="Times New Roman"/>
          <w:b/>
          <w:sz w:val="24"/>
          <w:szCs w:val="24"/>
        </w:rPr>
        <w:t xml:space="preserve"> </w:t>
      </w:r>
      <w:r w:rsidRPr="001D4AB6">
        <w:rPr>
          <w:rFonts w:ascii="Times New Roman" w:hAnsi="Times New Roman" w:cs="Times New Roman"/>
          <w:b/>
          <w:sz w:val="24"/>
          <w:szCs w:val="24"/>
        </w:rPr>
        <w:t>UDDI</w:t>
      </w:r>
      <w:r w:rsidRPr="001D4AB6">
        <w:rPr>
          <w:rFonts w:ascii="Times New Roman" w:hAnsi="Times New Roman" w:cs="Times New Roman"/>
          <w:sz w:val="24"/>
          <w:szCs w:val="24"/>
        </w:rPr>
        <w:t xml:space="preserve">. </w:t>
      </w:r>
      <w:proofErr w:type="spellStart"/>
      <w:r w:rsidRPr="001D4AB6">
        <w:rPr>
          <w:rFonts w:ascii="Times New Roman" w:hAnsi="Times New Roman" w:cs="Times New Roman"/>
          <w:sz w:val="24"/>
          <w:szCs w:val="24"/>
        </w:rPr>
        <w:t>WebMobile</w:t>
      </w:r>
      <w:proofErr w:type="spellEnd"/>
      <w:r>
        <w:rPr>
          <w:rFonts w:ascii="Times New Roman" w:hAnsi="Times New Roman" w:cs="Times New Roman"/>
          <w:sz w:val="24"/>
          <w:szCs w:val="24"/>
        </w:rPr>
        <w:t>.</w:t>
      </w:r>
    </w:p>
    <w:p w:rsidR="0031535B" w:rsidRDefault="0031535B" w:rsidP="0031535B">
      <w:pPr>
        <w:jc w:val="both"/>
        <w:rPr>
          <w:rFonts w:ascii="Times New Roman" w:hAnsi="Times New Roman" w:cs="Times New Roman"/>
          <w:sz w:val="24"/>
          <w:szCs w:val="24"/>
        </w:rPr>
      </w:pPr>
      <w:r w:rsidRPr="0031535B">
        <w:rPr>
          <w:rFonts w:ascii="Times New Roman" w:hAnsi="Times New Roman" w:cs="Times New Roman"/>
          <w:sz w:val="24"/>
          <w:szCs w:val="24"/>
        </w:rPr>
        <w:t xml:space="preserve">CALIENDO, R. F. (2010). </w:t>
      </w:r>
      <w:r w:rsidRPr="00C743E6">
        <w:rPr>
          <w:rFonts w:ascii="Times New Roman" w:hAnsi="Times New Roman" w:cs="Times New Roman"/>
          <w:b/>
          <w:sz w:val="24"/>
          <w:szCs w:val="24"/>
        </w:rPr>
        <w:t>Desenvolvimento de uma Aplicação utilizando SOA:</w:t>
      </w:r>
      <w:r w:rsidR="00C743E6">
        <w:rPr>
          <w:rFonts w:ascii="Times New Roman" w:hAnsi="Times New Roman" w:cs="Times New Roman"/>
          <w:b/>
          <w:sz w:val="24"/>
          <w:szCs w:val="24"/>
        </w:rPr>
        <w:t xml:space="preserve"> </w:t>
      </w:r>
      <w:r w:rsidRPr="00C743E6">
        <w:rPr>
          <w:rFonts w:ascii="Times New Roman" w:hAnsi="Times New Roman" w:cs="Times New Roman"/>
          <w:b/>
          <w:sz w:val="24"/>
          <w:szCs w:val="24"/>
        </w:rPr>
        <w:t>um Estudo de Caso</w:t>
      </w:r>
      <w:r w:rsidRPr="0031535B">
        <w:rPr>
          <w:rFonts w:ascii="Times New Roman" w:hAnsi="Times New Roman" w:cs="Times New Roman"/>
          <w:sz w:val="24"/>
          <w:szCs w:val="24"/>
        </w:rPr>
        <w:t>. pp. 2-9.</w:t>
      </w:r>
    </w:p>
    <w:p w:rsidR="00F473E2" w:rsidRDefault="00F473E2" w:rsidP="0031535B">
      <w:pPr>
        <w:jc w:val="both"/>
        <w:rPr>
          <w:rFonts w:ascii="Times New Roman" w:hAnsi="Times New Roman" w:cs="Times New Roman"/>
          <w:sz w:val="24"/>
          <w:szCs w:val="24"/>
        </w:rPr>
      </w:pPr>
      <w:r w:rsidRPr="00F12427">
        <w:rPr>
          <w:rFonts w:ascii="Times New Roman" w:hAnsi="Times New Roman" w:cs="Times New Roman"/>
          <w:sz w:val="24"/>
          <w:szCs w:val="24"/>
        </w:rPr>
        <w:t xml:space="preserve">GUEDES, G.T.A. </w:t>
      </w:r>
      <w:r w:rsidRPr="00D6282C">
        <w:rPr>
          <w:rFonts w:ascii="Times New Roman" w:hAnsi="Times New Roman" w:cs="Times New Roman"/>
          <w:sz w:val="24"/>
          <w:szCs w:val="24"/>
        </w:rPr>
        <w:t xml:space="preserve">(2011). </w:t>
      </w:r>
      <w:r w:rsidRPr="00F12427">
        <w:rPr>
          <w:rFonts w:ascii="Times New Roman" w:hAnsi="Times New Roman" w:cs="Times New Roman"/>
          <w:b/>
          <w:sz w:val="24"/>
          <w:szCs w:val="24"/>
        </w:rPr>
        <w:t>UML 2 - UMA AB</w:t>
      </w:r>
      <w:r>
        <w:rPr>
          <w:rFonts w:ascii="Times New Roman" w:hAnsi="Times New Roman" w:cs="Times New Roman"/>
          <w:b/>
          <w:sz w:val="24"/>
          <w:szCs w:val="24"/>
        </w:rPr>
        <w:t>ORDAGEM PRÁ</w:t>
      </w:r>
      <w:r w:rsidRPr="00F12427">
        <w:rPr>
          <w:rFonts w:ascii="Times New Roman" w:hAnsi="Times New Roman" w:cs="Times New Roman"/>
          <w:b/>
          <w:sz w:val="24"/>
          <w:szCs w:val="24"/>
        </w:rPr>
        <w:t>TICA</w:t>
      </w:r>
      <w:r w:rsidRPr="00D6282C">
        <w:rPr>
          <w:rFonts w:ascii="Times New Roman" w:hAnsi="Times New Roman" w:cs="Times New Roman"/>
          <w:sz w:val="24"/>
          <w:szCs w:val="24"/>
        </w:rPr>
        <w:t xml:space="preserve"> (</w:t>
      </w:r>
      <w:r>
        <w:rPr>
          <w:rFonts w:ascii="Times New Roman" w:hAnsi="Times New Roman" w:cs="Times New Roman"/>
          <w:sz w:val="24"/>
          <w:szCs w:val="24"/>
        </w:rPr>
        <w:t>2</w:t>
      </w:r>
      <w:r w:rsidRPr="00D6282C">
        <w:rPr>
          <w:rFonts w:ascii="Times New Roman" w:hAnsi="Times New Roman" w:cs="Times New Roman"/>
          <w:sz w:val="24"/>
          <w:szCs w:val="24"/>
        </w:rPr>
        <w:t xml:space="preserve"> ed.). São Paulo: </w:t>
      </w:r>
      <w:r w:rsidRPr="00F12427">
        <w:rPr>
          <w:rFonts w:ascii="Times New Roman" w:hAnsi="Times New Roman" w:cs="Times New Roman"/>
          <w:sz w:val="24"/>
          <w:szCs w:val="24"/>
        </w:rPr>
        <w:t>NOVATEC</w:t>
      </w:r>
      <w:r>
        <w:rPr>
          <w:rFonts w:ascii="Times New Roman" w:hAnsi="Times New Roman" w:cs="Times New Roman"/>
          <w:sz w:val="24"/>
          <w:szCs w:val="24"/>
        </w:rPr>
        <w:t>.</w:t>
      </w:r>
    </w:p>
    <w:p w:rsidR="004A2B43" w:rsidRDefault="004A2B43" w:rsidP="0031535B">
      <w:pPr>
        <w:jc w:val="both"/>
        <w:rPr>
          <w:rFonts w:ascii="Times New Roman" w:hAnsi="Times New Roman" w:cs="Times New Roman"/>
          <w:sz w:val="24"/>
          <w:szCs w:val="24"/>
          <w:lang w:val="en-US"/>
        </w:rPr>
      </w:pPr>
      <w:r w:rsidRPr="00B6272C">
        <w:rPr>
          <w:rFonts w:ascii="Times New Roman" w:hAnsi="Times New Roman" w:cs="Times New Roman"/>
          <w:sz w:val="24"/>
          <w:szCs w:val="24"/>
        </w:rPr>
        <w:t xml:space="preserve">RAMEZ, E.; NAVATHE, S. B. </w:t>
      </w:r>
      <w:r w:rsidRPr="00B6272C">
        <w:rPr>
          <w:rFonts w:ascii="Times New Roman" w:hAnsi="Times New Roman" w:cs="Times New Roman"/>
          <w:b/>
          <w:sz w:val="24"/>
          <w:szCs w:val="24"/>
        </w:rPr>
        <w:t>Sistemas de banco de dados</w:t>
      </w:r>
      <w:r w:rsidRPr="00B6272C">
        <w:rPr>
          <w:rFonts w:ascii="Times New Roman" w:hAnsi="Times New Roman" w:cs="Times New Roman"/>
          <w:sz w:val="24"/>
          <w:szCs w:val="24"/>
        </w:rPr>
        <w:t xml:space="preserve">. </w:t>
      </w:r>
      <w:r w:rsidRPr="002A7FAB">
        <w:rPr>
          <w:rFonts w:ascii="Times New Roman" w:hAnsi="Times New Roman" w:cs="Times New Roman"/>
          <w:sz w:val="24"/>
          <w:szCs w:val="24"/>
          <w:lang w:val="en-US"/>
        </w:rPr>
        <w:t>4ª. ed. São Paulo: Pearson Addison Wesley, 2005.</w:t>
      </w:r>
    </w:p>
    <w:p w:rsidR="00576E71" w:rsidRDefault="00576E71" w:rsidP="000B5129">
      <w:pPr>
        <w:spacing w:line="360" w:lineRule="auto"/>
        <w:jc w:val="both"/>
        <w:rPr>
          <w:rFonts w:ascii="Times New Roman" w:hAnsi="Times New Roman" w:cs="Times New Roman"/>
          <w:sz w:val="24"/>
          <w:szCs w:val="24"/>
        </w:rPr>
      </w:pPr>
      <w:r w:rsidRPr="00576E71">
        <w:rPr>
          <w:rFonts w:ascii="Times New Roman" w:hAnsi="Times New Roman" w:cs="Times New Roman"/>
          <w:sz w:val="24"/>
          <w:szCs w:val="24"/>
        </w:rPr>
        <w:lastRenderedPageBreak/>
        <w:t xml:space="preserve">FIETO. </w:t>
      </w:r>
      <w:r w:rsidRPr="000B5129">
        <w:rPr>
          <w:rFonts w:ascii="Times New Roman" w:hAnsi="Times New Roman" w:cs="Times New Roman"/>
          <w:b/>
          <w:sz w:val="24"/>
          <w:szCs w:val="24"/>
        </w:rPr>
        <w:t>Federação das Indústrias do Estado do Tocantins</w:t>
      </w:r>
      <w:r w:rsidRPr="009B49BD">
        <w:rPr>
          <w:rFonts w:ascii="Times New Roman" w:hAnsi="Times New Roman" w:cs="Times New Roman"/>
          <w:sz w:val="24"/>
          <w:szCs w:val="24"/>
        </w:rPr>
        <w:t>. Acessado em</w:t>
      </w:r>
      <w:r w:rsidR="000B5129" w:rsidRPr="009B49BD">
        <w:rPr>
          <w:rFonts w:ascii="Times New Roman" w:hAnsi="Times New Roman" w:cs="Times New Roman"/>
          <w:sz w:val="24"/>
          <w:szCs w:val="24"/>
        </w:rPr>
        <w:t xml:space="preserve"> </w:t>
      </w:r>
      <w:r w:rsidRPr="009B49BD">
        <w:rPr>
          <w:rFonts w:ascii="Times New Roman" w:hAnsi="Times New Roman" w:cs="Times New Roman"/>
          <w:sz w:val="24"/>
          <w:szCs w:val="24"/>
        </w:rPr>
        <w:t>28 de Outubro de 2014. Disponível em: &lt; http://www.fieto.com.br/DownloadArquivo.aspx?c=0386b5a3-7164-4170-b69c-1000b1b6d30b &gt;</w:t>
      </w:r>
    </w:p>
    <w:p w:rsidR="00602A5D" w:rsidRPr="00602A5D" w:rsidRDefault="00602A5D" w:rsidP="00602A5D">
      <w:pPr>
        <w:spacing w:line="360" w:lineRule="auto"/>
        <w:jc w:val="both"/>
        <w:rPr>
          <w:rFonts w:ascii="Times New Roman" w:hAnsi="Times New Roman" w:cs="Times New Roman"/>
          <w:sz w:val="24"/>
          <w:szCs w:val="24"/>
        </w:rPr>
      </w:pPr>
      <w:r w:rsidRPr="00602A5D">
        <w:rPr>
          <w:rFonts w:ascii="Times New Roman" w:hAnsi="Times New Roman" w:cs="Times New Roman"/>
          <w:sz w:val="24"/>
          <w:szCs w:val="24"/>
        </w:rPr>
        <w:t>ROBERTO WILKE TRAMA</w:t>
      </w:r>
      <w:r>
        <w:rPr>
          <w:rFonts w:ascii="Times New Roman" w:hAnsi="Times New Roman" w:cs="Times New Roman"/>
          <w:sz w:val="24"/>
          <w:szCs w:val="24"/>
        </w:rPr>
        <w:t xml:space="preserve">. Monografia - </w:t>
      </w:r>
      <w:r w:rsidRPr="00602A5D">
        <w:rPr>
          <w:rFonts w:ascii="Times New Roman" w:hAnsi="Times New Roman" w:cs="Times New Roman"/>
          <w:b/>
          <w:sz w:val="24"/>
          <w:szCs w:val="24"/>
        </w:rPr>
        <w:t xml:space="preserve">Um estudo sobre a integração de serviços utilizando SOA e </w:t>
      </w:r>
      <w:r>
        <w:rPr>
          <w:rFonts w:ascii="Times New Roman" w:hAnsi="Times New Roman" w:cs="Times New Roman"/>
          <w:b/>
          <w:sz w:val="24"/>
          <w:szCs w:val="24"/>
        </w:rPr>
        <w:t xml:space="preserve">BPM. </w:t>
      </w:r>
      <w:r>
        <w:rPr>
          <w:rFonts w:ascii="Times New Roman" w:hAnsi="Times New Roman" w:cs="Times New Roman"/>
          <w:sz w:val="24"/>
          <w:szCs w:val="24"/>
        </w:rPr>
        <w:t>Disponível em: &lt;</w:t>
      </w:r>
      <w:r w:rsidRPr="00602A5D">
        <w:rPr>
          <w:rFonts w:ascii="Times New Roman" w:hAnsi="Times New Roman" w:cs="Times New Roman"/>
          <w:sz w:val="24"/>
          <w:szCs w:val="24"/>
        </w:rPr>
        <w:t>http://fateczl.edu.br/TCC/2009-2/tcc-50.pdf</w:t>
      </w:r>
      <w:r>
        <w:rPr>
          <w:rFonts w:ascii="Times New Roman" w:hAnsi="Times New Roman" w:cs="Times New Roman"/>
          <w:sz w:val="24"/>
          <w:szCs w:val="24"/>
        </w:rPr>
        <w:t>&gt;. Acessado em: 01/10/2014.</w:t>
      </w:r>
    </w:p>
    <w:p w:rsidR="00602A5D" w:rsidRDefault="00602A5D" w:rsidP="00602A5D">
      <w:pPr>
        <w:spacing w:line="360" w:lineRule="auto"/>
        <w:jc w:val="both"/>
        <w:rPr>
          <w:rFonts w:ascii="Times New Roman" w:hAnsi="Times New Roman" w:cs="Times New Roman"/>
          <w:sz w:val="24"/>
          <w:szCs w:val="24"/>
        </w:rPr>
      </w:pPr>
      <w:r w:rsidRPr="00602A5D">
        <w:rPr>
          <w:rFonts w:ascii="Times New Roman" w:hAnsi="Times New Roman" w:cs="Times New Roman"/>
          <w:sz w:val="24"/>
          <w:szCs w:val="24"/>
        </w:rPr>
        <w:t>ESTUDO DE CASO: SEGURADORA</w:t>
      </w:r>
    </w:p>
    <w:p w:rsidR="007E7DB5" w:rsidRPr="00223B5A" w:rsidRDefault="007E7DB5" w:rsidP="007E7DB5">
      <w:pPr>
        <w:jc w:val="both"/>
        <w:rPr>
          <w:rFonts w:ascii="Times New Roman" w:hAnsi="Times New Roman" w:cs="Times New Roman"/>
          <w:sz w:val="24"/>
          <w:szCs w:val="24"/>
          <w:lang w:val="en-US"/>
        </w:rPr>
      </w:pPr>
      <w:r w:rsidRPr="00E31C37">
        <w:rPr>
          <w:rFonts w:ascii="Times New Roman" w:hAnsi="Times New Roman" w:cs="Times New Roman"/>
          <w:sz w:val="24"/>
          <w:szCs w:val="24"/>
        </w:rPr>
        <w:t xml:space="preserve">SOMMERVILLE, I. (2011). Engenharia de Software (9 ed.). (I. </w:t>
      </w:r>
      <w:proofErr w:type="spellStart"/>
      <w:r w:rsidRPr="00E31C37">
        <w:rPr>
          <w:rFonts w:ascii="Times New Roman" w:hAnsi="Times New Roman" w:cs="Times New Roman"/>
          <w:sz w:val="24"/>
          <w:szCs w:val="24"/>
        </w:rPr>
        <w:t>Bosnic</w:t>
      </w:r>
      <w:proofErr w:type="spellEnd"/>
      <w:r w:rsidRPr="00E31C37">
        <w:rPr>
          <w:rFonts w:ascii="Times New Roman" w:hAnsi="Times New Roman" w:cs="Times New Roman"/>
          <w:sz w:val="24"/>
          <w:szCs w:val="24"/>
        </w:rPr>
        <w:t xml:space="preserve">, &amp; K. G. de O. Gonçalves, </w:t>
      </w:r>
      <w:proofErr w:type="spellStart"/>
      <w:r w:rsidRPr="00E31C37">
        <w:rPr>
          <w:rFonts w:ascii="Times New Roman" w:hAnsi="Times New Roman" w:cs="Times New Roman"/>
          <w:sz w:val="24"/>
          <w:szCs w:val="24"/>
        </w:rPr>
        <w:t>Trads</w:t>
      </w:r>
      <w:proofErr w:type="spellEnd"/>
      <w:r w:rsidRPr="00E31C37">
        <w:rPr>
          <w:rFonts w:ascii="Times New Roman" w:hAnsi="Times New Roman" w:cs="Times New Roman"/>
          <w:sz w:val="24"/>
          <w:szCs w:val="24"/>
        </w:rPr>
        <w:t xml:space="preserve">.) </w:t>
      </w:r>
      <w:r w:rsidRPr="00223B5A">
        <w:rPr>
          <w:rFonts w:ascii="Times New Roman" w:hAnsi="Times New Roman" w:cs="Times New Roman"/>
          <w:sz w:val="24"/>
          <w:szCs w:val="24"/>
          <w:lang w:val="en-US"/>
        </w:rPr>
        <w:t>São Paulo: Pearson Prentice Hall.</w:t>
      </w:r>
    </w:p>
    <w:p w:rsidR="0060785A" w:rsidRDefault="0060785A" w:rsidP="007E7DB5">
      <w:pPr>
        <w:jc w:val="both"/>
        <w:rPr>
          <w:rFonts w:ascii="Times New Roman" w:hAnsi="Times New Roman" w:cs="Times New Roman"/>
          <w:sz w:val="24"/>
          <w:szCs w:val="24"/>
        </w:rPr>
      </w:pPr>
      <w:r w:rsidRPr="00107446">
        <w:rPr>
          <w:rFonts w:ascii="Times New Roman" w:hAnsi="Times New Roman" w:cs="Times New Roman"/>
          <w:sz w:val="24"/>
          <w:szCs w:val="24"/>
          <w:lang w:val="en-US"/>
        </w:rPr>
        <w:t xml:space="preserve">SCHEPERS Tom, KRATZ, </w:t>
      </w:r>
      <w:proofErr w:type="spellStart"/>
      <w:r w:rsidRPr="00107446">
        <w:rPr>
          <w:rFonts w:ascii="Times New Roman" w:hAnsi="Times New Roman" w:cs="Times New Roman"/>
          <w:sz w:val="24"/>
          <w:szCs w:val="24"/>
          <w:lang w:val="en-US"/>
        </w:rPr>
        <w:t>Benedikt</w:t>
      </w:r>
      <w:proofErr w:type="spellEnd"/>
      <w:r w:rsidRPr="00107446">
        <w:rPr>
          <w:rFonts w:ascii="Times New Roman" w:hAnsi="Times New Roman" w:cs="Times New Roman"/>
          <w:sz w:val="24"/>
          <w:szCs w:val="24"/>
          <w:lang w:val="en-US"/>
        </w:rPr>
        <w:t xml:space="preserve"> – </w:t>
      </w:r>
      <w:r w:rsidRPr="00107446">
        <w:rPr>
          <w:rFonts w:ascii="Times New Roman" w:hAnsi="Times New Roman" w:cs="Times New Roman"/>
          <w:b/>
          <w:sz w:val="24"/>
          <w:szCs w:val="24"/>
          <w:lang w:val="en-US"/>
        </w:rPr>
        <w:t xml:space="preserve">SOA Governance Maturity – </w:t>
      </w:r>
      <w:proofErr w:type="spellStart"/>
      <w:r w:rsidRPr="00107446">
        <w:rPr>
          <w:rFonts w:ascii="Times New Roman" w:hAnsi="Times New Roman" w:cs="Times New Roman"/>
          <w:b/>
          <w:sz w:val="24"/>
          <w:szCs w:val="24"/>
          <w:lang w:val="en-US"/>
        </w:rPr>
        <w:t>na</w:t>
      </w:r>
      <w:proofErr w:type="spellEnd"/>
      <w:r w:rsidRPr="00107446">
        <w:rPr>
          <w:rFonts w:ascii="Times New Roman" w:hAnsi="Times New Roman" w:cs="Times New Roman"/>
          <w:b/>
          <w:sz w:val="24"/>
          <w:szCs w:val="24"/>
          <w:lang w:val="en-US"/>
        </w:rPr>
        <w:t xml:space="preserve"> Ar</w:t>
      </w:r>
      <w:r w:rsidR="00AB1958" w:rsidRPr="00107446">
        <w:rPr>
          <w:rFonts w:ascii="Times New Roman" w:hAnsi="Times New Roman" w:cs="Times New Roman"/>
          <w:b/>
          <w:sz w:val="24"/>
          <w:szCs w:val="24"/>
          <w:lang w:val="en-US"/>
        </w:rPr>
        <w:t>chitect’s View</w:t>
      </w:r>
      <w:r w:rsidR="00AB1958" w:rsidRPr="00107446">
        <w:rPr>
          <w:rFonts w:ascii="Times New Roman" w:hAnsi="Times New Roman" w:cs="Times New Roman"/>
          <w:sz w:val="24"/>
          <w:szCs w:val="24"/>
          <w:lang w:val="en-US"/>
        </w:rPr>
        <w:t xml:space="preserve">, Jun/2009 &lt;http://www.infoq.com/articles/soa-gov-architect-s-view&gt;. </w:t>
      </w:r>
      <w:r w:rsidR="00AB1958">
        <w:rPr>
          <w:rFonts w:ascii="Times New Roman" w:hAnsi="Times New Roman" w:cs="Times New Roman"/>
          <w:sz w:val="24"/>
          <w:szCs w:val="24"/>
        </w:rPr>
        <w:t>Acessado em: 15/09/2014.</w:t>
      </w:r>
    </w:p>
    <w:p w:rsidR="00594555" w:rsidRDefault="00594555" w:rsidP="007E7DB5">
      <w:pPr>
        <w:jc w:val="both"/>
        <w:rPr>
          <w:rFonts w:ascii="Times New Roman" w:hAnsi="Times New Roman" w:cs="Times New Roman"/>
          <w:sz w:val="24"/>
          <w:szCs w:val="24"/>
        </w:rPr>
      </w:pPr>
      <w:r w:rsidRPr="00594555">
        <w:rPr>
          <w:rFonts w:ascii="Times New Roman" w:hAnsi="Times New Roman" w:cs="Times New Roman"/>
          <w:sz w:val="24"/>
          <w:szCs w:val="24"/>
        </w:rPr>
        <w:t xml:space="preserve">DORNELAS, J. C. A. </w:t>
      </w:r>
      <w:r w:rsidRPr="00594555">
        <w:rPr>
          <w:rFonts w:ascii="Times New Roman" w:hAnsi="Times New Roman" w:cs="Times New Roman"/>
          <w:b/>
          <w:sz w:val="24"/>
          <w:szCs w:val="24"/>
        </w:rPr>
        <w:t>Empreendedorismo</w:t>
      </w:r>
      <w:r w:rsidRPr="00594555">
        <w:rPr>
          <w:rFonts w:ascii="Times New Roman" w:hAnsi="Times New Roman" w:cs="Times New Roman"/>
          <w:sz w:val="24"/>
          <w:szCs w:val="24"/>
        </w:rPr>
        <w:t xml:space="preserve">: transformando ideias em negócios. 2 ed., Rio de Janeiro: </w:t>
      </w:r>
      <w:proofErr w:type="spellStart"/>
      <w:r w:rsidRPr="00594555">
        <w:rPr>
          <w:rFonts w:ascii="Times New Roman" w:hAnsi="Times New Roman" w:cs="Times New Roman"/>
          <w:sz w:val="24"/>
          <w:szCs w:val="24"/>
        </w:rPr>
        <w:t>Elsevier</w:t>
      </w:r>
      <w:proofErr w:type="spellEnd"/>
      <w:r w:rsidRPr="00594555">
        <w:rPr>
          <w:rFonts w:ascii="Times New Roman" w:hAnsi="Times New Roman" w:cs="Times New Roman"/>
          <w:sz w:val="24"/>
          <w:szCs w:val="24"/>
        </w:rPr>
        <w:t>, 2005.</w:t>
      </w:r>
    </w:p>
    <w:p w:rsidR="00D6282C" w:rsidRDefault="00594555" w:rsidP="006D7126">
      <w:pPr>
        <w:jc w:val="both"/>
        <w:rPr>
          <w:rFonts w:ascii="Times New Roman" w:hAnsi="Times New Roman" w:cs="Times New Roman"/>
          <w:sz w:val="24"/>
          <w:szCs w:val="24"/>
        </w:rPr>
      </w:pPr>
      <w:r w:rsidRPr="00594555">
        <w:rPr>
          <w:rFonts w:ascii="Times New Roman" w:hAnsi="Times New Roman" w:cs="Times New Roman"/>
          <w:sz w:val="24"/>
          <w:szCs w:val="24"/>
        </w:rPr>
        <w:t xml:space="preserve">SEBRAE. </w:t>
      </w:r>
      <w:r w:rsidRPr="00594555">
        <w:rPr>
          <w:rFonts w:ascii="Times New Roman" w:hAnsi="Times New Roman" w:cs="Times New Roman"/>
          <w:b/>
          <w:sz w:val="24"/>
          <w:szCs w:val="24"/>
        </w:rPr>
        <w:t>Anuário do trabalho na micro e pequena empresa</w:t>
      </w:r>
      <w:r w:rsidRPr="00594555">
        <w:rPr>
          <w:rFonts w:ascii="Times New Roman" w:hAnsi="Times New Roman" w:cs="Times New Roman"/>
          <w:sz w:val="24"/>
          <w:szCs w:val="24"/>
        </w:rPr>
        <w:t>. 6. ed. Distrito Federal: Dieese, 2013.</w:t>
      </w:r>
    </w:p>
    <w:p w:rsidR="00065619" w:rsidRPr="00576E71" w:rsidRDefault="00065619" w:rsidP="006D7126">
      <w:pPr>
        <w:jc w:val="both"/>
        <w:rPr>
          <w:rFonts w:ascii="Times New Roman" w:hAnsi="Times New Roman" w:cs="Times New Roman"/>
          <w:sz w:val="24"/>
          <w:szCs w:val="24"/>
        </w:rPr>
      </w:pPr>
      <w:r w:rsidRPr="00065619">
        <w:rPr>
          <w:rFonts w:ascii="Times New Roman" w:hAnsi="Times New Roman" w:cs="Times New Roman"/>
          <w:sz w:val="24"/>
          <w:szCs w:val="24"/>
        </w:rPr>
        <w:t xml:space="preserve">OSTERWALDER, A.; PGNEUR, Y. </w:t>
      </w:r>
      <w:r w:rsidRPr="00065619">
        <w:rPr>
          <w:rFonts w:ascii="Times New Roman" w:hAnsi="Times New Roman" w:cs="Times New Roman"/>
          <w:b/>
          <w:sz w:val="24"/>
          <w:szCs w:val="24"/>
        </w:rPr>
        <w:t xml:space="preserve">Business </w:t>
      </w:r>
      <w:proofErr w:type="spellStart"/>
      <w:r w:rsidRPr="00065619">
        <w:rPr>
          <w:rFonts w:ascii="Times New Roman" w:hAnsi="Times New Roman" w:cs="Times New Roman"/>
          <w:b/>
          <w:sz w:val="24"/>
          <w:szCs w:val="24"/>
        </w:rPr>
        <w:t>Model</w:t>
      </w:r>
      <w:proofErr w:type="spellEnd"/>
      <w:r w:rsidRPr="00065619">
        <w:rPr>
          <w:rFonts w:ascii="Times New Roman" w:hAnsi="Times New Roman" w:cs="Times New Roman"/>
          <w:b/>
          <w:sz w:val="24"/>
          <w:szCs w:val="24"/>
        </w:rPr>
        <w:t xml:space="preserve"> </w:t>
      </w:r>
      <w:proofErr w:type="spellStart"/>
      <w:r w:rsidRPr="00065619">
        <w:rPr>
          <w:rFonts w:ascii="Times New Roman" w:hAnsi="Times New Roman" w:cs="Times New Roman"/>
          <w:b/>
          <w:sz w:val="24"/>
          <w:szCs w:val="24"/>
        </w:rPr>
        <w:t>Generation</w:t>
      </w:r>
      <w:proofErr w:type="spellEnd"/>
      <w:r w:rsidRPr="00065619">
        <w:rPr>
          <w:rFonts w:ascii="Times New Roman" w:hAnsi="Times New Roman" w:cs="Times New Roman"/>
          <w:sz w:val="24"/>
          <w:szCs w:val="24"/>
        </w:rPr>
        <w:t>: Inovação em Modelos de Negócios. Rio de Janeiro: Alta Book, 2011.</w:t>
      </w:r>
    </w:p>
    <w:p w:rsidR="00637A3A" w:rsidRPr="00576E71" w:rsidRDefault="00637A3A" w:rsidP="006D7126">
      <w:pPr>
        <w:jc w:val="both"/>
        <w:rPr>
          <w:rFonts w:ascii="Times New Roman" w:hAnsi="Times New Roman" w:cs="Times New Roman"/>
          <w:sz w:val="24"/>
          <w:szCs w:val="24"/>
        </w:rPr>
      </w:pPr>
    </w:p>
    <w:p w:rsidR="00637A3A" w:rsidRPr="00576E71" w:rsidRDefault="00637A3A">
      <w:pPr>
        <w:rPr>
          <w:rFonts w:ascii="Times New Roman" w:hAnsi="Times New Roman" w:cs="Times New Roman"/>
          <w:sz w:val="24"/>
          <w:szCs w:val="24"/>
        </w:rPr>
      </w:pPr>
      <w:r w:rsidRPr="00576E71">
        <w:rPr>
          <w:rFonts w:ascii="Times New Roman" w:hAnsi="Times New Roman" w:cs="Times New Roman"/>
          <w:sz w:val="24"/>
          <w:szCs w:val="24"/>
        </w:rPr>
        <w:br w:type="page"/>
      </w:r>
    </w:p>
    <w:p w:rsidR="007F7930" w:rsidRPr="00C578A9" w:rsidRDefault="007F7930" w:rsidP="00C578A9">
      <w:pPr>
        <w:rPr>
          <w:rFonts w:ascii="Times New Roman" w:hAnsi="Times New Roman" w:cs="Times New Roman"/>
          <w:b/>
          <w:caps/>
          <w:sz w:val="28"/>
          <w:szCs w:val="28"/>
        </w:rPr>
      </w:pPr>
      <w:bookmarkStart w:id="269" w:name="_Toc402892769"/>
      <w:bookmarkStart w:id="270" w:name="_Toc402892888"/>
      <w:r w:rsidRPr="00C578A9">
        <w:rPr>
          <w:rFonts w:ascii="Times New Roman" w:hAnsi="Times New Roman" w:cs="Times New Roman"/>
          <w:b/>
          <w:caps/>
          <w:sz w:val="28"/>
          <w:szCs w:val="28"/>
        </w:rPr>
        <w:lastRenderedPageBreak/>
        <w:t>Apêndice A</w:t>
      </w:r>
      <w:bookmarkEnd w:id="269"/>
      <w:bookmarkEnd w:id="270"/>
    </w:p>
    <w:p w:rsidR="00E07BE2" w:rsidRPr="009F76C2" w:rsidRDefault="00E07BE2" w:rsidP="007F7930">
      <w:pPr>
        <w:rPr>
          <w:rFonts w:ascii="Times New Roman" w:hAnsi="Times New Roman" w:cs="Times New Roman"/>
          <w:sz w:val="24"/>
          <w:szCs w:val="24"/>
        </w:rPr>
      </w:pPr>
      <w:r w:rsidRPr="009F76C2">
        <w:rPr>
          <w:rFonts w:ascii="Times New Roman" w:hAnsi="Times New Roman" w:cs="Times New Roman"/>
          <w:sz w:val="24"/>
          <w:szCs w:val="24"/>
        </w:rPr>
        <w:t>Resultados obtidos na pesquisa de coleta de dados.</w:t>
      </w:r>
    </w:p>
    <w:p w:rsidR="007F7930" w:rsidRDefault="00D94E21" w:rsidP="007F7930">
      <w:r w:rsidRPr="00442662">
        <w:rPr>
          <w:noProof/>
          <w:lang w:eastAsia="pt-BR"/>
        </w:rPr>
        <w:drawing>
          <wp:anchor distT="0" distB="0" distL="114300" distR="114300" simplePos="0" relativeHeight="251632128" behindDoc="0" locked="0" layoutInCell="1" allowOverlap="1">
            <wp:simplePos x="0" y="0"/>
            <wp:positionH relativeFrom="column">
              <wp:posOffset>-3810</wp:posOffset>
            </wp:positionH>
            <wp:positionV relativeFrom="paragraph">
              <wp:posOffset>1874520</wp:posOffset>
            </wp:positionV>
            <wp:extent cx="5229225" cy="1333500"/>
            <wp:effectExtent l="19050" t="19050" r="9525" b="0"/>
            <wp:wrapSquare wrapText="bothSides"/>
            <wp:docPr id="33" name="Imagem 33" descr="C:\Users\Wesley-pc\Desktop\questa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esley-pc\Desktop\questao2.png"/>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9225" cy="1333500"/>
                    </a:xfrm>
                    <a:prstGeom prst="rect">
                      <a:avLst/>
                    </a:prstGeom>
                    <a:noFill/>
                    <a:ln w="9525">
                      <a:solidFill>
                        <a:schemeClr val="tx1"/>
                      </a:solidFill>
                    </a:ln>
                  </pic:spPr>
                </pic:pic>
              </a:graphicData>
            </a:graphic>
          </wp:anchor>
        </w:drawing>
      </w:r>
    </w:p>
    <w:p w:rsidR="007F7930" w:rsidRDefault="00442662" w:rsidP="007F7930">
      <w:r w:rsidRPr="00442662">
        <w:rPr>
          <w:noProof/>
          <w:lang w:eastAsia="pt-BR"/>
        </w:rPr>
        <w:drawing>
          <wp:anchor distT="0" distB="0" distL="114300" distR="114300" simplePos="0" relativeHeight="251630080" behindDoc="0" locked="0" layoutInCell="1" allowOverlap="1">
            <wp:simplePos x="0" y="0"/>
            <wp:positionH relativeFrom="column">
              <wp:posOffset>-3810</wp:posOffset>
            </wp:positionH>
            <wp:positionV relativeFrom="paragraph">
              <wp:posOffset>-1270</wp:posOffset>
            </wp:positionV>
            <wp:extent cx="5579745" cy="1087776"/>
            <wp:effectExtent l="19050" t="19050" r="1905" b="0"/>
            <wp:wrapSquare wrapText="bothSides"/>
            <wp:docPr id="32" name="Imagem 32" descr="C:\Users\Wesley-pc\Desktop\questa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esley-pc\Desktop\questao1.png"/>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9745" cy="1087776"/>
                    </a:xfrm>
                    <a:prstGeom prst="rect">
                      <a:avLst/>
                    </a:prstGeom>
                    <a:noFill/>
                    <a:ln w="9525">
                      <a:solidFill>
                        <a:schemeClr val="tx1"/>
                      </a:solidFill>
                    </a:ln>
                  </pic:spPr>
                </pic:pic>
              </a:graphicData>
            </a:graphic>
          </wp:anchor>
        </w:drawing>
      </w:r>
    </w:p>
    <w:p w:rsidR="007F7930" w:rsidRDefault="007F7930" w:rsidP="007F7930"/>
    <w:p w:rsidR="007F7930" w:rsidRDefault="007F7930" w:rsidP="007F7930"/>
    <w:p w:rsidR="007F7930" w:rsidRDefault="007F7930" w:rsidP="007F7930"/>
    <w:p w:rsidR="007F7930" w:rsidRDefault="00442662" w:rsidP="007F7930">
      <w:r w:rsidRPr="00442662">
        <w:rPr>
          <w:noProof/>
          <w:lang w:eastAsia="pt-BR"/>
        </w:rPr>
        <w:drawing>
          <wp:anchor distT="0" distB="0" distL="114300" distR="114300" simplePos="0" relativeHeight="251633152" behindDoc="0" locked="0" layoutInCell="1" allowOverlap="1">
            <wp:simplePos x="0" y="0"/>
            <wp:positionH relativeFrom="column">
              <wp:posOffset>-5353050</wp:posOffset>
            </wp:positionH>
            <wp:positionV relativeFrom="paragraph">
              <wp:posOffset>649605</wp:posOffset>
            </wp:positionV>
            <wp:extent cx="5257800" cy="1419225"/>
            <wp:effectExtent l="19050" t="19050" r="0" b="9525"/>
            <wp:wrapSquare wrapText="bothSides"/>
            <wp:docPr id="34" name="Imagem 34" descr="C:\Users\Wesley-pc\Desktop\questa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esley-pc\Desktop\questao3.png"/>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57800" cy="1419225"/>
                    </a:xfrm>
                    <a:prstGeom prst="rect">
                      <a:avLst/>
                    </a:prstGeom>
                    <a:noFill/>
                    <a:ln w="9525">
                      <a:solidFill>
                        <a:schemeClr val="tx1"/>
                      </a:solidFill>
                    </a:ln>
                  </pic:spPr>
                </pic:pic>
              </a:graphicData>
            </a:graphic>
          </wp:anchor>
        </w:drawing>
      </w:r>
    </w:p>
    <w:p w:rsidR="007F7930" w:rsidRDefault="00442662" w:rsidP="007F7930">
      <w:r w:rsidRPr="00442662">
        <w:rPr>
          <w:noProof/>
          <w:lang w:eastAsia="pt-BR"/>
        </w:rPr>
        <w:drawing>
          <wp:anchor distT="0" distB="0" distL="114300" distR="114300" simplePos="0" relativeHeight="251635200" behindDoc="0" locked="0" layoutInCell="1" allowOverlap="1">
            <wp:simplePos x="0" y="0"/>
            <wp:positionH relativeFrom="column">
              <wp:posOffset>-41910</wp:posOffset>
            </wp:positionH>
            <wp:positionV relativeFrom="paragraph">
              <wp:posOffset>2107565</wp:posOffset>
            </wp:positionV>
            <wp:extent cx="5579745" cy="1945005"/>
            <wp:effectExtent l="19050" t="19050" r="1905" b="0"/>
            <wp:wrapSquare wrapText="bothSides"/>
            <wp:docPr id="35" name="Imagem 35" descr="C:\Users\Wesley-pc\Desktop\questa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esley-pc\Desktop\questao4.png"/>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9745" cy="1945005"/>
                    </a:xfrm>
                    <a:prstGeom prst="rect">
                      <a:avLst/>
                    </a:prstGeom>
                    <a:noFill/>
                    <a:ln w="9525">
                      <a:solidFill>
                        <a:schemeClr val="tx1"/>
                      </a:solidFill>
                    </a:ln>
                  </pic:spPr>
                </pic:pic>
              </a:graphicData>
            </a:graphic>
          </wp:anchor>
        </w:drawing>
      </w:r>
    </w:p>
    <w:p w:rsidR="007F7930" w:rsidRDefault="007F7930" w:rsidP="007F7930"/>
    <w:p w:rsidR="007F7930" w:rsidRDefault="007F7930" w:rsidP="007F7930"/>
    <w:p w:rsidR="00442662" w:rsidRDefault="00442662" w:rsidP="007F7930">
      <w:r w:rsidRPr="00442662">
        <w:rPr>
          <w:noProof/>
          <w:lang w:eastAsia="pt-BR"/>
        </w:rPr>
        <w:lastRenderedPageBreak/>
        <w:drawing>
          <wp:anchor distT="0" distB="0" distL="114300" distR="114300" simplePos="0" relativeHeight="251638272" behindDoc="0" locked="0" layoutInCell="1" allowOverlap="1">
            <wp:simplePos x="0" y="0"/>
            <wp:positionH relativeFrom="column">
              <wp:posOffset>-3810</wp:posOffset>
            </wp:positionH>
            <wp:positionV relativeFrom="paragraph">
              <wp:posOffset>2196465</wp:posOffset>
            </wp:positionV>
            <wp:extent cx="5579745" cy="1452880"/>
            <wp:effectExtent l="19050" t="19050" r="1905" b="0"/>
            <wp:wrapSquare wrapText="bothSides"/>
            <wp:docPr id="37" name="Imagem 37" descr="C:\Users\Wesley-pc\Desktop\questa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esley-pc\Desktop\questao6.png"/>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9745" cy="1452880"/>
                    </a:xfrm>
                    <a:prstGeom prst="rect">
                      <a:avLst/>
                    </a:prstGeom>
                    <a:noFill/>
                    <a:ln w="9525">
                      <a:solidFill>
                        <a:schemeClr val="tx1"/>
                      </a:solidFill>
                    </a:ln>
                  </pic:spPr>
                </pic:pic>
              </a:graphicData>
            </a:graphic>
          </wp:anchor>
        </w:drawing>
      </w:r>
      <w:r w:rsidRPr="00442662">
        <w:rPr>
          <w:noProof/>
          <w:lang w:eastAsia="pt-BR"/>
        </w:rPr>
        <w:drawing>
          <wp:anchor distT="0" distB="0" distL="114300" distR="114300" simplePos="0" relativeHeight="251636224" behindDoc="0" locked="0" layoutInCell="1" allowOverlap="1">
            <wp:simplePos x="0" y="0"/>
            <wp:positionH relativeFrom="column">
              <wp:posOffset>-32385</wp:posOffset>
            </wp:positionH>
            <wp:positionV relativeFrom="paragraph">
              <wp:posOffset>-3810</wp:posOffset>
            </wp:positionV>
            <wp:extent cx="5579745" cy="1652058"/>
            <wp:effectExtent l="19050" t="19050" r="1905" b="5715"/>
            <wp:wrapSquare wrapText="bothSides"/>
            <wp:docPr id="36" name="Imagem 36" descr="C:\Users\Wesley-pc\Desktop\questa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esley-pc\Desktop\questao5.png"/>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9745" cy="1652058"/>
                    </a:xfrm>
                    <a:prstGeom prst="rect">
                      <a:avLst/>
                    </a:prstGeom>
                    <a:noFill/>
                    <a:ln w="9525">
                      <a:solidFill>
                        <a:schemeClr val="tx1"/>
                      </a:solidFill>
                    </a:ln>
                  </pic:spPr>
                </pic:pic>
              </a:graphicData>
            </a:graphic>
          </wp:anchor>
        </w:drawing>
      </w:r>
    </w:p>
    <w:p w:rsidR="007F7930" w:rsidRDefault="00D94E21" w:rsidP="007F7930">
      <w:r w:rsidRPr="00442662">
        <w:rPr>
          <w:noProof/>
          <w:lang w:eastAsia="pt-BR"/>
        </w:rPr>
        <w:drawing>
          <wp:anchor distT="0" distB="0" distL="114300" distR="114300" simplePos="0" relativeHeight="251640320" behindDoc="0" locked="0" layoutInCell="1" allowOverlap="1">
            <wp:simplePos x="0" y="0"/>
            <wp:positionH relativeFrom="column">
              <wp:posOffset>110490</wp:posOffset>
            </wp:positionH>
            <wp:positionV relativeFrom="paragraph">
              <wp:posOffset>2258060</wp:posOffset>
            </wp:positionV>
            <wp:extent cx="5143500" cy="1819275"/>
            <wp:effectExtent l="19050" t="19050" r="0" b="9525"/>
            <wp:wrapSquare wrapText="bothSides"/>
            <wp:docPr id="39" name="Imagem 39" descr="C:\Users\Wesley-pc\Desktop\questa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esley-pc\Desktop\questao8.png"/>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43500" cy="1819275"/>
                    </a:xfrm>
                    <a:prstGeom prst="rect">
                      <a:avLst/>
                    </a:prstGeom>
                    <a:noFill/>
                    <a:ln w="9525">
                      <a:solidFill>
                        <a:schemeClr val="tx1"/>
                      </a:solidFill>
                    </a:ln>
                  </pic:spPr>
                </pic:pic>
              </a:graphicData>
            </a:graphic>
          </wp:anchor>
        </w:drawing>
      </w:r>
    </w:p>
    <w:p w:rsidR="007F7930" w:rsidRDefault="007F7930" w:rsidP="007F7930"/>
    <w:p w:rsidR="007F7930" w:rsidRDefault="007F7930" w:rsidP="007F7930"/>
    <w:p w:rsidR="007F7930" w:rsidRDefault="007F7930" w:rsidP="007F7930"/>
    <w:p w:rsidR="00D94E21" w:rsidRDefault="00D94E21" w:rsidP="007F7930"/>
    <w:p w:rsidR="00D94E21" w:rsidRDefault="00D94E21" w:rsidP="007F7930"/>
    <w:p w:rsidR="00D94E21" w:rsidRDefault="00D94E21" w:rsidP="007F7930"/>
    <w:p w:rsidR="00D94E21" w:rsidRDefault="00D94E21" w:rsidP="007F7930"/>
    <w:p w:rsidR="007F7930" w:rsidRDefault="007F7930" w:rsidP="007F7930"/>
    <w:p w:rsidR="00C578A9" w:rsidRDefault="00C578A9" w:rsidP="007F7930"/>
    <w:p w:rsidR="00637A3A" w:rsidRPr="00C578A9" w:rsidRDefault="00637A3A" w:rsidP="00C578A9">
      <w:pPr>
        <w:rPr>
          <w:rFonts w:ascii="Times New Roman" w:hAnsi="Times New Roman" w:cs="Times New Roman"/>
          <w:b/>
          <w:caps/>
          <w:sz w:val="28"/>
          <w:szCs w:val="28"/>
        </w:rPr>
      </w:pPr>
      <w:bookmarkStart w:id="271" w:name="_Toc402892770"/>
      <w:bookmarkStart w:id="272" w:name="_Toc402892889"/>
      <w:r w:rsidRPr="00C578A9">
        <w:rPr>
          <w:rFonts w:ascii="Times New Roman" w:hAnsi="Times New Roman" w:cs="Times New Roman"/>
          <w:b/>
          <w:caps/>
          <w:sz w:val="28"/>
          <w:szCs w:val="28"/>
        </w:rPr>
        <w:lastRenderedPageBreak/>
        <w:t xml:space="preserve">Apêndice </w:t>
      </w:r>
      <w:r w:rsidR="007F7930" w:rsidRPr="00C578A9">
        <w:rPr>
          <w:rFonts w:ascii="Times New Roman" w:hAnsi="Times New Roman" w:cs="Times New Roman"/>
          <w:b/>
          <w:caps/>
          <w:sz w:val="28"/>
          <w:szCs w:val="28"/>
        </w:rPr>
        <w:t>B</w:t>
      </w:r>
      <w:bookmarkEnd w:id="271"/>
      <w:bookmarkEnd w:id="272"/>
    </w:p>
    <w:p w:rsidR="00013609" w:rsidRDefault="00ED4C17" w:rsidP="00013609">
      <w:pPr>
        <w:rPr>
          <w:b/>
          <w:sz w:val="24"/>
        </w:rPr>
      </w:pPr>
      <w:r>
        <w:rPr>
          <w:rFonts w:ascii="Times New Roman" w:eastAsia="Times New Roman" w:hAnsi="Times New Roman" w:cs="Times New Roman"/>
          <w:noProof/>
          <w:sz w:val="24"/>
          <w:szCs w:val="24"/>
          <w:lang w:eastAsia="pt-BR"/>
        </w:rPr>
        <w:drawing>
          <wp:anchor distT="0" distB="0" distL="114300" distR="114300" simplePos="0" relativeHeight="251627008" behindDoc="0" locked="0" layoutInCell="1" allowOverlap="1">
            <wp:simplePos x="0" y="0"/>
            <wp:positionH relativeFrom="column">
              <wp:posOffset>-47625</wp:posOffset>
            </wp:positionH>
            <wp:positionV relativeFrom="paragraph">
              <wp:posOffset>393065</wp:posOffset>
            </wp:positionV>
            <wp:extent cx="5436000" cy="2804299"/>
            <wp:effectExtent l="19050" t="19050" r="0" b="0"/>
            <wp:wrapSquare wrapText="bothSides"/>
            <wp:docPr id="10" name="Imagem 1" descr="C:\Users\PDV3\Desktop\ImgDiagramas\Diagrama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V3\Desktop\ImgDiagramas\Diagrama_Cliente.png"/>
                    <pic:cNvPicPr>
                      <a:picLocks noChangeAspect="1" noChangeArrowheads="1"/>
                    </pic:cNvPicPr>
                  </pic:nvPicPr>
                  <pic:blipFill>
                    <a:blip r:embed="rId72" cstate="print"/>
                    <a:srcRect/>
                    <a:stretch>
                      <a:fillRect/>
                    </a:stretch>
                  </pic:blipFill>
                  <pic:spPr bwMode="auto">
                    <a:xfrm>
                      <a:off x="0" y="0"/>
                      <a:ext cx="5436000" cy="2804299"/>
                    </a:xfrm>
                    <a:prstGeom prst="rect">
                      <a:avLst/>
                    </a:prstGeom>
                    <a:noFill/>
                    <a:ln w="12700">
                      <a:solidFill>
                        <a:schemeClr val="tx1"/>
                      </a:solidFill>
                      <a:miter lim="800000"/>
                      <a:headEnd/>
                      <a:tailEnd/>
                    </a:ln>
                  </pic:spPr>
                </pic:pic>
              </a:graphicData>
            </a:graphic>
          </wp:anchor>
        </w:drawing>
      </w:r>
      <w:r w:rsidR="00BE195E" w:rsidRPr="00293922">
        <w:rPr>
          <w:b/>
          <w:sz w:val="24"/>
        </w:rPr>
        <w:t>Caso de Uso</w:t>
      </w:r>
      <w:r>
        <w:rPr>
          <w:b/>
          <w:sz w:val="24"/>
        </w:rPr>
        <w:t xml:space="preserve"> do Cliente</w:t>
      </w:r>
    </w:p>
    <w:p w:rsidR="00BE195E" w:rsidRPr="00013609" w:rsidRDefault="00BE195E" w:rsidP="00013609"/>
    <w:p w:rsidR="00013609" w:rsidRDefault="00013609" w:rsidP="00013609"/>
    <w:p w:rsidR="00013609" w:rsidRDefault="00752C4A" w:rsidP="00013609">
      <w:pPr>
        <w:rPr>
          <w:b/>
          <w:sz w:val="24"/>
        </w:rPr>
      </w:pPr>
      <w:r>
        <w:rPr>
          <w:b/>
          <w:sz w:val="24"/>
        </w:rPr>
        <w:t>Caso</w:t>
      </w:r>
      <w:r w:rsidR="00ED4C17" w:rsidRPr="00293922">
        <w:rPr>
          <w:b/>
          <w:sz w:val="24"/>
        </w:rPr>
        <w:t xml:space="preserve"> de Uso</w:t>
      </w:r>
      <w:r w:rsidR="00370B29">
        <w:rPr>
          <w:b/>
          <w:sz w:val="24"/>
        </w:rPr>
        <w:t xml:space="preserve"> do Prestador de Serviço</w:t>
      </w:r>
    </w:p>
    <w:p w:rsidR="00ED4C17" w:rsidRDefault="007F7930" w:rsidP="00013609">
      <w:r>
        <w:rPr>
          <w:rFonts w:ascii="Times New Roman" w:eastAsia="Times New Roman" w:hAnsi="Times New Roman" w:cs="Times New Roman"/>
          <w:noProof/>
          <w:szCs w:val="24"/>
          <w:lang w:eastAsia="pt-BR"/>
        </w:rPr>
        <w:drawing>
          <wp:anchor distT="0" distB="0" distL="114300" distR="114300" simplePos="0" relativeHeight="251625984" behindDoc="1" locked="0" layoutInCell="1" allowOverlap="1">
            <wp:simplePos x="0" y="0"/>
            <wp:positionH relativeFrom="column">
              <wp:posOffset>-48260</wp:posOffset>
            </wp:positionH>
            <wp:positionV relativeFrom="paragraph">
              <wp:posOffset>123190</wp:posOffset>
            </wp:positionV>
            <wp:extent cx="5396016" cy="3024000"/>
            <wp:effectExtent l="19050" t="19050" r="0" b="5080"/>
            <wp:wrapTight wrapText="bothSides">
              <wp:wrapPolygon edited="0">
                <wp:start x="-76" y="-136"/>
                <wp:lineTo x="-76" y="21636"/>
                <wp:lineTo x="21582" y="21636"/>
                <wp:lineTo x="21582" y="-136"/>
                <wp:lineTo x="-76" y="-136"/>
              </wp:wrapPolygon>
            </wp:wrapTight>
            <wp:docPr id="11" name="Imagem 2" descr="C:\Users\PDV3\Desktop\ImgDiagramas\Diagrama_Prest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V3\Desktop\ImgDiagramas\Diagrama_Prestador.png"/>
                    <pic:cNvPicPr>
                      <a:picLocks noChangeAspect="1" noChangeArrowheads="1"/>
                    </pic:cNvPicPr>
                  </pic:nvPicPr>
                  <pic:blipFill>
                    <a:blip r:embed="rId73" cstate="print"/>
                    <a:srcRect/>
                    <a:stretch>
                      <a:fillRect/>
                    </a:stretch>
                  </pic:blipFill>
                  <pic:spPr bwMode="auto">
                    <a:xfrm>
                      <a:off x="0" y="0"/>
                      <a:ext cx="5396016" cy="3024000"/>
                    </a:xfrm>
                    <a:prstGeom prst="rect">
                      <a:avLst/>
                    </a:prstGeom>
                    <a:noFill/>
                    <a:ln w="12700">
                      <a:solidFill>
                        <a:schemeClr val="tx1"/>
                      </a:solidFill>
                      <a:miter lim="800000"/>
                      <a:headEnd/>
                      <a:tailEnd/>
                    </a:ln>
                  </pic:spPr>
                </pic:pic>
              </a:graphicData>
            </a:graphic>
          </wp:anchor>
        </w:drawing>
      </w:r>
    </w:p>
    <w:p w:rsidR="00BE195E" w:rsidRPr="00013609" w:rsidRDefault="00BE195E" w:rsidP="00013609"/>
    <w:p w:rsidR="00013609" w:rsidRDefault="00013609" w:rsidP="00013609"/>
    <w:p w:rsidR="00013609" w:rsidRDefault="00013609" w:rsidP="00013609"/>
    <w:p w:rsidR="00013609" w:rsidRDefault="00013609" w:rsidP="00013609"/>
    <w:p w:rsidR="00013609" w:rsidRDefault="00013609"/>
    <w:p w:rsidR="00370B29" w:rsidRDefault="00370B29">
      <w:pPr>
        <w:rPr>
          <w:b/>
          <w:sz w:val="24"/>
        </w:rPr>
      </w:pPr>
    </w:p>
    <w:p w:rsidR="00370B29" w:rsidRDefault="00370B29">
      <w:pPr>
        <w:rPr>
          <w:b/>
          <w:sz w:val="24"/>
        </w:rPr>
      </w:pPr>
    </w:p>
    <w:p w:rsidR="00370B29" w:rsidRDefault="00370B29">
      <w:pPr>
        <w:rPr>
          <w:b/>
          <w:sz w:val="24"/>
        </w:rPr>
      </w:pPr>
    </w:p>
    <w:p w:rsidR="00370B29" w:rsidRDefault="00370B29">
      <w:pPr>
        <w:rPr>
          <w:b/>
          <w:sz w:val="24"/>
        </w:rPr>
      </w:pPr>
    </w:p>
    <w:p w:rsidR="007F7930" w:rsidRDefault="007F7930">
      <w:pPr>
        <w:rPr>
          <w:b/>
          <w:sz w:val="24"/>
        </w:rPr>
      </w:pPr>
    </w:p>
    <w:p w:rsidR="007F7930" w:rsidRDefault="007F7930">
      <w:pPr>
        <w:rPr>
          <w:b/>
          <w:sz w:val="24"/>
        </w:rPr>
      </w:pPr>
    </w:p>
    <w:p w:rsidR="007F7930" w:rsidRDefault="007F7930">
      <w:pPr>
        <w:rPr>
          <w:b/>
          <w:sz w:val="24"/>
        </w:rPr>
      </w:pPr>
    </w:p>
    <w:p w:rsidR="00ED4C17" w:rsidRDefault="007F7930">
      <w:pPr>
        <w:rPr>
          <w:b/>
          <w:sz w:val="24"/>
        </w:rPr>
      </w:pPr>
      <w:r>
        <w:rPr>
          <w:rFonts w:ascii="Times New Roman" w:eastAsia="Times New Roman" w:hAnsi="Times New Roman" w:cs="Times New Roman"/>
          <w:noProof/>
          <w:sz w:val="24"/>
          <w:szCs w:val="24"/>
          <w:lang w:eastAsia="pt-BR"/>
        </w:rPr>
        <w:lastRenderedPageBreak/>
        <w:drawing>
          <wp:anchor distT="0" distB="0" distL="114300" distR="114300" simplePos="0" relativeHeight="251628032" behindDoc="0" locked="0" layoutInCell="1" allowOverlap="1">
            <wp:simplePos x="0" y="0"/>
            <wp:positionH relativeFrom="column">
              <wp:posOffset>139065</wp:posOffset>
            </wp:positionH>
            <wp:positionV relativeFrom="paragraph">
              <wp:posOffset>453390</wp:posOffset>
            </wp:positionV>
            <wp:extent cx="5112000" cy="3316962"/>
            <wp:effectExtent l="19050" t="19050" r="0" b="0"/>
            <wp:wrapSquare wrapText="bothSides"/>
            <wp:docPr id="13" name="Imagem 3" descr="C:\Users\PDV3\Desktop\ImgDiagramas\Diagrama_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DV3\Desktop\ImgDiagramas\Diagrama_Administrador.png"/>
                    <pic:cNvPicPr>
                      <a:picLocks noChangeAspect="1" noChangeArrowheads="1"/>
                    </pic:cNvPicPr>
                  </pic:nvPicPr>
                  <pic:blipFill>
                    <a:blip r:embed="rId74" cstate="print"/>
                    <a:srcRect/>
                    <a:stretch>
                      <a:fillRect/>
                    </a:stretch>
                  </pic:blipFill>
                  <pic:spPr bwMode="auto">
                    <a:xfrm>
                      <a:off x="0" y="0"/>
                      <a:ext cx="5112000" cy="3316962"/>
                    </a:xfrm>
                    <a:prstGeom prst="rect">
                      <a:avLst/>
                    </a:prstGeom>
                    <a:noFill/>
                    <a:ln w="12700">
                      <a:solidFill>
                        <a:schemeClr val="tx1"/>
                      </a:solidFill>
                      <a:miter lim="800000"/>
                      <a:headEnd/>
                      <a:tailEnd/>
                    </a:ln>
                  </pic:spPr>
                </pic:pic>
              </a:graphicData>
            </a:graphic>
          </wp:anchor>
        </w:drawing>
      </w:r>
      <w:r w:rsidR="00370B29" w:rsidRPr="00293922">
        <w:rPr>
          <w:b/>
          <w:sz w:val="24"/>
        </w:rPr>
        <w:t>Caso de Uso</w:t>
      </w:r>
      <w:r w:rsidR="00370B29">
        <w:rPr>
          <w:b/>
          <w:sz w:val="24"/>
        </w:rPr>
        <w:t xml:space="preserve"> do Administrador</w:t>
      </w:r>
    </w:p>
    <w:p w:rsidR="00370B29" w:rsidRDefault="00370B29"/>
    <w:p w:rsidR="00370B29" w:rsidRDefault="00B603FC">
      <w:pPr>
        <w:rPr>
          <w:b/>
          <w:sz w:val="24"/>
        </w:rPr>
      </w:pPr>
      <w:r>
        <w:rPr>
          <w:b/>
          <w:sz w:val="24"/>
        </w:rPr>
        <w:t>Principais Casos de Uso Expandidos</w:t>
      </w:r>
    </w:p>
    <w:p w:rsidR="00B603FC" w:rsidRDefault="00B603FC">
      <w:pPr>
        <w:rPr>
          <w:b/>
          <w:sz w:val="24"/>
        </w:rPr>
      </w:pPr>
      <w:r>
        <w:rPr>
          <w:b/>
          <w:sz w:val="24"/>
        </w:rPr>
        <w:t>Cadastrar Usuário</w:t>
      </w:r>
    </w:p>
    <w:tbl>
      <w:tblPr>
        <w:tblStyle w:val="Tabelacomgrade"/>
        <w:tblW w:w="9039" w:type="dxa"/>
        <w:tblLook w:val="04A0"/>
      </w:tblPr>
      <w:tblGrid>
        <w:gridCol w:w="1101"/>
        <w:gridCol w:w="1417"/>
        <w:gridCol w:w="1418"/>
        <w:gridCol w:w="5103"/>
      </w:tblGrid>
      <w:tr w:rsidR="00B603FC" w:rsidTr="00D0456C">
        <w:tc>
          <w:tcPr>
            <w:tcW w:w="2518" w:type="dxa"/>
            <w:gridSpan w:val="2"/>
          </w:tcPr>
          <w:p w:rsidR="00B603FC" w:rsidRPr="00553BC9" w:rsidRDefault="00B603FC" w:rsidP="00D0456C">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Usuário</w:t>
            </w:r>
          </w:p>
        </w:tc>
      </w:tr>
      <w:tr w:rsidR="00B603FC" w:rsidTr="00D0456C">
        <w:tc>
          <w:tcPr>
            <w:tcW w:w="2518" w:type="dxa"/>
            <w:gridSpan w:val="2"/>
          </w:tcPr>
          <w:p w:rsidR="00B603FC" w:rsidRPr="00553BC9"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Cliente</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o usuário no sistema</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usuário se autentique no sistema para usufruir de suas funcionalidades.</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521" w:type="dxa"/>
            <w:gridSpan w:val="2"/>
          </w:tcPr>
          <w:p w:rsidR="00B603FC" w:rsidRDefault="00B603F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w:t>
            </w:r>
          </w:p>
        </w:tc>
      </w:tr>
      <w:tr w:rsidR="00B603FC" w:rsidTr="00D0456C">
        <w:tc>
          <w:tcPr>
            <w:tcW w:w="9039" w:type="dxa"/>
            <w:gridSpan w:val="4"/>
          </w:tcPr>
          <w:p w:rsidR="00B603FC" w:rsidRPr="00657B92" w:rsidRDefault="00B603F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B603FC" w:rsidTr="00D0456C">
        <w:tc>
          <w:tcPr>
            <w:tcW w:w="3936" w:type="dxa"/>
            <w:gridSpan w:val="3"/>
          </w:tcPr>
          <w:p w:rsidR="00B603FC" w:rsidRPr="00963223"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103" w:type="dxa"/>
          </w:tcPr>
          <w:p w:rsidR="00B603FC" w:rsidRPr="00963223"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B603FC" w:rsidTr="00D0456C">
        <w:tc>
          <w:tcPr>
            <w:tcW w:w="3936" w:type="dxa"/>
            <w:gridSpan w:val="3"/>
          </w:tcPr>
          <w:p w:rsidR="00B603FC" w:rsidRPr="00963223" w:rsidRDefault="00B603FC" w:rsidP="00D0456C">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Insere dados.</w:t>
            </w:r>
          </w:p>
        </w:tc>
        <w:tc>
          <w:tcPr>
            <w:tcW w:w="5103" w:type="dxa"/>
          </w:tcPr>
          <w:p w:rsidR="00B603FC" w:rsidRPr="00963223" w:rsidRDefault="00B603FC" w:rsidP="00D0456C">
            <w:pPr>
              <w:spacing w:line="360" w:lineRule="auto"/>
              <w:jc w:val="center"/>
              <w:rPr>
                <w:rFonts w:ascii="Times New Roman" w:eastAsia="Times New Roman" w:hAnsi="Times New Roman" w:cs="Times New Roman"/>
                <w:sz w:val="24"/>
                <w:szCs w:val="24"/>
                <w:lang w:eastAsia="pt-BR"/>
              </w:rPr>
            </w:pPr>
          </w:p>
        </w:tc>
      </w:tr>
      <w:tr w:rsidR="00B603FC" w:rsidTr="00D0456C">
        <w:tc>
          <w:tcPr>
            <w:tcW w:w="3936" w:type="dxa"/>
            <w:gridSpan w:val="3"/>
          </w:tcPr>
          <w:p w:rsidR="00B603FC" w:rsidRDefault="00B603FC" w:rsidP="00D0456C">
            <w:pPr>
              <w:pStyle w:val="PargrafodaLista"/>
              <w:spacing w:line="360" w:lineRule="auto"/>
              <w:ind w:left="1080"/>
              <w:rPr>
                <w:rFonts w:ascii="Times New Roman" w:eastAsia="Times New Roman" w:hAnsi="Times New Roman" w:cs="Times New Roman"/>
                <w:sz w:val="24"/>
                <w:szCs w:val="24"/>
                <w:lang w:eastAsia="pt-BR"/>
              </w:rPr>
            </w:pPr>
          </w:p>
        </w:tc>
        <w:tc>
          <w:tcPr>
            <w:tcW w:w="5103" w:type="dxa"/>
          </w:tcPr>
          <w:p w:rsidR="00B603FC" w:rsidRDefault="00B603F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2. Validação de dados. Ser for validado com sucesso é redirecionado a </w:t>
            </w:r>
            <w:r w:rsidR="00D0456C">
              <w:rPr>
                <w:rFonts w:ascii="Times New Roman" w:eastAsia="Times New Roman" w:hAnsi="Times New Roman" w:cs="Times New Roman"/>
                <w:sz w:val="24"/>
                <w:szCs w:val="24"/>
                <w:lang w:eastAsia="pt-BR"/>
              </w:rPr>
              <w:t>página</w:t>
            </w:r>
            <w:r>
              <w:rPr>
                <w:rFonts w:ascii="Times New Roman" w:eastAsia="Times New Roman" w:hAnsi="Times New Roman" w:cs="Times New Roman"/>
                <w:sz w:val="24"/>
                <w:szCs w:val="24"/>
                <w:lang w:eastAsia="pt-BR"/>
              </w:rPr>
              <w:t xml:space="preserve"> principal.</w:t>
            </w:r>
          </w:p>
        </w:tc>
      </w:tr>
      <w:tr w:rsidR="00B603FC" w:rsidTr="00D0456C">
        <w:tc>
          <w:tcPr>
            <w:tcW w:w="9039" w:type="dxa"/>
            <w:gridSpan w:val="4"/>
          </w:tcPr>
          <w:p w:rsidR="00B603FC" w:rsidRPr="00657B92" w:rsidRDefault="00B603F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B603FC" w:rsidTr="00D0456C">
        <w:tc>
          <w:tcPr>
            <w:tcW w:w="1101" w:type="dxa"/>
          </w:tcPr>
          <w:p w:rsidR="00B603FC" w:rsidRPr="00657B92"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 xml:space="preserve">Linha 2 </w:t>
            </w:r>
          </w:p>
        </w:tc>
        <w:tc>
          <w:tcPr>
            <w:tcW w:w="7938" w:type="dxa"/>
            <w:gridSpan w:val="3"/>
          </w:tcPr>
          <w:p w:rsidR="00B603FC" w:rsidRPr="00657B92"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usuário</w:t>
            </w:r>
            <w:r w:rsidRPr="00657B92">
              <w:rPr>
                <w:rFonts w:ascii="Times New Roman" w:eastAsia="Times New Roman" w:hAnsi="Times New Roman" w:cs="Times New Roman"/>
                <w:sz w:val="24"/>
                <w:szCs w:val="24"/>
                <w:lang w:eastAsia="pt-BR"/>
              </w:rPr>
              <w:t>.</w:t>
            </w:r>
          </w:p>
        </w:tc>
      </w:tr>
    </w:tbl>
    <w:p w:rsidR="00B603FC" w:rsidRDefault="00D0456C">
      <w:pPr>
        <w:rPr>
          <w:b/>
          <w:sz w:val="24"/>
        </w:rPr>
      </w:pPr>
      <w:r>
        <w:rPr>
          <w:b/>
          <w:sz w:val="24"/>
        </w:rPr>
        <w:lastRenderedPageBreak/>
        <w:t>Cadastrar Serviço</w:t>
      </w:r>
    </w:p>
    <w:tbl>
      <w:tblPr>
        <w:tblStyle w:val="Tabelacomgrade"/>
        <w:tblW w:w="9003" w:type="dxa"/>
        <w:tblLook w:val="04A0"/>
      </w:tblPr>
      <w:tblGrid>
        <w:gridCol w:w="1101"/>
        <w:gridCol w:w="1417"/>
        <w:gridCol w:w="1418"/>
        <w:gridCol w:w="5067"/>
      </w:tblGrid>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Serviço</w:t>
            </w:r>
          </w:p>
        </w:tc>
      </w:tr>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Prestador de Serviço</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um serviço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usuário prestador de serviço possa cadastrar um serviço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o usuário cadastrado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 e disponibilizar seu serviço para os demais clientes da aplicação.</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D0456C" w:rsidTr="00D0456C">
        <w:tc>
          <w:tcPr>
            <w:tcW w:w="3936" w:type="dxa"/>
            <w:gridSpan w:val="3"/>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D0456C" w:rsidTr="00D0456C">
        <w:tc>
          <w:tcPr>
            <w:tcW w:w="3936" w:type="dxa"/>
            <w:gridSpan w:val="3"/>
          </w:tcPr>
          <w:p w:rsidR="00D0456C" w:rsidRPr="00963223" w:rsidRDefault="00D0456C" w:rsidP="00D0456C">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Insere dados.</w:t>
            </w:r>
          </w:p>
        </w:tc>
        <w:tc>
          <w:tcPr>
            <w:tcW w:w="5067" w:type="dxa"/>
          </w:tcPr>
          <w:p w:rsidR="00D0456C" w:rsidRPr="00963223" w:rsidRDefault="00D0456C" w:rsidP="00D0456C">
            <w:pPr>
              <w:spacing w:line="360" w:lineRule="auto"/>
              <w:jc w:val="center"/>
              <w:rPr>
                <w:rFonts w:ascii="Times New Roman" w:eastAsia="Times New Roman" w:hAnsi="Times New Roman" w:cs="Times New Roman"/>
                <w:sz w:val="24"/>
                <w:szCs w:val="24"/>
                <w:lang w:eastAsia="pt-BR"/>
              </w:rPr>
            </w:pPr>
          </w:p>
        </w:tc>
      </w:tr>
      <w:tr w:rsidR="00D0456C" w:rsidTr="00D0456C">
        <w:tc>
          <w:tcPr>
            <w:tcW w:w="3936" w:type="dxa"/>
            <w:gridSpan w:val="3"/>
          </w:tcPr>
          <w:p w:rsidR="00D0456C" w:rsidRDefault="00D0456C" w:rsidP="00D0456C">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D0456C" w:rsidRDefault="00D0456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Validação de dados. Ser for validado com sucesso é redirecionado a página principal.</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D0456C" w:rsidTr="00D0456C">
        <w:tc>
          <w:tcPr>
            <w:tcW w:w="1101" w:type="dxa"/>
          </w:tcPr>
          <w:p w:rsidR="00D0456C" w:rsidRPr="00D93E08" w:rsidRDefault="00D0456C" w:rsidP="00D0456C">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t xml:space="preserve">Linha </w:t>
            </w:r>
            <w:r>
              <w:rPr>
                <w:rFonts w:ascii="Times New Roman" w:eastAsia="Times New Roman" w:hAnsi="Times New Roman" w:cs="Times New Roman"/>
                <w:sz w:val="24"/>
                <w:szCs w:val="24"/>
                <w:lang w:eastAsia="pt-BR"/>
              </w:rPr>
              <w:t>2</w:t>
            </w:r>
          </w:p>
        </w:tc>
        <w:tc>
          <w:tcPr>
            <w:tcW w:w="7902" w:type="dxa"/>
            <w:gridSpan w:val="3"/>
          </w:tcPr>
          <w:p w:rsidR="00D0456C" w:rsidRPr="00657B92"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prestador de serviço</w:t>
            </w:r>
            <w:r w:rsidRPr="00657B92">
              <w:rPr>
                <w:rFonts w:ascii="Times New Roman" w:eastAsia="Times New Roman" w:hAnsi="Times New Roman" w:cs="Times New Roman"/>
                <w:sz w:val="24"/>
                <w:szCs w:val="24"/>
                <w:lang w:eastAsia="pt-BR"/>
              </w:rPr>
              <w:t>.</w:t>
            </w:r>
          </w:p>
        </w:tc>
      </w:tr>
    </w:tbl>
    <w:p w:rsidR="00D0456C" w:rsidRDefault="00D0456C">
      <w:pPr>
        <w:rPr>
          <w:b/>
          <w:sz w:val="24"/>
        </w:rPr>
      </w:pPr>
    </w:p>
    <w:p w:rsidR="00D0456C" w:rsidRDefault="00D0456C">
      <w:pPr>
        <w:rPr>
          <w:b/>
          <w:sz w:val="24"/>
        </w:rPr>
      </w:pPr>
      <w:r>
        <w:rPr>
          <w:b/>
          <w:sz w:val="24"/>
        </w:rPr>
        <w:t>Pesquisar Serviço</w:t>
      </w:r>
    </w:p>
    <w:tbl>
      <w:tblPr>
        <w:tblStyle w:val="Tabelacomgrade"/>
        <w:tblW w:w="9003" w:type="dxa"/>
        <w:tblLook w:val="04A0"/>
      </w:tblPr>
      <w:tblGrid>
        <w:gridCol w:w="1101"/>
        <w:gridCol w:w="1417"/>
        <w:gridCol w:w="1418"/>
        <w:gridCol w:w="5067"/>
      </w:tblGrid>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Pesquisar Serviço</w:t>
            </w:r>
          </w:p>
        </w:tc>
      </w:tr>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Cliente</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Pesquisar um serviço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cliente possa pesquisar um prestador de serviço cadastrado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o serviço cadastrado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Exibir resultado da pesquisa para o cliente.</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D0456C" w:rsidTr="00D0456C">
        <w:tc>
          <w:tcPr>
            <w:tcW w:w="3936" w:type="dxa"/>
            <w:gridSpan w:val="3"/>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D0456C" w:rsidTr="00D0456C">
        <w:tc>
          <w:tcPr>
            <w:tcW w:w="3936" w:type="dxa"/>
            <w:gridSpan w:val="3"/>
          </w:tcPr>
          <w:p w:rsidR="00D0456C" w:rsidRPr="00963223" w:rsidRDefault="00D0456C" w:rsidP="00D0456C">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Informa o estado, cidade e atividade.</w:t>
            </w:r>
          </w:p>
        </w:tc>
        <w:tc>
          <w:tcPr>
            <w:tcW w:w="5067" w:type="dxa"/>
          </w:tcPr>
          <w:p w:rsidR="00D0456C" w:rsidRPr="00963223" w:rsidRDefault="00D0456C" w:rsidP="00D0456C">
            <w:pPr>
              <w:spacing w:line="360" w:lineRule="auto"/>
              <w:jc w:val="center"/>
              <w:rPr>
                <w:rFonts w:ascii="Times New Roman" w:eastAsia="Times New Roman" w:hAnsi="Times New Roman" w:cs="Times New Roman"/>
                <w:sz w:val="24"/>
                <w:szCs w:val="24"/>
                <w:lang w:eastAsia="pt-BR"/>
              </w:rPr>
            </w:pPr>
          </w:p>
        </w:tc>
      </w:tr>
      <w:tr w:rsidR="00D0456C" w:rsidTr="00D0456C">
        <w:tc>
          <w:tcPr>
            <w:tcW w:w="3936" w:type="dxa"/>
            <w:gridSpan w:val="3"/>
          </w:tcPr>
          <w:p w:rsidR="00D0456C" w:rsidRDefault="00D0456C" w:rsidP="00D0456C">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D0456C" w:rsidRDefault="00D0456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Exibir resultado da pesquisa.</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D0456C" w:rsidTr="00D0456C">
        <w:tc>
          <w:tcPr>
            <w:tcW w:w="1101" w:type="dxa"/>
          </w:tcPr>
          <w:p w:rsidR="00D0456C" w:rsidRPr="00D93E08" w:rsidRDefault="00D0456C" w:rsidP="00D0456C">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lastRenderedPageBreak/>
              <w:t xml:space="preserve">Linha </w:t>
            </w:r>
            <w:r>
              <w:rPr>
                <w:rFonts w:ascii="Times New Roman" w:eastAsia="Times New Roman" w:hAnsi="Times New Roman" w:cs="Times New Roman"/>
                <w:sz w:val="24"/>
                <w:szCs w:val="24"/>
                <w:lang w:eastAsia="pt-BR"/>
              </w:rPr>
              <w:t>2</w:t>
            </w:r>
          </w:p>
        </w:tc>
        <w:tc>
          <w:tcPr>
            <w:tcW w:w="7902" w:type="dxa"/>
            <w:gridSpan w:val="3"/>
          </w:tcPr>
          <w:p w:rsidR="00D0456C" w:rsidRPr="00657B92"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Nenhum serviço encontrado</w:t>
            </w:r>
            <w:r w:rsidRPr="00657B92">
              <w:rPr>
                <w:rFonts w:ascii="Times New Roman" w:eastAsia="Times New Roman" w:hAnsi="Times New Roman" w:cs="Times New Roman"/>
                <w:sz w:val="24"/>
                <w:szCs w:val="24"/>
                <w:lang w:eastAsia="pt-BR"/>
              </w:rPr>
              <w:t>.</w:t>
            </w:r>
          </w:p>
        </w:tc>
      </w:tr>
    </w:tbl>
    <w:p w:rsidR="0077693C" w:rsidRDefault="0077693C">
      <w:pPr>
        <w:rPr>
          <w:rFonts w:ascii="Times New Roman" w:eastAsia="Times New Roman" w:hAnsi="Times New Roman" w:cs="Times New Roman"/>
          <w:b/>
          <w:sz w:val="24"/>
          <w:szCs w:val="24"/>
          <w:lang w:eastAsia="pt-BR"/>
        </w:rPr>
      </w:pPr>
    </w:p>
    <w:p w:rsidR="00D0456C" w:rsidRDefault="0077693C">
      <w:pPr>
        <w:rPr>
          <w:b/>
          <w:sz w:val="24"/>
        </w:rPr>
      </w:pPr>
      <w:r>
        <w:rPr>
          <w:rFonts w:ascii="Times New Roman" w:eastAsia="Times New Roman" w:hAnsi="Times New Roman" w:cs="Times New Roman"/>
          <w:b/>
          <w:sz w:val="24"/>
          <w:szCs w:val="24"/>
          <w:lang w:eastAsia="pt-BR"/>
        </w:rPr>
        <w:t>Controlar Cadastros de Usuários</w:t>
      </w:r>
    </w:p>
    <w:tbl>
      <w:tblPr>
        <w:tblStyle w:val="Tabelacomgrade"/>
        <w:tblW w:w="9003" w:type="dxa"/>
        <w:tblLook w:val="04A0"/>
      </w:tblPr>
      <w:tblGrid>
        <w:gridCol w:w="1101"/>
        <w:gridCol w:w="1417"/>
        <w:gridCol w:w="1418"/>
        <w:gridCol w:w="5067"/>
      </w:tblGrid>
      <w:tr w:rsidR="0077693C" w:rsidTr="002D568B">
        <w:tc>
          <w:tcPr>
            <w:tcW w:w="2518" w:type="dxa"/>
            <w:gridSpan w:val="2"/>
          </w:tcPr>
          <w:p w:rsidR="0077693C" w:rsidRPr="00553BC9" w:rsidRDefault="0077693C" w:rsidP="002D568B">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Controlar Cadastro de Usuários</w:t>
            </w:r>
          </w:p>
        </w:tc>
      </w:tr>
      <w:tr w:rsidR="0077693C" w:rsidTr="002D568B">
        <w:tc>
          <w:tcPr>
            <w:tcW w:w="2518" w:type="dxa"/>
            <w:gridSpan w:val="2"/>
          </w:tcPr>
          <w:p w:rsidR="0077693C" w:rsidRPr="00553BC9"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Administrador do Sistema.</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Controlar todos os usuários cadastrados no sistema.</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Garantir autenticidade dos dados dos usuários cadastrados no sistema.</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Usuários cadastrados.</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77693C" w:rsidTr="002D568B">
        <w:tc>
          <w:tcPr>
            <w:tcW w:w="9003" w:type="dxa"/>
            <w:gridSpan w:val="4"/>
          </w:tcPr>
          <w:p w:rsidR="0077693C" w:rsidRPr="00657B92" w:rsidRDefault="0077693C" w:rsidP="002D568B">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77693C" w:rsidTr="002D568B">
        <w:tc>
          <w:tcPr>
            <w:tcW w:w="3936" w:type="dxa"/>
            <w:gridSpan w:val="3"/>
          </w:tcPr>
          <w:p w:rsidR="0077693C" w:rsidRPr="00963223" w:rsidRDefault="0077693C" w:rsidP="002D568B">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77693C" w:rsidRPr="00963223" w:rsidRDefault="0077693C" w:rsidP="002D568B">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77693C" w:rsidTr="002D568B">
        <w:tc>
          <w:tcPr>
            <w:tcW w:w="3936" w:type="dxa"/>
            <w:gridSpan w:val="3"/>
          </w:tcPr>
          <w:p w:rsidR="0077693C" w:rsidRPr="00963223" w:rsidRDefault="0077693C" w:rsidP="002D568B">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Pesquisar todos os usuários cadastrados no sistema.</w:t>
            </w:r>
          </w:p>
        </w:tc>
        <w:tc>
          <w:tcPr>
            <w:tcW w:w="5067" w:type="dxa"/>
          </w:tcPr>
          <w:p w:rsidR="0077693C" w:rsidRPr="00963223" w:rsidRDefault="0077693C" w:rsidP="002D568B">
            <w:pPr>
              <w:spacing w:line="360" w:lineRule="auto"/>
              <w:jc w:val="center"/>
              <w:rPr>
                <w:rFonts w:ascii="Times New Roman" w:eastAsia="Times New Roman" w:hAnsi="Times New Roman" w:cs="Times New Roman"/>
                <w:sz w:val="24"/>
                <w:szCs w:val="24"/>
                <w:lang w:eastAsia="pt-BR"/>
              </w:rPr>
            </w:pPr>
          </w:p>
        </w:tc>
      </w:tr>
      <w:tr w:rsidR="0077693C" w:rsidTr="002D568B">
        <w:tc>
          <w:tcPr>
            <w:tcW w:w="3936" w:type="dxa"/>
            <w:gridSpan w:val="3"/>
          </w:tcPr>
          <w:p w:rsidR="0077693C" w:rsidRDefault="0077693C" w:rsidP="002D568B">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Exibir resultado da busca do administrador.</w:t>
            </w:r>
          </w:p>
        </w:tc>
      </w:tr>
      <w:tr w:rsidR="0077693C" w:rsidTr="002D568B">
        <w:tc>
          <w:tcPr>
            <w:tcW w:w="3936" w:type="dxa"/>
            <w:gridSpan w:val="3"/>
          </w:tcPr>
          <w:p w:rsidR="0077693C" w:rsidRDefault="0077693C" w:rsidP="002D568B">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3. Efetuar um contato com o prestador para verificação dos dados cadastrados.</w:t>
            </w:r>
          </w:p>
        </w:tc>
        <w:tc>
          <w:tcPr>
            <w:tcW w:w="5067" w:type="dxa"/>
          </w:tcPr>
          <w:p w:rsidR="0077693C" w:rsidRDefault="0077693C" w:rsidP="002D568B">
            <w:pPr>
              <w:spacing w:line="360" w:lineRule="auto"/>
              <w:jc w:val="center"/>
              <w:rPr>
                <w:rFonts w:ascii="Times New Roman" w:eastAsia="Times New Roman" w:hAnsi="Times New Roman" w:cs="Times New Roman"/>
                <w:sz w:val="24"/>
                <w:szCs w:val="24"/>
                <w:lang w:eastAsia="pt-BR"/>
              </w:rPr>
            </w:pPr>
          </w:p>
        </w:tc>
      </w:tr>
      <w:tr w:rsidR="0077693C" w:rsidTr="002D568B">
        <w:tc>
          <w:tcPr>
            <w:tcW w:w="3936" w:type="dxa"/>
            <w:gridSpan w:val="3"/>
          </w:tcPr>
          <w:p w:rsidR="0077693C" w:rsidRDefault="0077693C" w:rsidP="002D568B">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4. Contato efetuado com sucesso.</w:t>
            </w:r>
          </w:p>
        </w:tc>
      </w:tr>
      <w:tr w:rsidR="0077693C" w:rsidTr="002D568B">
        <w:tc>
          <w:tcPr>
            <w:tcW w:w="9003" w:type="dxa"/>
            <w:gridSpan w:val="4"/>
          </w:tcPr>
          <w:p w:rsidR="0077693C" w:rsidRPr="00657B92" w:rsidRDefault="0077693C" w:rsidP="002D568B">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77693C" w:rsidTr="002D568B">
        <w:tc>
          <w:tcPr>
            <w:tcW w:w="1101" w:type="dxa"/>
          </w:tcPr>
          <w:p w:rsidR="0077693C" w:rsidRPr="00D93E08"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Linha 2</w:t>
            </w:r>
          </w:p>
        </w:tc>
        <w:tc>
          <w:tcPr>
            <w:tcW w:w="7902" w:type="dxa"/>
            <w:gridSpan w:val="3"/>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Nenhum serviço encontrado.</w:t>
            </w:r>
          </w:p>
        </w:tc>
      </w:tr>
      <w:tr w:rsidR="0077693C" w:rsidTr="002D568B">
        <w:tc>
          <w:tcPr>
            <w:tcW w:w="1101" w:type="dxa"/>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Linha 3</w:t>
            </w:r>
          </w:p>
        </w:tc>
        <w:tc>
          <w:tcPr>
            <w:tcW w:w="7902" w:type="dxa"/>
            <w:gridSpan w:val="3"/>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Falha ao efetuar contato com o prestador de serviço.</w:t>
            </w:r>
          </w:p>
        </w:tc>
      </w:tr>
    </w:tbl>
    <w:p w:rsidR="0077693C" w:rsidRDefault="0077693C"/>
    <w:p w:rsidR="0077693C" w:rsidRDefault="0077693C"/>
    <w:p w:rsidR="0077693C" w:rsidRDefault="0077693C"/>
    <w:p w:rsidR="0077693C" w:rsidRDefault="0077693C"/>
    <w:p w:rsidR="0077693C" w:rsidRDefault="0077693C"/>
    <w:p w:rsidR="0077693C" w:rsidRDefault="0077693C"/>
    <w:p w:rsidR="0077693C" w:rsidRDefault="0077693C"/>
    <w:p w:rsidR="00013609" w:rsidRPr="00C578A9" w:rsidRDefault="00013609" w:rsidP="00C578A9">
      <w:pPr>
        <w:rPr>
          <w:rFonts w:ascii="Times New Roman" w:hAnsi="Times New Roman" w:cs="Times New Roman"/>
          <w:b/>
          <w:caps/>
          <w:sz w:val="28"/>
          <w:szCs w:val="28"/>
        </w:rPr>
      </w:pPr>
      <w:bookmarkStart w:id="273" w:name="_Toc402892771"/>
      <w:bookmarkStart w:id="274" w:name="_Toc402892890"/>
      <w:r w:rsidRPr="00C578A9">
        <w:rPr>
          <w:rFonts w:ascii="Times New Roman" w:hAnsi="Times New Roman" w:cs="Times New Roman"/>
          <w:b/>
          <w:caps/>
          <w:sz w:val="28"/>
          <w:szCs w:val="28"/>
        </w:rPr>
        <w:lastRenderedPageBreak/>
        <w:t xml:space="preserve">Apêndice </w:t>
      </w:r>
      <w:r w:rsidR="007F7930" w:rsidRPr="00C578A9">
        <w:rPr>
          <w:rFonts w:ascii="Times New Roman" w:hAnsi="Times New Roman" w:cs="Times New Roman"/>
          <w:b/>
          <w:caps/>
          <w:sz w:val="28"/>
          <w:szCs w:val="28"/>
        </w:rPr>
        <w:t>C</w:t>
      </w:r>
      <w:bookmarkEnd w:id="273"/>
      <w:bookmarkEnd w:id="274"/>
    </w:p>
    <w:p w:rsidR="004A2B43" w:rsidRDefault="004A2B43" w:rsidP="004A2B43">
      <w:pPr>
        <w:rPr>
          <w:rFonts w:ascii="Times New Roman" w:hAnsi="Times New Roman" w:cs="Times New Roman"/>
          <w:b/>
          <w:sz w:val="24"/>
          <w:szCs w:val="24"/>
        </w:rPr>
      </w:pPr>
      <w:r w:rsidRPr="004A2B43">
        <w:rPr>
          <w:rFonts w:ascii="Times New Roman" w:hAnsi="Times New Roman" w:cs="Times New Roman"/>
          <w:b/>
          <w:sz w:val="24"/>
          <w:szCs w:val="24"/>
        </w:rPr>
        <w:t>Dicionário de Dados</w:t>
      </w:r>
    </w:p>
    <w:p w:rsidR="004A2B43" w:rsidRDefault="004A2B43" w:rsidP="004A2B43">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Abaixo a descrição de cada tabela contendo o dicionário de dados.</w:t>
      </w:r>
    </w:p>
    <w:tbl>
      <w:tblPr>
        <w:tblStyle w:val="Tabelacomgrade"/>
        <w:tblW w:w="9782" w:type="dxa"/>
        <w:tblInd w:w="-289" w:type="dxa"/>
        <w:tblLook w:val="04A0"/>
      </w:tblPr>
      <w:tblGrid>
        <w:gridCol w:w="1276"/>
        <w:gridCol w:w="1929"/>
        <w:gridCol w:w="1332"/>
        <w:gridCol w:w="1276"/>
        <w:gridCol w:w="3969"/>
      </w:tblGrid>
      <w:tr w:rsidR="004A2B43" w:rsidRPr="00500A56" w:rsidTr="002D568B">
        <w:trPr>
          <w:trHeight w:val="397"/>
        </w:trPr>
        <w:tc>
          <w:tcPr>
            <w:tcW w:w="9782" w:type="dxa"/>
            <w:gridSpan w:val="5"/>
          </w:tcPr>
          <w:p w:rsidR="004A2B43" w:rsidRPr="00E425BF" w:rsidRDefault="004A2B43" w:rsidP="004A2B43">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1</w:t>
            </w:r>
            <w:r w:rsidRPr="00E425BF">
              <w:rPr>
                <w:rFonts w:ascii="Arial" w:hAnsi="Arial" w:cs="Arial"/>
                <w:b/>
                <w:szCs w:val="28"/>
              </w:rPr>
              <w:t xml:space="preserve">: </w:t>
            </w:r>
            <w:proofErr w:type="spellStart"/>
            <w:r>
              <w:rPr>
                <w:rFonts w:ascii="Arial" w:hAnsi="Arial" w:cs="Arial"/>
                <w:b/>
                <w:szCs w:val="28"/>
              </w:rPr>
              <w:t>endereco</w:t>
            </w:r>
            <w:proofErr w:type="spellEnd"/>
          </w:p>
        </w:tc>
      </w:tr>
      <w:tr w:rsidR="004A2B43" w:rsidRPr="00500A56" w:rsidTr="002D568B">
        <w:tc>
          <w:tcPr>
            <w:tcW w:w="1276" w:type="dxa"/>
          </w:tcPr>
          <w:p w:rsidR="004A2B43" w:rsidRPr="00500A56" w:rsidRDefault="004A2B43" w:rsidP="002D568B">
            <w:pPr>
              <w:jc w:val="center"/>
              <w:rPr>
                <w:rFonts w:ascii="Arial" w:hAnsi="Arial" w:cs="Arial"/>
                <w:b/>
                <w:szCs w:val="28"/>
              </w:rPr>
            </w:pPr>
            <w:r w:rsidRPr="00500A56">
              <w:rPr>
                <w:rFonts w:ascii="Arial" w:hAnsi="Arial" w:cs="Arial"/>
                <w:b/>
                <w:szCs w:val="28"/>
              </w:rPr>
              <w:t>Chave Primaria</w:t>
            </w:r>
          </w:p>
        </w:tc>
        <w:tc>
          <w:tcPr>
            <w:tcW w:w="1929" w:type="dxa"/>
          </w:tcPr>
          <w:p w:rsidR="004A2B43" w:rsidRPr="00500A56" w:rsidRDefault="004A2B43" w:rsidP="002D568B">
            <w:pPr>
              <w:jc w:val="center"/>
              <w:rPr>
                <w:rFonts w:ascii="Arial" w:hAnsi="Arial" w:cs="Arial"/>
                <w:b/>
                <w:szCs w:val="28"/>
              </w:rPr>
            </w:pPr>
            <w:r w:rsidRPr="00500A56">
              <w:rPr>
                <w:rFonts w:ascii="Arial" w:hAnsi="Arial" w:cs="Arial"/>
                <w:b/>
                <w:szCs w:val="28"/>
              </w:rPr>
              <w:t>Nome</w:t>
            </w:r>
          </w:p>
        </w:tc>
        <w:tc>
          <w:tcPr>
            <w:tcW w:w="1332" w:type="dxa"/>
          </w:tcPr>
          <w:p w:rsidR="004A2B43" w:rsidRPr="00500A56" w:rsidRDefault="004A2B43" w:rsidP="002D568B">
            <w:pPr>
              <w:jc w:val="center"/>
              <w:rPr>
                <w:rFonts w:ascii="Arial" w:hAnsi="Arial" w:cs="Arial"/>
                <w:b/>
                <w:szCs w:val="28"/>
              </w:rPr>
            </w:pPr>
            <w:r w:rsidRPr="00500A56">
              <w:rPr>
                <w:rFonts w:ascii="Arial" w:hAnsi="Arial" w:cs="Arial"/>
                <w:b/>
                <w:szCs w:val="28"/>
              </w:rPr>
              <w:t>Tipo</w:t>
            </w:r>
          </w:p>
        </w:tc>
        <w:tc>
          <w:tcPr>
            <w:tcW w:w="1276" w:type="dxa"/>
          </w:tcPr>
          <w:p w:rsidR="004A2B43" w:rsidRPr="00500A56" w:rsidRDefault="004A2B43" w:rsidP="002D568B">
            <w:pPr>
              <w:jc w:val="center"/>
              <w:rPr>
                <w:rFonts w:ascii="Arial" w:hAnsi="Arial" w:cs="Arial"/>
                <w:b/>
                <w:szCs w:val="28"/>
              </w:rPr>
            </w:pPr>
            <w:r w:rsidRPr="00500A56">
              <w:rPr>
                <w:rFonts w:ascii="Arial" w:hAnsi="Arial" w:cs="Arial"/>
                <w:b/>
                <w:szCs w:val="28"/>
              </w:rPr>
              <w:t>Tamanho</w:t>
            </w:r>
          </w:p>
        </w:tc>
        <w:tc>
          <w:tcPr>
            <w:tcW w:w="3969" w:type="dxa"/>
          </w:tcPr>
          <w:p w:rsidR="004A2B43" w:rsidRPr="00500A56" w:rsidRDefault="004A2B43" w:rsidP="002D568B">
            <w:pPr>
              <w:jc w:val="center"/>
              <w:rPr>
                <w:rFonts w:ascii="Arial" w:hAnsi="Arial" w:cs="Arial"/>
                <w:b/>
                <w:szCs w:val="28"/>
              </w:rPr>
            </w:pPr>
            <w:r w:rsidRPr="00500A56">
              <w:rPr>
                <w:rFonts w:ascii="Arial" w:hAnsi="Arial" w:cs="Arial"/>
                <w:b/>
                <w:szCs w:val="28"/>
              </w:rPr>
              <w:t>Descrição</w:t>
            </w:r>
          </w:p>
        </w:tc>
      </w:tr>
      <w:tr w:rsidR="004A2B43" w:rsidRPr="00500A56" w:rsidTr="002D568B">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PK</w:t>
            </w:r>
          </w:p>
        </w:tc>
        <w:tc>
          <w:tcPr>
            <w:tcW w:w="1929" w:type="dxa"/>
          </w:tcPr>
          <w:p w:rsidR="004A2B43" w:rsidRPr="00500A56" w:rsidRDefault="004A2B43" w:rsidP="002D568B">
            <w:pPr>
              <w:jc w:val="center"/>
              <w:rPr>
                <w:rFonts w:ascii="Arial" w:hAnsi="Arial" w:cs="Arial"/>
                <w:szCs w:val="28"/>
              </w:rPr>
            </w:pPr>
            <w:proofErr w:type="spellStart"/>
            <w:r w:rsidRPr="00500A56">
              <w:rPr>
                <w:rFonts w:ascii="Arial" w:hAnsi="Arial" w:cs="Arial"/>
                <w:szCs w:val="28"/>
              </w:rPr>
              <w:t>idendereco</w:t>
            </w:r>
            <w:proofErr w:type="spellEnd"/>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INT</w:t>
            </w:r>
          </w:p>
        </w:tc>
        <w:tc>
          <w:tcPr>
            <w:tcW w:w="1276" w:type="dxa"/>
          </w:tcPr>
          <w:p w:rsidR="004A2B43" w:rsidRPr="00500A56" w:rsidRDefault="004A2B43" w:rsidP="002D568B">
            <w:pPr>
              <w:jc w:val="center"/>
              <w:rPr>
                <w:rFonts w:ascii="Arial" w:hAnsi="Arial" w:cs="Arial"/>
                <w:szCs w:val="28"/>
              </w:rPr>
            </w:pPr>
            <w:r>
              <w:rPr>
                <w:rFonts w:ascii="Arial" w:hAnsi="Arial" w:cs="Arial"/>
                <w:szCs w:val="28"/>
              </w:rPr>
              <w:t>-</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Chave primaria da tabela </w:t>
            </w:r>
            <w:proofErr w:type="spellStart"/>
            <w:r w:rsidRPr="00500A56">
              <w:rPr>
                <w:rFonts w:ascii="Arial" w:hAnsi="Arial" w:cs="Arial"/>
                <w:szCs w:val="28"/>
              </w:rPr>
              <w:t>endereco</w:t>
            </w:r>
            <w:proofErr w:type="spellEnd"/>
            <w:r w:rsidRPr="00500A56">
              <w:rPr>
                <w:rFonts w:ascii="Arial" w:hAnsi="Arial" w:cs="Arial"/>
                <w:szCs w:val="28"/>
              </w:rPr>
              <w:t xml:space="preserve">, </w:t>
            </w:r>
            <w:r>
              <w:rPr>
                <w:rFonts w:ascii="Arial" w:hAnsi="Arial" w:cs="Arial"/>
                <w:szCs w:val="28"/>
              </w:rPr>
              <w:t xml:space="preserve">autoincremento </w:t>
            </w:r>
            <w:r w:rsidRPr="00500A56">
              <w:rPr>
                <w:rFonts w:ascii="Arial" w:hAnsi="Arial" w:cs="Arial"/>
                <w:szCs w:val="28"/>
              </w:rPr>
              <w:t>tem por finalidade identificar a posição dos dados cadastrados.</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spellStart"/>
            <w:r>
              <w:rPr>
                <w:rFonts w:ascii="Arial" w:hAnsi="Arial" w:cs="Arial"/>
                <w:szCs w:val="28"/>
              </w:rPr>
              <w:t>cep</w:t>
            </w:r>
            <w:proofErr w:type="spellEnd"/>
          </w:p>
        </w:tc>
        <w:tc>
          <w:tcPr>
            <w:tcW w:w="1332" w:type="dxa"/>
          </w:tcPr>
          <w:p w:rsidR="004A2B43" w:rsidRPr="00500A56" w:rsidRDefault="004A2B43" w:rsidP="002D568B">
            <w:pPr>
              <w:jc w:val="center"/>
              <w:rPr>
                <w:rFonts w:ascii="Arial" w:hAnsi="Arial" w:cs="Arial"/>
                <w:szCs w:val="28"/>
              </w:rPr>
            </w:pPr>
            <w:r>
              <w:rPr>
                <w:rFonts w:ascii="Arial" w:hAnsi="Arial" w:cs="Arial"/>
                <w:szCs w:val="28"/>
              </w:rPr>
              <w:t>INT</w:t>
            </w:r>
          </w:p>
        </w:tc>
        <w:tc>
          <w:tcPr>
            <w:tcW w:w="1276" w:type="dxa"/>
          </w:tcPr>
          <w:p w:rsidR="004A2B43" w:rsidRPr="00500A56" w:rsidRDefault="004A2B43" w:rsidP="002D568B">
            <w:pPr>
              <w:jc w:val="center"/>
              <w:rPr>
                <w:rFonts w:ascii="Arial" w:hAnsi="Arial" w:cs="Arial"/>
                <w:szCs w:val="28"/>
              </w:rPr>
            </w:pPr>
            <w:r>
              <w:rPr>
                <w:rFonts w:ascii="Arial" w:hAnsi="Arial" w:cs="Arial"/>
                <w:szCs w:val="28"/>
              </w:rPr>
              <w:t>-</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Campo responsável por armazenar o </w:t>
            </w:r>
            <w:proofErr w:type="spellStart"/>
            <w:r>
              <w:rPr>
                <w:rFonts w:ascii="Arial" w:hAnsi="Arial" w:cs="Arial"/>
                <w:szCs w:val="28"/>
              </w:rPr>
              <w:t>cep</w:t>
            </w:r>
            <w:proofErr w:type="spellEnd"/>
            <w:r>
              <w:rPr>
                <w:rFonts w:ascii="Arial" w:hAnsi="Arial" w:cs="Arial"/>
                <w:szCs w:val="28"/>
              </w:rPr>
              <w:t xml:space="preserve"> do endereço</w:t>
            </w:r>
            <w:r w:rsidRPr="00500A56">
              <w:rPr>
                <w:rFonts w:ascii="Arial" w:hAnsi="Arial" w:cs="Arial"/>
                <w:szCs w:val="28"/>
              </w:rPr>
              <w:t>.</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r>
              <w:rPr>
                <w:rFonts w:ascii="Arial" w:hAnsi="Arial" w:cs="Arial"/>
                <w:szCs w:val="28"/>
              </w:rPr>
              <w:t>quadra</w:t>
            </w:r>
          </w:p>
        </w:tc>
        <w:tc>
          <w:tcPr>
            <w:tcW w:w="1332" w:type="dxa"/>
          </w:tcPr>
          <w:p w:rsidR="004A2B43" w:rsidRPr="00500A56" w:rsidRDefault="004A2B43" w:rsidP="002D568B">
            <w:pPr>
              <w:jc w:val="center"/>
              <w:rPr>
                <w:rFonts w:ascii="Arial" w:hAnsi="Arial" w:cs="Arial"/>
                <w:szCs w:val="28"/>
              </w:rPr>
            </w:pPr>
            <w:r>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Pr>
                <w:rFonts w:ascii="Arial" w:hAnsi="Arial" w:cs="Arial"/>
                <w:szCs w:val="28"/>
              </w:rPr>
              <w:t>45</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Campo responsável por armazenar </w:t>
            </w:r>
            <w:r w:rsidR="00722C2B">
              <w:rPr>
                <w:rFonts w:ascii="Arial" w:hAnsi="Arial" w:cs="Arial"/>
                <w:szCs w:val="28"/>
              </w:rPr>
              <w:t>o nome d</w:t>
            </w:r>
            <w:r>
              <w:rPr>
                <w:rFonts w:ascii="Arial" w:hAnsi="Arial" w:cs="Arial"/>
                <w:szCs w:val="28"/>
              </w:rPr>
              <w:t>a quadra do endereço</w:t>
            </w:r>
            <w:r w:rsidRPr="00500A56">
              <w:rPr>
                <w:rFonts w:ascii="Arial" w:hAnsi="Arial" w:cs="Arial"/>
                <w:szCs w:val="28"/>
              </w:rPr>
              <w:t>.</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r>
              <w:rPr>
                <w:rFonts w:ascii="Arial" w:hAnsi="Arial" w:cs="Arial"/>
                <w:szCs w:val="28"/>
              </w:rPr>
              <w:t>rua</w:t>
            </w:r>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Campo responsável por armazenar </w:t>
            </w:r>
            <w:r w:rsidR="00722C2B">
              <w:rPr>
                <w:rFonts w:ascii="Arial" w:hAnsi="Arial" w:cs="Arial"/>
                <w:szCs w:val="28"/>
              </w:rPr>
              <w:t>o nome d</w:t>
            </w:r>
            <w:r>
              <w:rPr>
                <w:rFonts w:ascii="Arial" w:hAnsi="Arial" w:cs="Arial"/>
                <w:szCs w:val="28"/>
              </w:rPr>
              <w:t>a rua</w:t>
            </w:r>
            <w:r w:rsidRPr="00500A56">
              <w:rPr>
                <w:rFonts w:ascii="Arial" w:hAnsi="Arial" w:cs="Arial"/>
                <w:szCs w:val="28"/>
              </w:rPr>
              <w:t xml:space="preserve"> do endereço.</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r>
              <w:rPr>
                <w:rFonts w:ascii="Arial" w:hAnsi="Arial" w:cs="Arial"/>
                <w:szCs w:val="28"/>
              </w:rPr>
              <w:t>numero</w:t>
            </w:r>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spacing w:line="276" w:lineRule="auto"/>
              <w:jc w:val="both"/>
              <w:rPr>
                <w:rFonts w:ascii="Arial" w:hAnsi="Arial" w:cs="Arial"/>
                <w:szCs w:val="28"/>
              </w:rPr>
            </w:pPr>
            <w:r w:rsidRPr="00500A56">
              <w:rPr>
                <w:rFonts w:ascii="Arial" w:hAnsi="Arial" w:cs="Arial"/>
                <w:szCs w:val="28"/>
              </w:rPr>
              <w:t xml:space="preserve">Campo responsável por armazenar </w:t>
            </w:r>
            <w:r>
              <w:rPr>
                <w:rFonts w:ascii="Arial" w:hAnsi="Arial" w:cs="Arial"/>
                <w:szCs w:val="28"/>
              </w:rPr>
              <w:t xml:space="preserve">o </w:t>
            </w:r>
            <w:r w:rsidR="00722C2B">
              <w:rPr>
                <w:rFonts w:ascii="Arial" w:hAnsi="Arial" w:cs="Arial"/>
                <w:szCs w:val="28"/>
              </w:rPr>
              <w:t>número</w:t>
            </w:r>
            <w:r w:rsidRPr="00500A56">
              <w:rPr>
                <w:rFonts w:ascii="Arial" w:hAnsi="Arial" w:cs="Arial"/>
                <w:szCs w:val="28"/>
              </w:rPr>
              <w:t xml:space="preserve"> do</w:t>
            </w:r>
            <w:r>
              <w:rPr>
                <w:rFonts w:ascii="Arial" w:hAnsi="Arial" w:cs="Arial"/>
                <w:szCs w:val="28"/>
              </w:rPr>
              <w:t xml:space="preserve"> </w:t>
            </w:r>
            <w:r w:rsidRPr="00500A56">
              <w:rPr>
                <w:rFonts w:ascii="Arial" w:hAnsi="Arial" w:cs="Arial"/>
                <w:szCs w:val="28"/>
              </w:rPr>
              <w:t>endereço.</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r w:rsidRPr="00500A56">
              <w:rPr>
                <w:rFonts w:ascii="Arial" w:hAnsi="Arial" w:cs="Arial"/>
                <w:szCs w:val="28"/>
              </w:rPr>
              <w:t>complemento</w:t>
            </w:r>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spacing w:line="276" w:lineRule="auto"/>
              <w:jc w:val="both"/>
              <w:rPr>
                <w:rFonts w:ascii="Arial" w:hAnsi="Arial" w:cs="Arial"/>
                <w:szCs w:val="28"/>
              </w:rPr>
            </w:pPr>
            <w:r w:rsidRPr="00500A56">
              <w:rPr>
                <w:rFonts w:ascii="Arial" w:hAnsi="Arial" w:cs="Arial"/>
                <w:szCs w:val="28"/>
              </w:rPr>
              <w:t>Campo</w:t>
            </w:r>
            <w:r>
              <w:rPr>
                <w:rFonts w:ascii="Arial" w:hAnsi="Arial" w:cs="Arial"/>
                <w:szCs w:val="28"/>
              </w:rPr>
              <w:t xml:space="preserve"> </w:t>
            </w:r>
            <w:r w:rsidRPr="00500A56">
              <w:rPr>
                <w:rFonts w:ascii="Arial" w:hAnsi="Arial" w:cs="Arial"/>
                <w:szCs w:val="28"/>
              </w:rPr>
              <w:t>responsável por arma</w:t>
            </w:r>
            <w:r w:rsidR="00722C2B">
              <w:rPr>
                <w:rFonts w:ascii="Arial" w:hAnsi="Arial" w:cs="Arial"/>
                <w:szCs w:val="28"/>
              </w:rPr>
              <w:t>zenar algum ponto de referência</w:t>
            </w:r>
            <w:r w:rsidRPr="00500A56">
              <w:rPr>
                <w:rFonts w:ascii="Arial" w:hAnsi="Arial" w:cs="Arial"/>
                <w:szCs w:val="28"/>
              </w:rPr>
              <w:t xml:space="preserve"> para fácil identificação do seu endereço.</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r w:rsidRPr="00500A56">
              <w:rPr>
                <w:rFonts w:ascii="Arial" w:hAnsi="Arial" w:cs="Arial"/>
                <w:szCs w:val="28"/>
              </w:rPr>
              <w:t>setor</w:t>
            </w:r>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Campo responsável por armazenar o</w:t>
            </w:r>
            <w:r w:rsidR="00D226DD">
              <w:rPr>
                <w:rFonts w:ascii="Arial" w:hAnsi="Arial" w:cs="Arial"/>
                <w:szCs w:val="28"/>
              </w:rPr>
              <w:t xml:space="preserve"> nome do</w:t>
            </w:r>
            <w:r w:rsidRPr="00500A56">
              <w:rPr>
                <w:rFonts w:ascii="Arial" w:hAnsi="Arial" w:cs="Arial"/>
                <w:szCs w:val="28"/>
              </w:rPr>
              <w:t xml:space="preserve"> setor do endereço.</w:t>
            </w:r>
          </w:p>
        </w:tc>
      </w:tr>
      <w:tr w:rsidR="004A2B43" w:rsidRPr="00500A56" w:rsidTr="002D568B">
        <w:tc>
          <w:tcPr>
            <w:tcW w:w="1276" w:type="dxa"/>
          </w:tcPr>
          <w:p w:rsidR="004A2B43" w:rsidRPr="00500A56" w:rsidRDefault="004A2B43" w:rsidP="002D568B">
            <w:pPr>
              <w:jc w:val="center"/>
              <w:rPr>
                <w:rFonts w:ascii="Arial" w:hAnsi="Arial" w:cs="Arial"/>
                <w:szCs w:val="28"/>
              </w:rPr>
            </w:pPr>
            <w:r>
              <w:rPr>
                <w:rFonts w:ascii="Arial" w:hAnsi="Arial" w:cs="Arial"/>
                <w:szCs w:val="28"/>
              </w:rPr>
              <w:t>FK</w:t>
            </w:r>
          </w:p>
        </w:tc>
        <w:tc>
          <w:tcPr>
            <w:tcW w:w="1929" w:type="dxa"/>
          </w:tcPr>
          <w:p w:rsidR="004A2B43" w:rsidRDefault="004A2B43" w:rsidP="002D568B">
            <w:pPr>
              <w:jc w:val="center"/>
              <w:rPr>
                <w:rFonts w:ascii="Arial" w:hAnsi="Arial" w:cs="Arial"/>
                <w:szCs w:val="28"/>
              </w:rPr>
            </w:pPr>
            <w:proofErr w:type="spellStart"/>
            <w:r>
              <w:rPr>
                <w:rFonts w:ascii="Arial" w:hAnsi="Arial" w:cs="Arial"/>
                <w:szCs w:val="28"/>
              </w:rPr>
              <w:t>fk_idcidade</w:t>
            </w:r>
            <w:proofErr w:type="spellEnd"/>
          </w:p>
        </w:tc>
        <w:tc>
          <w:tcPr>
            <w:tcW w:w="1332" w:type="dxa"/>
          </w:tcPr>
          <w:p w:rsidR="004A2B43" w:rsidRPr="00500A56" w:rsidRDefault="004A2B43" w:rsidP="002D568B">
            <w:pPr>
              <w:jc w:val="center"/>
              <w:rPr>
                <w:rFonts w:ascii="Arial" w:hAnsi="Arial" w:cs="Arial"/>
                <w:szCs w:val="28"/>
              </w:rPr>
            </w:pPr>
            <w:r>
              <w:rPr>
                <w:rFonts w:ascii="Arial" w:hAnsi="Arial" w:cs="Arial"/>
                <w:szCs w:val="28"/>
              </w:rPr>
              <w:t>INT</w:t>
            </w:r>
          </w:p>
        </w:tc>
        <w:tc>
          <w:tcPr>
            <w:tcW w:w="1276" w:type="dxa"/>
          </w:tcPr>
          <w:p w:rsidR="004A2B43" w:rsidRDefault="004A2B43" w:rsidP="002D568B">
            <w:pPr>
              <w:jc w:val="center"/>
              <w:rPr>
                <w:rFonts w:ascii="Arial" w:hAnsi="Arial" w:cs="Arial"/>
                <w:szCs w:val="28"/>
              </w:rPr>
            </w:pPr>
            <w:r>
              <w:rPr>
                <w:rFonts w:ascii="Arial" w:hAnsi="Arial" w:cs="Arial"/>
                <w:szCs w:val="28"/>
              </w:rPr>
              <w:t>-</w:t>
            </w:r>
          </w:p>
        </w:tc>
        <w:tc>
          <w:tcPr>
            <w:tcW w:w="3969" w:type="dxa"/>
          </w:tcPr>
          <w:p w:rsidR="004A2B43" w:rsidRPr="00500A56" w:rsidRDefault="004A2B43" w:rsidP="002D568B">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contem a referência do id da tabela </w:t>
            </w:r>
            <w:r>
              <w:rPr>
                <w:rFonts w:ascii="Arial" w:hAnsi="Arial" w:cs="Arial"/>
                <w:szCs w:val="28"/>
              </w:rPr>
              <w:t>cidade</w:t>
            </w:r>
            <w:r w:rsidRPr="00500A56">
              <w:rPr>
                <w:rFonts w:ascii="Arial" w:hAnsi="Arial" w:cs="Arial"/>
                <w:szCs w:val="28"/>
              </w:rPr>
              <w:t>.</w:t>
            </w:r>
          </w:p>
        </w:tc>
      </w:tr>
      <w:tr w:rsidR="004A2B43" w:rsidRPr="00500A56" w:rsidTr="002D568B">
        <w:tc>
          <w:tcPr>
            <w:tcW w:w="9782" w:type="dxa"/>
            <w:gridSpan w:val="5"/>
          </w:tcPr>
          <w:p w:rsidR="004A2B43" w:rsidRPr="00500A56" w:rsidRDefault="004A2B43" w:rsidP="00752C4A">
            <w:pPr>
              <w:jc w:val="both"/>
              <w:rPr>
                <w:rFonts w:ascii="Arial" w:hAnsi="Arial" w:cs="Arial"/>
                <w:szCs w:val="28"/>
              </w:rPr>
            </w:pPr>
            <w:r w:rsidRPr="00DD47BF">
              <w:rPr>
                <w:rFonts w:ascii="Arial" w:hAnsi="Arial" w:cs="Arial"/>
                <w:b/>
                <w:szCs w:val="28"/>
              </w:rPr>
              <w:t>Obs.: essa tabela surgiu através d</w:t>
            </w:r>
            <w:r>
              <w:rPr>
                <w:rFonts w:ascii="Arial" w:hAnsi="Arial" w:cs="Arial"/>
                <w:b/>
                <w:szCs w:val="28"/>
              </w:rPr>
              <w:t>o requisito RFC000</w:t>
            </w:r>
            <w:r w:rsidRPr="00123268">
              <w:rPr>
                <w:rFonts w:ascii="Arial" w:hAnsi="Arial" w:cs="Arial"/>
                <w:b/>
                <w:szCs w:val="28"/>
              </w:rPr>
              <w:t>2</w:t>
            </w:r>
            <w:r w:rsidR="0001649A">
              <w:rPr>
                <w:rFonts w:ascii="Arial" w:hAnsi="Arial" w:cs="Arial"/>
                <w:b/>
                <w:szCs w:val="28"/>
              </w:rPr>
              <w:t xml:space="preserve"> descrito na seção </w:t>
            </w:r>
            <w:r w:rsidR="00752C4A">
              <w:rPr>
                <w:rFonts w:ascii="Arial" w:hAnsi="Arial" w:cs="Arial"/>
                <w:b/>
                <w:szCs w:val="28"/>
              </w:rPr>
              <w:t>5</w:t>
            </w:r>
            <w:r>
              <w:rPr>
                <w:rFonts w:ascii="Arial" w:hAnsi="Arial" w:cs="Arial"/>
                <w:b/>
                <w:szCs w:val="28"/>
              </w:rPr>
              <w:t>.</w:t>
            </w:r>
            <w:r w:rsidR="0001649A">
              <w:rPr>
                <w:rFonts w:ascii="Arial" w:hAnsi="Arial" w:cs="Arial"/>
                <w:b/>
                <w:szCs w:val="28"/>
              </w:rPr>
              <w:t>2</w:t>
            </w:r>
          </w:p>
        </w:tc>
      </w:tr>
    </w:tbl>
    <w:p w:rsidR="004A2B43" w:rsidRPr="004A2B43" w:rsidRDefault="004A2B43" w:rsidP="004A2B43">
      <w:pPr>
        <w:rPr>
          <w:rFonts w:ascii="Times New Roman" w:hAnsi="Times New Roman" w:cs="Times New Roman"/>
          <w:b/>
          <w:sz w:val="24"/>
          <w:szCs w:val="24"/>
        </w:rPr>
      </w:pPr>
    </w:p>
    <w:p w:rsidR="00013609" w:rsidRDefault="00013609" w:rsidP="00013609"/>
    <w:tbl>
      <w:tblPr>
        <w:tblStyle w:val="Tabelacomgrade"/>
        <w:tblW w:w="9782" w:type="dxa"/>
        <w:tblInd w:w="-289" w:type="dxa"/>
        <w:tblLook w:val="04A0"/>
      </w:tblPr>
      <w:tblGrid>
        <w:gridCol w:w="1276"/>
        <w:gridCol w:w="1135"/>
        <w:gridCol w:w="1292"/>
        <w:gridCol w:w="1259"/>
        <w:gridCol w:w="4820"/>
      </w:tblGrid>
      <w:tr w:rsidR="0001649A" w:rsidRPr="00500A56" w:rsidTr="002D568B">
        <w:trPr>
          <w:trHeight w:val="304"/>
        </w:trPr>
        <w:tc>
          <w:tcPr>
            <w:tcW w:w="9782" w:type="dxa"/>
            <w:gridSpan w:val="5"/>
          </w:tcPr>
          <w:p w:rsidR="0001649A" w:rsidRPr="00E425BF" w:rsidRDefault="0001649A" w:rsidP="0001649A">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2</w:t>
            </w:r>
            <w:r w:rsidRPr="00E425BF">
              <w:rPr>
                <w:rFonts w:ascii="Arial" w:hAnsi="Arial" w:cs="Arial"/>
                <w:b/>
                <w:szCs w:val="28"/>
              </w:rPr>
              <w:t xml:space="preserve">: </w:t>
            </w:r>
            <w:r>
              <w:rPr>
                <w:rFonts w:ascii="Arial" w:hAnsi="Arial" w:cs="Arial"/>
                <w:b/>
                <w:szCs w:val="28"/>
              </w:rPr>
              <w:t>cidade</w:t>
            </w:r>
            <w:r w:rsidRPr="00E425BF">
              <w:rPr>
                <w:rFonts w:ascii="Arial" w:hAnsi="Arial" w:cs="Arial"/>
                <w:b/>
                <w:szCs w:val="28"/>
              </w:rPr>
              <w:tab/>
            </w:r>
          </w:p>
        </w:tc>
      </w:tr>
      <w:tr w:rsidR="0001649A" w:rsidRPr="00500A56" w:rsidTr="002D568B">
        <w:tc>
          <w:tcPr>
            <w:tcW w:w="1276" w:type="dxa"/>
          </w:tcPr>
          <w:p w:rsidR="0001649A" w:rsidRPr="00500A56" w:rsidRDefault="0001649A" w:rsidP="002D568B">
            <w:pPr>
              <w:jc w:val="center"/>
              <w:rPr>
                <w:rFonts w:ascii="Arial" w:hAnsi="Arial" w:cs="Arial"/>
                <w:b/>
                <w:szCs w:val="28"/>
              </w:rPr>
            </w:pPr>
            <w:r w:rsidRPr="00500A56">
              <w:rPr>
                <w:rFonts w:ascii="Arial" w:hAnsi="Arial" w:cs="Arial"/>
                <w:b/>
                <w:szCs w:val="28"/>
              </w:rPr>
              <w:t>Chave Primaria</w:t>
            </w:r>
          </w:p>
        </w:tc>
        <w:tc>
          <w:tcPr>
            <w:tcW w:w="1135" w:type="dxa"/>
          </w:tcPr>
          <w:p w:rsidR="0001649A" w:rsidRPr="00500A56" w:rsidRDefault="0001649A" w:rsidP="002D568B">
            <w:pPr>
              <w:jc w:val="center"/>
              <w:rPr>
                <w:rFonts w:ascii="Arial" w:hAnsi="Arial" w:cs="Arial"/>
                <w:b/>
                <w:szCs w:val="28"/>
              </w:rPr>
            </w:pPr>
            <w:r w:rsidRPr="00500A56">
              <w:rPr>
                <w:rFonts w:ascii="Arial" w:hAnsi="Arial" w:cs="Arial"/>
                <w:b/>
                <w:szCs w:val="28"/>
              </w:rPr>
              <w:t>Nome</w:t>
            </w:r>
          </w:p>
        </w:tc>
        <w:tc>
          <w:tcPr>
            <w:tcW w:w="1292" w:type="dxa"/>
          </w:tcPr>
          <w:p w:rsidR="0001649A" w:rsidRPr="00500A56" w:rsidRDefault="0001649A" w:rsidP="002D568B">
            <w:pPr>
              <w:jc w:val="center"/>
              <w:rPr>
                <w:rFonts w:ascii="Arial" w:hAnsi="Arial" w:cs="Arial"/>
                <w:b/>
                <w:szCs w:val="28"/>
              </w:rPr>
            </w:pPr>
            <w:r w:rsidRPr="00500A56">
              <w:rPr>
                <w:rFonts w:ascii="Arial" w:hAnsi="Arial" w:cs="Arial"/>
                <w:b/>
                <w:szCs w:val="28"/>
              </w:rPr>
              <w:t>Tipo</w:t>
            </w:r>
          </w:p>
        </w:tc>
        <w:tc>
          <w:tcPr>
            <w:tcW w:w="1259" w:type="dxa"/>
          </w:tcPr>
          <w:p w:rsidR="0001649A" w:rsidRPr="00500A56" w:rsidRDefault="0001649A" w:rsidP="002D568B">
            <w:pPr>
              <w:jc w:val="center"/>
              <w:rPr>
                <w:rFonts w:ascii="Arial" w:hAnsi="Arial" w:cs="Arial"/>
                <w:b/>
                <w:szCs w:val="28"/>
              </w:rPr>
            </w:pPr>
            <w:r w:rsidRPr="00500A56">
              <w:rPr>
                <w:rFonts w:ascii="Arial" w:hAnsi="Arial" w:cs="Arial"/>
                <w:b/>
                <w:szCs w:val="28"/>
              </w:rPr>
              <w:t>Tamanho</w:t>
            </w:r>
          </w:p>
        </w:tc>
        <w:tc>
          <w:tcPr>
            <w:tcW w:w="4820" w:type="dxa"/>
          </w:tcPr>
          <w:p w:rsidR="0001649A" w:rsidRPr="00500A56" w:rsidRDefault="0001649A" w:rsidP="002D568B">
            <w:pPr>
              <w:jc w:val="center"/>
              <w:rPr>
                <w:rFonts w:ascii="Arial" w:hAnsi="Arial" w:cs="Arial"/>
                <w:b/>
                <w:szCs w:val="28"/>
              </w:rPr>
            </w:pPr>
            <w:r w:rsidRPr="00500A56">
              <w:rPr>
                <w:rFonts w:ascii="Arial" w:hAnsi="Arial" w:cs="Arial"/>
                <w:b/>
                <w:szCs w:val="28"/>
              </w:rPr>
              <w:t>Descrição</w:t>
            </w:r>
          </w:p>
        </w:tc>
      </w:tr>
      <w:tr w:rsidR="0001649A" w:rsidRPr="00500A56" w:rsidTr="002D568B">
        <w:tc>
          <w:tcPr>
            <w:tcW w:w="1276" w:type="dxa"/>
          </w:tcPr>
          <w:p w:rsidR="0001649A" w:rsidRPr="00500A56" w:rsidRDefault="0001649A" w:rsidP="002D568B">
            <w:pPr>
              <w:jc w:val="center"/>
              <w:rPr>
                <w:rFonts w:ascii="Arial" w:hAnsi="Arial" w:cs="Arial"/>
                <w:szCs w:val="28"/>
              </w:rPr>
            </w:pPr>
            <w:r w:rsidRPr="00500A56">
              <w:rPr>
                <w:rFonts w:ascii="Arial" w:hAnsi="Arial" w:cs="Arial"/>
                <w:szCs w:val="28"/>
              </w:rPr>
              <w:t>PK</w:t>
            </w:r>
          </w:p>
        </w:tc>
        <w:tc>
          <w:tcPr>
            <w:tcW w:w="1135" w:type="dxa"/>
          </w:tcPr>
          <w:p w:rsidR="0001649A" w:rsidRPr="00500A56" w:rsidRDefault="0001649A" w:rsidP="002D568B">
            <w:pPr>
              <w:jc w:val="center"/>
              <w:rPr>
                <w:rFonts w:ascii="Arial" w:hAnsi="Arial" w:cs="Arial"/>
                <w:szCs w:val="28"/>
              </w:rPr>
            </w:pPr>
            <w:proofErr w:type="spellStart"/>
            <w:r w:rsidRPr="00500A56">
              <w:rPr>
                <w:rFonts w:ascii="Arial" w:hAnsi="Arial" w:cs="Arial"/>
                <w:szCs w:val="28"/>
              </w:rPr>
              <w:t>id</w:t>
            </w:r>
            <w:r>
              <w:rPr>
                <w:rFonts w:ascii="Arial" w:hAnsi="Arial" w:cs="Arial"/>
                <w:szCs w:val="28"/>
              </w:rPr>
              <w:t>cidade</w:t>
            </w:r>
            <w:proofErr w:type="spellEnd"/>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INT</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cidade</w:t>
            </w:r>
            <w:r w:rsidRPr="00500A56">
              <w:rPr>
                <w:rFonts w:ascii="Arial" w:hAnsi="Arial" w:cs="Arial"/>
                <w:szCs w:val="28"/>
              </w:rPr>
              <w:t>,</w:t>
            </w:r>
            <w:r>
              <w:rPr>
                <w:rFonts w:ascii="Arial" w:hAnsi="Arial" w:cs="Arial"/>
                <w:szCs w:val="28"/>
              </w:rPr>
              <w:t xml:space="preserve"> autoincremento</w:t>
            </w:r>
            <w:r w:rsidRPr="00500A56">
              <w:rPr>
                <w:rFonts w:ascii="Arial" w:hAnsi="Arial" w:cs="Arial"/>
                <w:szCs w:val="28"/>
              </w:rPr>
              <w:t xml:space="preserve"> tem por finalidade identificar a posição dos dados cadastrados</w:t>
            </w:r>
            <w:r>
              <w:rPr>
                <w:rFonts w:ascii="Arial" w:hAnsi="Arial" w:cs="Arial"/>
                <w:szCs w:val="28"/>
              </w:rPr>
              <w:t>.</w:t>
            </w:r>
          </w:p>
        </w:tc>
      </w:tr>
      <w:tr w:rsidR="0001649A" w:rsidRPr="00500A56" w:rsidTr="002D568B">
        <w:tc>
          <w:tcPr>
            <w:tcW w:w="1276" w:type="dxa"/>
          </w:tcPr>
          <w:p w:rsidR="0001649A" w:rsidRPr="00500A56" w:rsidRDefault="0001649A" w:rsidP="002D568B">
            <w:pPr>
              <w:jc w:val="center"/>
              <w:rPr>
                <w:rFonts w:ascii="Arial" w:hAnsi="Arial" w:cs="Arial"/>
                <w:szCs w:val="28"/>
              </w:rPr>
            </w:pPr>
          </w:p>
        </w:tc>
        <w:tc>
          <w:tcPr>
            <w:tcW w:w="1135" w:type="dxa"/>
          </w:tcPr>
          <w:p w:rsidR="0001649A" w:rsidRPr="00500A56" w:rsidRDefault="0001649A" w:rsidP="002D568B">
            <w:pPr>
              <w:jc w:val="center"/>
              <w:rPr>
                <w:rFonts w:ascii="Arial" w:hAnsi="Arial" w:cs="Arial"/>
                <w:szCs w:val="28"/>
              </w:rPr>
            </w:pPr>
            <w:r>
              <w:rPr>
                <w:rFonts w:ascii="Arial" w:hAnsi="Arial" w:cs="Arial"/>
                <w:szCs w:val="28"/>
              </w:rPr>
              <w:t>cidade</w:t>
            </w:r>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VARCHAR</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60</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Campo responsável por armazenar o nome </w:t>
            </w:r>
            <w:r>
              <w:rPr>
                <w:rFonts w:ascii="Arial" w:hAnsi="Arial" w:cs="Arial"/>
                <w:szCs w:val="28"/>
              </w:rPr>
              <w:t>da cidade</w:t>
            </w:r>
            <w:r w:rsidRPr="00500A56">
              <w:rPr>
                <w:rFonts w:ascii="Arial" w:hAnsi="Arial" w:cs="Arial"/>
                <w:szCs w:val="28"/>
              </w:rPr>
              <w:t>.</w:t>
            </w:r>
          </w:p>
        </w:tc>
      </w:tr>
      <w:tr w:rsidR="0001649A" w:rsidRPr="00500A56" w:rsidTr="002D568B">
        <w:tc>
          <w:tcPr>
            <w:tcW w:w="1276" w:type="dxa"/>
          </w:tcPr>
          <w:p w:rsidR="0001649A" w:rsidRPr="00500A56" w:rsidRDefault="0001649A" w:rsidP="002D568B">
            <w:pPr>
              <w:jc w:val="center"/>
              <w:rPr>
                <w:rFonts w:ascii="Arial" w:hAnsi="Arial" w:cs="Arial"/>
                <w:szCs w:val="28"/>
              </w:rPr>
            </w:pPr>
            <w:r>
              <w:rPr>
                <w:rFonts w:ascii="Arial" w:hAnsi="Arial" w:cs="Arial"/>
                <w:szCs w:val="28"/>
              </w:rPr>
              <w:t>FK</w:t>
            </w:r>
          </w:p>
        </w:tc>
        <w:tc>
          <w:tcPr>
            <w:tcW w:w="1135" w:type="dxa"/>
          </w:tcPr>
          <w:p w:rsidR="0001649A" w:rsidRPr="00500A56" w:rsidRDefault="0001649A" w:rsidP="002D568B">
            <w:pPr>
              <w:jc w:val="center"/>
              <w:rPr>
                <w:rFonts w:ascii="Arial" w:hAnsi="Arial" w:cs="Arial"/>
                <w:szCs w:val="28"/>
              </w:rPr>
            </w:pPr>
            <w:proofErr w:type="spellStart"/>
            <w:r>
              <w:rPr>
                <w:rFonts w:ascii="Arial" w:hAnsi="Arial" w:cs="Arial"/>
                <w:szCs w:val="28"/>
              </w:rPr>
              <w:t>fk_uf</w:t>
            </w:r>
            <w:proofErr w:type="spellEnd"/>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INT</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2</w:t>
            </w:r>
          </w:p>
        </w:tc>
        <w:tc>
          <w:tcPr>
            <w:tcW w:w="4820" w:type="dxa"/>
          </w:tcPr>
          <w:p w:rsidR="0001649A" w:rsidRPr="00500A56" w:rsidRDefault="0001649A" w:rsidP="002D568B">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E425BF">
              <w:rPr>
                <w:rFonts w:ascii="Arial" w:hAnsi="Arial" w:cs="Arial"/>
                <w:szCs w:val="28"/>
              </w:rPr>
              <w:t xml:space="preserve"> tem finalidade de</w:t>
            </w:r>
            <w:r>
              <w:rPr>
                <w:rFonts w:ascii="Arial" w:hAnsi="Arial" w:cs="Arial"/>
                <w:szCs w:val="28"/>
              </w:rPr>
              <w:t xml:space="preserve"> pegar o id do estado que está na tabela de uf</w:t>
            </w:r>
            <w:r w:rsidRPr="00E425BF">
              <w:rPr>
                <w:rFonts w:ascii="Arial" w:hAnsi="Arial" w:cs="Arial"/>
                <w:szCs w:val="28"/>
              </w:rPr>
              <w:t>.</w:t>
            </w:r>
          </w:p>
        </w:tc>
      </w:tr>
      <w:tr w:rsidR="0001649A" w:rsidRPr="00500A56" w:rsidTr="002D568B">
        <w:tc>
          <w:tcPr>
            <w:tcW w:w="9782" w:type="dxa"/>
            <w:gridSpan w:val="5"/>
          </w:tcPr>
          <w:p w:rsidR="0001649A" w:rsidRPr="00500A56" w:rsidRDefault="0001649A" w:rsidP="00752C4A">
            <w:pPr>
              <w:jc w:val="both"/>
              <w:rPr>
                <w:rFonts w:ascii="Arial" w:hAnsi="Arial" w:cs="Arial"/>
                <w:szCs w:val="28"/>
              </w:rPr>
            </w:pPr>
            <w:r w:rsidRPr="00DD47BF">
              <w:rPr>
                <w:rFonts w:ascii="Arial" w:hAnsi="Arial" w:cs="Arial"/>
                <w:b/>
                <w:szCs w:val="28"/>
              </w:rPr>
              <w:t>Obs</w:t>
            </w:r>
            <w:r>
              <w:rPr>
                <w:rFonts w:ascii="Arial" w:hAnsi="Arial" w:cs="Arial"/>
                <w:b/>
                <w:szCs w:val="28"/>
              </w:rPr>
              <w:t>.</w:t>
            </w:r>
            <w:r w:rsidRPr="00DD47BF">
              <w:rPr>
                <w:rFonts w:ascii="Arial" w:hAnsi="Arial" w:cs="Arial"/>
                <w:b/>
                <w:szCs w:val="28"/>
              </w:rPr>
              <w:t>: essa tabela surgiu através d</w:t>
            </w:r>
            <w:r>
              <w:rPr>
                <w:rFonts w:ascii="Arial" w:hAnsi="Arial" w:cs="Arial"/>
                <w:b/>
                <w:szCs w:val="28"/>
              </w:rPr>
              <w:t>o requisito RFC000</w:t>
            </w:r>
            <w:r w:rsidRPr="00123268">
              <w:rPr>
                <w:rFonts w:ascii="Arial" w:hAnsi="Arial" w:cs="Arial"/>
                <w:b/>
                <w:szCs w:val="28"/>
              </w:rPr>
              <w:t>2</w:t>
            </w:r>
            <w:r>
              <w:rPr>
                <w:rFonts w:ascii="Arial" w:hAnsi="Arial" w:cs="Arial"/>
                <w:b/>
                <w:szCs w:val="28"/>
              </w:rPr>
              <w:t xml:space="preserve"> descrito na seção </w:t>
            </w:r>
            <w:r w:rsidR="00752C4A">
              <w:rPr>
                <w:rFonts w:ascii="Arial" w:hAnsi="Arial" w:cs="Arial"/>
                <w:b/>
                <w:szCs w:val="28"/>
              </w:rPr>
              <w:t>5</w:t>
            </w:r>
            <w:r w:rsidRPr="00DD47BF">
              <w:rPr>
                <w:rFonts w:ascii="Arial" w:hAnsi="Arial" w:cs="Arial"/>
                <w:b/>
                <w:szCs w:val="28"/>
              </w:rPr>
              <w:t>.</w:t>
            </w:r>
            <w:r>
              <w:rPr>
                <w:rFonts w:ascii="Arial" w:hAnsi="Arial" w:cs="Arial"/>
                <w:b/>
                <w:szCs w:val="28"/>
              </w:rPr>
              <w:t>2</w:t>
            </w:r>
          </w:p>
        </w:tc>
      </w:tr>
    </w:tbl>
    <w:p w:rsidR="0001649A" w:rsidRDefault="0001649A" w:rsidP="00013609"/>
    <w:tbl>
      <w:tblPr>
        <w:tblStyle w:val="Tabelacomgrade"/>
        <w:tblW w:w="9782" w:type="dxa"/>
        <w:tblInd w:w="-289" w:type="dxa"/>
        <w:tblLook w:val="04A0"/>
      </w:tblPr>
      <w:tblGrid>
        <w:gridCol w:w="1276"/>
        <w:gridCol w:w="1135"/>
        <w:gridCol w:w="1292"/>
        <w:gridCol w:w="1259"/>
        <w:gridCol w:w="4820"/>
      </w:tblGrid>
      <w:tr w:rsidR="0001649A" w:rsidRPr="00500A56" w:rsidTr="002D568B">
        <w:trPr>
          <w:trHeight w:val="304"/>
        </w:trPr>
        <w:tc>
          <w:tcPr>
            <w:tcW w:w="9782" w:type="dxa"/>
            <w:gridSpan w:val="5"/>
          </w:tcPr>
          <w:p w:rsidR="0001649A" w:rsidRPr="00E425BF" w:rsidRDefault="0001649A" w:rsidP="002D568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3</w:t>
            </w:r>
            <w:r w:rsidRPr="00E425BF">
              <w:rPr>
                <w:rFonts w:ascii="Arial" w:hAnsi="Arial" w:cs="Arial"/>
                <w:b/>
                <w:szCs w:val="28"/>
              </w:rPr>
              <w:t xml:space="preserve">: </w:t>
            </w:r>
            <w:r>
              <w:rPr>
                <w:rFonts w:ascii="Arial" w:hAnsi="Arial" w:cs="Arial"/>
                <w:b/>
                <w:szCs w:val="28"/>
              </w:rPr>
              <w:t>uf</w:t>
            </w:r>
            <w:r w:rsidRPr="00E425BF">
              <w:rPr>
                <w:rFonts w:ascii="Arial" w:hAnsi="Arial" w:cs="Arial"/>
                <w:b/>
                <w:szCs w:val="28"/>
              </w:rPr>
              <w:tab/>
            </w:r>
          </w:p>
        </w:tc>
      </w:tr>
      <w:tr w:rsidR="0001649A" w:rsidRPr="00500A56" w:rsidTr="002D568B">
        <w:tc>
          <w:tcPr>
            <w:tcW w:w="1276" w:type="dxa"/>
          </w:tcPr>
          <w:p w:rsidR="0001649A" w:rsidRPr="00500A56" w:rsidRDefault="0001649A" w:rsidP="002D568B">
            <w:pPr>
              <w:jc w:val="center"/>
              <w:rPr>
                <w:rFonts w:ascii="Arial" w:hAnsi="Arial" w:cs="Arial"/>
                <w:b/>
                <w:szCs w:val="28"/>
              </w:rPr>
            </w:pPr>
            <w:r w:rsidRPr="00500A56">
              <w:rPr>
                <w:rFonts w:ascii="Arial" w:hAnsi="Arial" w:cs="Arial"/>
                <w:b/>
                <w:szCs w:val="28"/>
              </w:rPr>
              <w:t>Chave Primaria</w:t>
            </w:r>
          </w:p>
        </w:tc>
        <w:tc>
          <w:tcPr>
            <w:tcW w:w="1135" w:type="dxa"/>
          </w:tcPr>
          <w:p w:rsidR="0001649A" w:rsidRPr="00500A56" w:rsidRDefault="0001649A" w:rsidP="002D568B">
            <w:pPr>
              <w:jc w:val="center"/>
              <w:rPr>
                <w:rFonts w:ascii="Arial" w:hAnsi="Arial" w:cs="Arial"/>
                <w:b/>
                <w:szCs w:val="28"/>
              </w:rPr>
            </w:pPr>
            <w:r w:rsidRPr="00500A56">
              <w:rPr>
                <w:rFonts w:ascii="Arial" w:hAnsi="Arial" w:cs="Arial"/>
                <w:b/>
                <w:szCs w:val="28"/>
              </w:rPr>
              <w:t>Nome</w:t>
            </w:r>
          </w:p>
        </w:tc>
        <w:tc>
          <w:tcPr>
            <w:tcW w:w="1292" w:type="dxa"/>
          </w:tcPr>
          <w:p w:rsidR="0001649A" w:rsidRPr="00500A56" w:rsidRDefault="0001649A" w:rsidP="002D568B">
            <w:pPr>
              <w:jc w:val="center"/>
              <w:rPr>
                <w:rFonts w:ascii="Arial" w:hAnsi="Arial" w:cs="Arial"/>
                <w:b/>
                <w:szCs w:val="28"/>
              </w:rPr>
            </w:pPr>
            <w:r w:rsidRPr="00500A56">
              <w:rPr>
                <w:rFonts w:ascii="Arial" w:hAnsi="Arial" w:cs="Arial"/>
                <w:b/>
                <w:szCs w:val="28"/>
              </w:rPr>
              <w:t>Tipo</w:t>
            </w:r>
          </w:p>
        </w:tc>
        <w:tc>
          <w:tcPr>
            <w:tcW w:w="1259" w:type="dxa"/>
          </w:tcPr>
          <w:p w:rsidR="0001649A" w:rsidRPr="00500A56" w:rsidRDefault="0001649A" w:rsidP="002D568B">
            <w:pPr>
              <w:jc w:val="center"/>
              <w:rPr>
                <w:rFonts w:ascii="Arial" w:hAnsi="Arial" w:cs="Arial"/>
                <w:b/>
                <w:szCs w:val="28"/>
              </w:rPr>
            </w:pPr>
            <w:r w:rsidRPr="00500A56">
              <w:rPr>
                <w:rFonts w:ascii="Arial" w:hAnsi="Arial" w:cs="Arial"/>
                <w:b/>
                <w:szCs w:val="28"/>
              </w:rPr>
              <w:t>Tamanho</w:t>
            </w:r>
          </w:p>
        </w:tc>
        <w:tc>
          <w:tcPr>
            <w:tcW w:w="4820" w:type="dxa"/>
          </w:tcPr>
          <w:p w:rsidR="0001649A" w:rsidRPr="00500A56" w:rsidRDefault="0001649A" w:rsidP="002D568B">
            <w:pPr>
              <w:jc w:val="center"/>
              <w:rPr>
                <w:rFonts w:ascii="Arial" w:hAnsi="Arial" w:cs="Arial"/>
                <w:b/>
                <w:szCs w:val="28"/>
              </w:rPr>
            </w:pPr>
            <w:r w:rsidRPr="00500A56">
              <w:rPr>
                <w:rFonts w:ascii="Arial" w:hAnsi="Arial" w:cs="Arial"/>
                <w:b/>
                <w:szCs w:val="28"/>
              </w:rPr>
              <w:t>Descrição</w:t>
            </w:r>
          </w:p>
        </w:tc>
      </w:tr>
      <w:tr w:rsidR="0001649A" w:rsidRPr="00500A56" w:rsidTr="002D568B">
        <w:tc>
          <w:tcPr>
            <w:tcW w:w="1276" w:type="dxa"/>
          </w:tcPr>
          <w:p w:rsidR="0001649A" w:rsidRPr="00500A56" w:rsidRDefault="0001649A" w:rsidP="002D568B">
            <w:pPr>
              <w:jc w:val="center"/>
              <w:rPr>
                <w:rFonts w:ascii="Arial" w:hAnsi="Arial" w:cs="Arial"/>
                <w:szCs w:val="28"/>
              </w:rPr>
            </w:pPr>
            <w:r w:rsidRPr="00500A56">
              <w:rPr>
                <w:rFonts w:ascii="Arial" w:hAnsi="Arial" w:cs="Arial"/>
                <w:szCs w:val="28"/>
              </w:rPr>
              <w:t>PK</w:t>
            </w:r>
          </w:p>
        </w:tc>
        <w:tc>
          <w:tcPr>
            <w:tcW w:w="1135" w:type="dxa"/>
          </w:tcPr>
          <w:p w:rsidR="0001649A" w:rsidRPr="00500A56" w:rsidRDefault="0001649A" w:rsidP="002D568B">
            <w:pPr>
              <w:jc w:val="center"/>
              <w:rPr>
                <w:rFonts w:ascii="Arial" w:hAnsi="Arial" w:cs="Arial"/>
                <w:szCs w:val="28"/>
              </w:rPr>
            </w:pPr>
            <w:proofErr w:type="spellStart"/>
            <w:r>
              <w:rPr>
                <w:rFonts w:ascii="Arial" w:hAnsi="Arial" w:cs="Arial"/>
                <w:szCs w:val="28"/>
              </w:rPr>
              <w:t>iduf</w:t>
            </w:r>
            <w:proofErr w:type="spellEnd"/>
          </w:p>
        </w:tc>
        <w:tc>
          <w:tcPr>
            <w:tcW w:w="1292" w:type="dxa"/>
          </w:tcPr>
          <w:p w:rsidR="0001649A" w:rsidRPr="00500A56" w:rsidRDefault="0001649A" w:rsidP="002D568B">
            <w:pPr>
              <w:jc w:val="center"/>
              <w:rPr>
                <w:rFonts w:ascii="Arial" w:hAnsi="Arial" w:cs="Arial"/>
                <w:szCs w:val="28"/>
              </w:rPr>
            </w:pPr>
            <w:r>
              <w:rPr>
                <w:rFonts w:ascii="Arial" w:hAnsi="Arial" w:cs="Arial"/>
                <w:szCs w:val="28"/>
              </w:rPr>
              <w:t>VARCHAR</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2</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uf</w:t>
            </w:r>
            <w:r w:rsidRPr="00500A56">
              <w:rPr>
                <w:rFonts w:ascii="Arial" w:hAnsi="Arial" w:cs="Arial"/>
                <w:szCs w:val="28"/>
              </w:rPr>
              <w:t>, tem por finalidade identificar a posição dos dados cadastrados</w:t>
            </w:r>
            <w:r>
              <w:rPr>
                <w:rFonts w:ascii="Arial" w:hAnsi="Arial" w:cs="Arial"/>
                <w:szCs w:val="28"/>
              </w:rPr>
              <w:t>.</w:t>
            </w:r>
          </w:p>
        </w:tc>
      </w:tr>
      <w:tr w:rsidR="0001649A" w:rsidRPr="00500A56" w:rsidTr="002D568B">
        <w:tc>
          <w:tcPr>
            <w:tcW w:w="1276" w:type="dxa"/>
          </w:tcPr>
          <w:p w:rsidR="0001649A" w:rsidRPr="00500A56" w:rsidRDefault="0001649A" w:rsidP="002D568B">
            <w:pPr>
              <w:jc w:val="center"/>
              <w:rPr>
                <w:rFonts w:ascii="Arial" w:hAnsi="Arial" w:cs="Arial"/>
                <w:szCs w:val="28"/>
              </w:rPr>
            </w:pPr>
          </w:p>
        </w:tc>
        <w:tc>
          <w:tcPr>
            <w:tcW w:w="1135" w:type="dxa"/>
          </w:tcPr>
          <w:p w:rsidR="0001649A" w:rsidRPr="00500A56" w:rsidRDefault="0001649A" w:rsidP="002D568B">
            <w:pPr>
              <w:jc w:val="center"/>
              <w:rPr>
                <w:rFonts w:ascii="Arial" w:hAnsi="Arial" w:cs="Arial"/>
                <w:szCs w:val="28"/>
              </w:rPr>
            </w:pPr>
            <w:r>
              <w:rPr>
                <w:rFonts w:ascii="Arial" w:hAnsi="Arial" w:cs="Arial"/>
                <w:szCs w:val="28"/>
              </w:rPr>
              <w:t>estado</w:t>
            </w:r>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VARCHAR</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45</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Campo responsável por armazenar o nome </w:t>
            </w:r>
            <w:r>
              <w:rPr>
                <w:rFonts w:ascii="Arial" w:hAnsi="Arial" w:cs="Arial"/>
                <w:szCs w:val="28"/>
              </w:rPr>
              <w:t xml:space="preserve">do </w:t>
            </w:r>
            <w:r>
              <w:rPr>
                <w:rFonts w:ascii="Arial" w:hAnsi="Arial" w:cs="Arial"/>
                <w:szCs w:val="28"/>
              </w:rPr>
              <w:lastRenderedPageBreak/>
              <w:t>estado</w:t>
            </w:r>
            <w:r w:rsidRPr="00500A56">
              <w:rPr>
                <w:rFonts w:ascii="Arial" w:hAnsi="Arial" w:cs="Arial"/>
                <w:szCs w:val="28"/>
              </w:rPr>
              <w:t>.</w:t>
            </w:r>
          </w:p>
        </w:tc>
      </w:tr>
      <w:tr w:rsidR="0001649A" w:rsidRPr="00500A56" w:rsidTr="002D568B">
        <w:tc>
          <w:tcPr>
            <w:tcW w:w="9782" w:type="dxa"/>
            <w:gridSpan w:val="5"/>
          </w:tcPr>
          <w:p w:rsidR="0001649A" w:rsidRPr="00500A56" w:rsidRDefault="0001649A" w:rsidP="00752C4A">
            <w:pPr>
              <w:jc w:val="both"/>
              <w:rPr>
                <w:rFonts w:ascii="Arial" w:hAnsi="Arial" w:cs="Arial"/>
                <w:szCs w:val="28"/>
              </w:rPr>
            </w:pPr>
            <w:r w:rsidRPr="00DD47BF">
              <w:rPr>
                <w:rFonts w:ascii="Arial" w:hAnsi="Arial" w:cs="Arial"/>
                <w:b/>
                <w:szCs w:val="28"/>
              </w:rPr>
              <w:lastRenderedPageBreak/>
              <w:t>Obs.: essa tabela surgiu através d</w:t>
            </w:r>
            <w:r>
              <w:rPr>
                <w:rFonts w:ascii="Arial" w:hAnsi="Arial" w:cs="Arial"/>
                <w:b/>
                <w:szCs w:val="28"/>
              </w:rPr>
              <w:t>o requisito RFC000</w:t>
            </w:r>
            <w:r w:rsidRPr="00123268">
              <w:rPr>
                <w:rFonts w:ascii="Arial" w:hAnsi="Arial" w:cs="Arial"/>
                <w:b/>
                <w:szCs w:val="28"/>
              </w:rPr>
              <w:t>2</w:t>
            </w:r>
            <w:r>
              <w:rPr>
                <w:rFonts w:ascii="Arial" w:hAnsi="Arial" w:cs="Arial"/>
                <w:b/>
                <w:szCs w:val="28"/>
              </w:rPr>
              <w:t xml:space="preserve"> descrito na seção </w:t>
            </w:r>
            <w:r w:rsidR="00752C4A">
              <w:rPr>
                <w:rFonts w:ascii="Arial" w:hAnsi="Arial" w:cs="Arial"/>
                <w:b/>
                <w:szCs w:val="28"/>
              </w:rPr>
              <w:t>5</w:t>
            </w:r>
            <w:r w:rsidRPr="00DD47BF">
              <w:rPr>
                <w:rFonts w:ascii="Arial" w:hAnsi="Arial" w:cs="Arial"/>
                <w:b/>
                <w:szCs w:val="28"/>
              </w:rPr>
              <w:t>.</w:t>
            </w:r>
            <w:r>
              <w:rPr>
                <w:rFonts w:ascii="Arial" w:hAnsi="Arial" w:cs="Arial"/>
                <w:b/>
                <w:szCs w:val="28"/>
              </w:rPr>
              <w:t>2</w:t>
            </w:r>
          </w:p>
        </w:tc>
      </w:tr>
    </w:tbl>
    <w:p w:rsidR="0001649A" w:rsidRDefault="0001649A" w:rsidP="00013609"/>
    <w:tbl>
      <w:tblPr>
        <w:tblStyle w:val="Tabelacomgrade"/>
        <w:tblW w:w="9782" w:type="dxa"/>
        <w:tblInd w:w="-289" w:type="dxa"/>
        <w:tblLook w:val="04A0"/>
      </w:tblPr>
      <w:tblGrid>
        <w:gridCol w:w="1260"/>
        <w:gridCol w:w="2087"/>
        <w:gridCol w:w="1500"/>
        <w:gridCol w:w="1194"/>
        <w:gridCol w:w="3741"/>
      </w:tblGrid>
      <w:tr w:rsidR="0001649A" w:rsidTr="002D568B">
        <w:trPr>
          <w:trHeight w:val="304"/>
        </w:trPr>
        <w:tc>
          <w:tcPr>
            <w:tcW w:w="9782" w:type="dxa"/>
            <w:gridSpan w:val="5"/>
          </w:tcPr>
          <w:p w:rsidR="0001649A" w:rsidRPr="00E425BF" w:rsidRDefault="0001649A" w:rsidP="0001649A">
            <w:pPr>
              <w:tabs>
                <w:tab w:val="left" w:pos="5010"/>
              </w:tabs>
              <w:jc w:val="both"/>
              <w:rPr>
                <w:rFonts w:ascii="Arial" w:hAnsi="Arial" w:cs="Arial"/>
                <w:b/>
                <w:szCs w:val="28"/>
              </w:rPr>
            </w:pPr>
            <w:r w:rsidRPr="00E425BF">
              <w:rPr>
                <w:rFonts w:ascii="Arial" w:hAnsi="Arial" w:cs="Arial"/>
                <w:b/>
                <w:szCs w:val="28"/>
              </w:rPr>
              <w:t>Tabela</w:t>
            </w:r>
            <w:r>
              <w:rPr>
                <w:rFonts w:ascii="Arial" w:hAnsi="Arial" w:cs="Arial"/>
                <w:b/>
                <w:szCs w:val="28"/>
              </w:rPr>
              <w:t xml:space="preserve"> 4</w:t>
            </w:r>
            <w:r w:rsidRPr="00E425BF">
              <w:rPr>
                <w:rFonts w:ascii="Arial" w:hAnsi="Arial" w:cs="Arial"/>
                <w:b/>
                <w:szCs w:val="28"/>
              </w:rPr>
              <w:t xml:space="preserve">: </w:t>
            </w:r>
            <w:proofErr w:type="spellStart"/>
            <w:r w:rsidRPr="00E425BF">
              <w:rPr>
                <w:rFonts w:ascii="Arial" w:hAnsi="Arial" w:cs="Arial"/>
                <w:b/>
                <w:szCs w:val="28"/>
              </w:rPr>
              <w:t>usuario</w:t>
            </w:r>
            <w:proofErr w:type="spellEnd"/>
            <w:r w:rsidRPr="00E425BF">
              <w:rPr>
                <w:rFonts w:ascii="Arial" w:hAnsi="Arial" w:cs="Arial"/>
                <w:b/>
                <w:szCs w:val="28"/>
              </w:rPr>
              <w:tab/>
            </w:r>
          </w:p>
        </w:tc>
      </w:tr>
      <w:tr w:rsidR="0001649A" w:rsidTr="002D568B">
        <w:tc>
          <w:tcPr>
            <w:tcW w:w="1260" w:type="dxa"/>
          </w:tcPr>
          <w:p w:rsidR="0001649A" w:rsidRPr="00FE261C" w:rsidRDefault="0001649A" w:rsidP="002D568B">
            <w:pPr>
              <w:jc w:val="center"/>
              <w:rPr>
                <w:rFonts w:ascii="Arial" w:hAnsi="Arial" w:cs="Arial"/>
                <w:b/>
                <w:szCs w:val="28"/>
              </w:rPr>
            </w:pPr>
            <w:r w:rsidRPr="00FE261C">
              <w:rPr>
                <w:rFonts w:ascii="Arial" w:hAnsi="Arial" w:cs="Arial"/>
                <w:b/>
                <w:szCs w:val="28"/>
              </w:rPr>
              <w:t>Chave Primaria</w:t>
            </w:r>
          </w:p>
        </w:tc>
        <w:tc>
          <w:tcPr>
            <w:tcW w:w="2087" w:type="dxa"/>
          </w:tcPr>
          <w:p w:rsidR="0001649A" w:rsidRPr="00FE261C" w:rsidRDefault="0001649A" w:rsidP="002D568B">
            <w:pPr>
              <w:jc w:val="center"/>
              <w:rPr>
                <w:rFonts w:ascii="Arial" w:hAnsi="Arial" w:cs="Arial"/>
                <w:b/>
                <w:szCs w:val="28"/>
              </w:rPr>
            </w:pPr>
            <w:r w:rsidRPr="00FE261C">
              <w:rPr>
                <w:rFonts w:ascii="Arial" w:hAnsi="Arial" w:cs="Arial"/>
                <w:b/>
                <w:szCs w:val="28"/>
              </w:rPr>
              <w:t>Nome</w:t>
            </w:r>
          </w:p>
        </w:tc>
        <w:tc>
          <w:tcPr>
            <w:tcW w:w="1500" w:type="dxa"/>
          </w:tcPr>
          <w:p w:rsidR="0001649A" w:rsidRPr="00FE261C" w:rsidRDefault="0001649A" w:rsidP="002D568B">
            <w:pPr>
              <w:jc w:val="center"/>
              <w:rPr>
                <w:rFonts w:ascii="Arial" w:hAnsi="Arial" w:cs="Arial"/>
                <w:b/>
                <w:szCs w:val="28"/>
              </w:rPr>
            </w:pPr>
            <w:r w:rsidRPr="00FE261C">
              <w:rPr>
                <w:rFonts w:ascii="Arial" w:hAnsi="Arial" w:cs="Arial"/>
                <w:b/>
                <w:szCs w:val="28"/>
              </w:rPr>
              <w:t>Tipo</w:t>
            </w:r>
          </w:p>
        </w:tc>
        <w:tc>
          <w:tcPr>
            <w:tcW w:w="1194" w:type="dxa"/>
          </w:tcPr>
          <w:p w:rsidR="0001649A" w:rsidRPr="00FE261C" w:rsidRDefault="0001649A" w:rsidP="002D568B">
            <w:pPr>
              <w:jc w:val="center"/>
              <w:rPr>
                <w:rFonts w:ascii="Arial" w:hAnsi="Arial" w:cs="Arial"/>
                <w:b/>
                <w:szCs w:val="28"/>
              </w:rPr>
            </w:pPr>
            <w:r w:rsidRPr="00FE261C">
              <w:rPr>
                <w:rFonts w:ascii="Arial" w:hAnsi="Arial" w:cs="Arial"/>
                <w:b/>
                <w:szCs w:val="28"/>
              </w:rPr>
              <w:t>Tamanho</w:t>
            </w:r>
          </w:p>
        </w:tc>
        <w:tc>
          <w:tcPr>
            <w:tcW w:w="3741" w:type="dxa"/>
          </w:tcPr>
          <w:p w:rsidR="0001649A" w:rsidRPr="00FE261C" w:rsidRDefault="0001649A" w:rsidP="002D568B">
            <w:pPr>
              <w:jc w:val="center"/>
              <w:rPr>
                <w:rFonts w:ascii="Arial" w:hAnsi="Arial" w:cs="Arial"/>
                <w:b/>
                <w:szCs w:val="28"/>
              </w:rPr>
            </w:pPr>
            <w:r w:rsidRPr="00FE261C">
              <w:rPr>
                <w:rFonts w:ascii="Arial" w:hAnsi="Arial" w:cs="Arial"/>
                <w:b/>
                <w:szCs w:val="28"/>
              </w:rPr>
              <w:t>Descrição</w:t>
            </w:r>
          </w:p>
        </w:tc>
      </w:tr>
      <w:tr w:rsidR="0001649A" w:rsidTr="002D568B">
        <w:tc>
          <w:tcPr>
            <w:tcW w:w="1260" w:type="dxa"/>
          </w:tcPr>
          <w:p w:rsidR="0001649A" w:rsidRPr="00FE261C" w:rsidRDefault="0001649A" w:rsidP="002D568B">
            <w:pPr>
              <w:jc w:val="center"/>
              <w:rPr>
                <w:rFonts w:ascii="Arial" w:hAnsi="Arial" w:cs="Arial"/>
                <w:szCs w:val="28"/>
              </w:rPr>
            </w:pPr>
            <w:r w:rsidRPr="00FE261C">
              <w:rPr>
                <w:rFonts w:ascii="Arial" w:hAnsi="Arial" w:cs="Arial"/>
                <w:szCs w:val="28"/>
              </w:rPr>
              <w:t>PK</w:t>
            </w:r>
          </w:p>
        </w:tc>
        <w:tc>
          <w:tcPr>
            <w:tcW w:w="2087" w:type="dxa"/>
          </w:tcPr>
          <w:p w:rsidR="0001649A" w:rsidRPr="00FE261C" w:rsidRDefault="0001649A" w:rsidP="002D568B">
            <w:pPr>
              <w:jc w:val="center"/>
              <w:rPr>
                <w:rFonts w:ascii="Arial" w:hAnsi="Arial" w:cs="Arial"/>
                <w:szCs w:val="28"/>
              </w:rPr>
            </w:pPr>
            <w:proofErr w:type="spellStart"/>
            <w:r>
              <w:rPr>
                <w:rFonts w:ascii="Arial" w:hAnsi="Arial" w:cs="Arial"/>
                <w:szCs w:val="28"/>
              </w:rPr>
              <w:t>i</w:t>
            </w:r>
            <w:r w:rsidRPr="00FE261C">
              <w:rPr>
                <w:rFonts w:ascii="Arial" w:hAnsi="Arial" w:cs="Arial"/>
                <w:szCs w:val="28"/>
              </w:rPr>
              <w:t>dusuario</w:t>
            </w:r>
            <w:proofErr w:type="spellEnd"/>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INT</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Chave primaria da tabela </w:t>
            </w:r>
            <w:proofErr w:type="spellStart"/>
            <w:r w:rsidRPr="00FE261C">
              <w:rPr>
                <w:rFonts w:ascii="Arial" w:hAnsi="Arial" w:cs="Arial"/>
                <w:szCs w:val="28"/>
              </w:rPr>
              <w:t>usuario</w:t>
            </w:r>
            <w:proofErr w:type="spellEnd"/>
            <w:r w:rsidRPr="00FE261C">
              <w:rPr>
                <w:rFonts w:ascii="Arial" w:hAnsi="Arial" w:cs="Arial"/>
                <w:szCs w:val="28"/>
              </w:rPr>
              <w:t xml:space="preserve">, </w:t>
            </w:r>
            <w:r>
              <w:rPr>
                <w:rFonts w:ascii="Arial" w:hAnsi="Arial" w:cs="Arial"/>
                <w:szCs w:val="28"/>
              </w:rPr>
              <w:t xml:space="preserve">autoincremento </w:t>
            </w:r>
            <w:r w:rsidRPr="00FE261C">
              <w:rPr>
                <w:rFonts w:ascii="Arial" w:hAnsi="Arial" w:cs="Arial"/>
                <w:szCs w:val="28"/>
              </w:rPr>
              <w:t>tem por finalidade identificar a posição dos dados cadastrados.</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spellStart"/>
            <w:r>
              <w:rPr>
                <w:rFonts w:ascii="Arial" w:hAnsi="Arial" w:cs="Arial"/>
                <w:szCs w:val="28"/>
              </w:rPr>
              <w:t>l</w:t>
            </w:r>
            <w:r w:rsidRPr="00FE261C">
              <w:rPr>
                <w:rFonts w:ascii="Arial" w:hAnsi="Arial" w:cs="Arial"/>
                <w:szCs w:val="28"/>
              </w:rPr>
              <w:t>ogin</w:t>
            </w:r>
            <w:proofErr w:type="spellEnd"/>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sidRPr="00FE261C">
              <w:rPr>
                <w:rFonts w:ascii="Arial" w:hAnsi="Arial" w:cs="Arial"/>
                <w:szCs w:val="28"/>
              </w:rPr>
              <w:t>45</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w:t>
            </w:r>
            <w:proofErr w:type="spellStart"/>
            <w:r w:rsidRPr="00FE261C">
              <w:rPr>
                <w:rFonts w:ascii="Arial" w:hAnsi="Arial" w:cs="Arial"/>
                <w:szCs w:val="28"/>
              </w:rPr>
              <w:t>login</w:t>
            </w:r>
            <w:proofErr w:type="spellEnd"/>
            <w:r w:rsidRPr="00FE261C">
              <w:rPr>
                <w:rFonts w:ascii="Arial" w:hAnsi="Arial" w:cs="Arial"/>
                <w:szCs w:val="28"/>
              </w:rPr>
              <w:t xml:space="preserve"> de um usuário, necessário para ser identificado no sistema e ter acesso </w:t>
            </w:r>
            <w:r>
              <w:rPr>
                <w:rFonts w:ascii="Arial" w:hAnsi="Arial" w:cs="Arial"/>
                <w:szCs w:val="28"/>
              </w:rPr>
              <w:t>a</w:t>
            </w:r>
            <w:r w:rsidRPr="00FE261C">
              <w:rPr>
                <w:rFonts w:ascii="Arial" w:hAnsi="Arial" w:cs="Arial"/>
                <w:szCs w:val="28"/>
              </w:rPr>
              <w:t>s funcionalidades do mesmo.</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r>
              <w:rPr>
                <w:rFonts w:ascii="Arial" w:hAnsi="Arial" w:cs="Arial"/>
                <w:szCs w:val="28"/>
              </w:rPr>
              <w:t>nome</w:t>
            </w:r>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sidRPr="00FE261C">
              <w:rPr>
                <w:rFonts w:ascii="Arial" w:hAnsi="Arial" w:cs="Arial"/>
                <w:szCs w:val="28"/>
              </w:rPr>
              <w:t>45</w:t>
            </w:r>
          </w:p>
        </w:tc>
        <w:tc>
          <w:tcPr>
            <w:tcW w:w="3741" w:type="dxa"/>
          </w:tcPr>
          <w:p w:rsidR="0001649A" w:rsidRPr="00500A56" w:rsidRDefault="0001649A" w:rsidP="002D568B">
            <w:pPr>
              <w:jc w:val="both"/>
              <w:rPr>
                <w:rFonts w:ascii="Arial" w:hAnsi="Arial" w:cs="Arial"/>
                <w:szCs w:val="28"/>
              </w:rPr>
            </w:pPr>
            <w:r w:rsidRPr="00500A56">
              <w:rPr>
                <w:rFonts w:ascii="Arial" w:hAnsi="Arial" w:cs="Arial"/>
                <w:szCs w:val="28"/>
              </w:rPr>
              <w:t>Campo</w:t>
            </w:r>
            <w:r>
              <w:rPr>
                <w:rFonts w:ascii="Arial" w:hAnsi="Arial" w:cs="Arial"/>
                <w:szCs w:val="28"/>
              </w:rPr>
              <w:t xml:space="preserve"> r</w:t>
            </w:r>
            <w:r w:rsidRPr="00500A56">
              <w:rPr>
                <w:rFonts w:ascii="Arial" w:hAnsi="Arial" w:cs="Arial"/>
                <w:szCs w:val="28"/>
              </w:rPr>
              <w:t>esponsável por armazenar o nome d</w:t>
            </w:r>
            <w:r>
              <w:rPr>
                <w:rFonts w:ascii="Arial" w:hAnsi="Arial" w:cs="Arial"/>
                <w:szCs w:val="28"/>
              </w:rPr>
              <w:t>o cliente</w:t>
            </w:r>
            <w:r w:rsidRPr="00500A56">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r>
              <w:rPr>
                <w:rFonts w:ascii="Arial" w:hAnsi="Arial" w:cs="Arial"/>
                <w:szCs w:val="28"/>
              </w:rPr>
              <w:t>sexo</w:t>
            </w:r>
          </w:p>
        </w:tc>
        <w:tc>
          <w:tcPr>
            <w:tcW w:w="1500" w:type="dxa"/>
          </w:tcPr>
          <w:p w:rsidR="0001649A" w:rsidRPr="00FE261C" w:rsidRDefault="0001649A" w:rsidP="002D568B">
            <w:pPr>
              <w:jc w:val="center"/>
              <w:rPr>
                <w:rFonts w:ascii="Arial" w:hAnsi="Arial" w:cs="Arial"/>
                <w:szCs w:val="28"/>
              </w:rPr>
            </w:pPr>
            <w:r>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1</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 responsável por armazenar o sexo da pessoa apenas com uma letra M para masculino ou F para feminino.</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Default="0001649A" w:rsidP="002D568B">
            <w:pPr>
              <w:jc w:val="center"/>
              <w:rPr>
                <w:rFonts w:ascii="Arial" w:hAnsi="Arial" w:cs="Arial"/>
                <w:szCs w:val="28"/>
              </w:rPr>
            </w:pPr>
            <w:r>
              <w:rPr>
                <w:rFonts w:ascii="Arial" w:hAnsi="Arial" w:cs="Arial"/>
                <w:szCs w:val="28"/>
              </w:rPr>
              <w:t>email</w:t>
            </w:r>
          </w:p>
        </w:tc>
        <w:tc>
          <w:tcPr>
            <w:tcW w:w="1500" w:type="dxa"/>
          </w:tcPr>
          <w:p w:rsidR="0001649A" w:rsidRPr="00FE261C" w:rsidRDefault="0001649A" w:rsidP="002D568B">
            <w:pPr>
              <w:jc w:val="center"/>
              <w:rPr>
                <w:rFonts w:ascii="Arial" w:hAnsi="Arial" w:cs="Arial"/>
                <w:szCs w:val="28"/>
              </w:rPr>
            </w:pPr>
            <w:r>
              <w:rPr>
                <w:rFonts w:ascii="Arial" w:hAnsi="Arial" w:cs="Arial"/>
                <w:szCs w:val="28"/>
              </w:rPr>
              <w:t>VARCHAR</w:t>
            </w:r>
          </w:p>
        </w:tc>
        <w:tc>
          <w:tcPr>
            <w:tcW w:w="1194" w:type="dxa"/>
          </w:tcPr>
          <w:p w:rsidR="0001649A" w:rsidRDefault="0001649A" w:rsidP="002D568B">
            <w:pPr>
              <w:jc w:val="center"/>
              <w:rPr>
                <w:rFonts w:ascii="Arial" w:hAnsi="Arial" w:cs="Arial"/>
                <w:szCs w:val="28"/>
              </w:rPr>
            </w:pPr>
            <w:r>
              <w:rPr>
                <w:rFonts w:ascii="Arial" w:hAnsi="Arial" w:cs="Arial"/>
                <w:szCs w:val="28"/>
              </w:rPr>
              <w:t>30</w:t>
            </w:r>
          </w:p>
        </w:tc>
        <w:tc>
          <w:tcPr>
            <w:tcW w:w="3741" w:type="dxa"/>
          </w:tcPr>
          <w:p w:rsidR="0001649A" w:rsidRPr="00500A56" w:rsidRDefault="0001649A" w:rsidP="002D568B">
            <w:pPr>
              <w:jc w:val="both"/>
              <w:rPr>
                <w:rFonts w:ascii="Arial" w:hAnsi="Arial" w:cs="Arial"/>
                <w:szCs w:val="28"/>
              </w:rPr>
            </w:pPr>
            <w:r w:rsidRPr="00500A56">
              <w:rPr>
                <w:rFonts w:ascii="Arial" w:hAnsi="Arial" w:cs="Arial"/>
                <w:szCs w:val="28"/>
              </w:rPr>
              <w:t>Campo</w:t>
            </w:r>
            <w:r>
              <w:rPr>
                <w:rFonts w:ascii="Arial" w:hAnsi="Arial" w:cs="Arial"/>
                <w:szCs w:val="28"/>
              </w:rPr>
              <w:t xml:space="preserve"> </w:t>
            </w:r>
            <w:r w:rsidRPr="00500A56">
              <w:rPr>
                <w:rFonts w:ascii="Arial" w:hAnsi="Arial" w:cs="Arial"/>
                <w:szCs w:val="28"/>
              </w:rPr>
              <w:t xml:space="preserve">responsável por armazenar o </w:t>
            </w:r>
            <w:r w:rsidR="007B53D6" w:rsidRPr="00500A56">
              <w:rPr>
                <w:rFonts w:ascii="Arial" w:hAnsi="Arial" w:cs="Arial"/>
                <w:szCs w:val="28"/>
              </w:rPr>
              <w:t>e-mail</w:t>
            </w:r>
            <w:r w:rsidRPr="00500A56">
              <w:rPr>
                <w:rFonts w:ascii="Arial" w:hAnsi="Arial" w:cs="Arial"/>
                <w:szCs w:val="28"/>
              </w:rPr>
              <w:t xml:space="preserve"> d</w:t>
            </w:r>
            <w:r>
              <w:rPr>
                <w:rFonts w:ascii="Arial" w:hAnsi="Arial" w:cs="Arial"/>
                <w:szCs w:val="28"/>
              </w:rPr>
              <w:t>o cliente</w:t>
            </w:r>
            <w:r w:rsidRPr="00500A56">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r>
              <w:rPr>
                <w:rFonts w:ascii="Arial" w:hAnsi="Arial" w:cs="Arial"/>
                <w:szCs w:val="28"/>
              </w:rPr>
              <w:t>s</w:t>
            </w:r>
            <w:r w:rsidRPr="00FE261C">
              <w:rPr>
                <w:rFonts w:ascii="Arial" w:hAnsi="Arial" w:cs="Arial"/>
                <w:szCs w:val="28"/>
              </w:rPr>
              <w:t>enha</w:t>
            </w:r>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20</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w:t>
            </w:r>
            <w:r w:rsidRPr="00FE261C">
              <w:rPr>
                <w:rFonts w:ascii="Arial" w:hAnsi="Arial" w:cs="Arial"/>
                <w:szCs w:val="28"/>
              </w:rPr>
              <w:t xml:space="preserve">responsável por armazenar a senha do usuário, para </w:t>
            </w:r>
            <w:r>
              <w:rPr>
                <w:rFonts w:ascii="Arial" w:hAnsi="Arial" w:cs="Arial"/>
                <w:szCs w:val="28"/>
              </w:rPr>
              <w:t>ter acesso</w:t>
            </w:r>
            <w:r w:rsidRPr="00FE261C">
              <w:rPr>
                <w:rFonts w:ascii="Arial" w:hAnsi="Arial" w:cs="Arial"/>
                <w:szCs w:val="28"/>
              </w:rPr>
              <w:t xml:space="preserve"> </w:t>
            </w:r>
            <w:r>
              <w:rPr>
                <w:rFonts w:ascii="Arial" w:hAnsi="Arial" w:cs="Arial"/>
                <w:szCs w:val="28"/>
              </w:rPr>
              <w:t>ao</w:t>
            </w:r>
            <w:r w:rsidRPr="00FE261C">
              <w:rPr>
                <w:rFonts w:ascii="Arial" w:hAnsi="Arial" w:cs="Arial"/>
                <w:szCs w:val="28"/>
              </w:rPr>
              <w:t xml:space="preserve"> sistema.</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spellStart"/>
            <w:r>
              <w:rPr>
                <w:rFonts w:ascii="Arial" w:hAnsi="Arial" w:cs="Arial"/>
                <w:szCs w:val="28"/>
              </w:rPr>
              <w:t>cpf</w:t>
            </w:r>
            <w:proofErr w:type="spell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w:t>
            </w:r>
            <w:proofErr w:type="spellStart"/>
            <w:r w:rsidRPr="00FE261C">
              <w:rPr>
                <w:rFonts w:ascii="Arial" w:hAnsi="Arial" w:cs="Arial"/>
                <w:szCs w:val="28"/>
              </w:rPr>
              <w:t>cpf</w:t>
            </w:r>
            <w:proofErr w:type="spellEnd"/>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Default="0001649A" w:rsidP="002D568B">
            <w:pPr>
              <w:jc w:val="center"/>
              <w:rPr>
                <w:rFonts w:ascii="Arial" w:hAnsi="Arial" w:cs="Arial"/>
                <w:szCs w:val="28"/>
              </w:rPr>
            </w:pPr>
            <w:r>
              <w:rPr>
                <w:rFonts w:ascii="Arial" w:hAnsi="Arial" w:cs="Arial"/>
                <w:szCs w:val="28"/>
              </w:rPr>
              <w:t>foto</w:t>
            </w:r>
          </w:p>
        </w:tc>
        <w:tc>
          <w:tcPr>
            <w:tcW w:w="1500" w:type="dxa"/>
          </w:tcPr>
          <w:p w:rsidR="0001649A" w:rsidRPr="00FE261C" w:rsidRDefault="0001649A" w:rsidP="002D568B">
            <w:pPr>
              <w:jc w:val="center"/>
              <w:rPr>
                <w:rFonts w:ascii="Arial" w:hAnsi="Arial" w:cs="Arial"/>
                <w:szCs w:val="28"/>
              </w:rPr>
            </w:pPr>
            <w:r>
              <w:rPr>
                <w:rFonts w:ascii="Arial" w:hAnsi="Arial" w:cs="Arial"/>
                <w:szCs w:val="28"/>
              </w:rPr>
              <w:t>VARCHAR</w:t>
            </w:r>
          </w:p>
        </w:tc>
        <w:tc>
          <w:tcPr>
            <w:tcW w:w="1194" w:type="dxa"/>
          </w:tcPr>
          <w:p w:rsidR="0001649A" w:rsidRDefault="0001649A" w:rsidP="002D568B">
            <w:pPr>
              <w:jc w:val="center"/>
              <w:rPr>
                <w:rFonts w:ascii="Arial" w:hAnsi="Arial" w:cs="Arial"/>
                <w:szCs w:val="28"/>
              </w:rPr>
            </w:pPr>
            <w:r>
              <w:rPr>
                <w:rFonts w:ascii="Arial" w:hAnsi="Arial" w:cs="Arial"/>
                <w:szCs w:val="28"/>
              </w:rPr>
              <w:t>255</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w:t>
            </w:r>
            <w:r w:rsidRPr="00FE261C">
              <w:rPr>
                <w:rFonts w:ascii="Arial" w:hAnsi="Arial" w:cs="Arial"/>
                <w:szCs w:val="28"/>
              </w:rPr>
              <w:t>responsável por armazenar</w:t>
            </w:r>
            <w:r>
              <w:rPr>
                <w:rFonts w:ascii="Arial" w:hAnsi="Arial" w:cs="Arial"/>
                <w:szCs w:val="28"/>
              </w:rPr>
              <w:t xml:space="preserve"> o caminho da foto do perfil do prestador de serviço</w:t>
            </w:r>
            <w:r w:rsidR="007B53D6">
              <w:rPr>
                <w:rFonts w:ascii="Arial" w:hAnsi="Arial" w:cs="Arial"/>
                <w:szCs w:val="28"/>
              </w:rPr>
              <w:t xml:space="preserve"> no banco de dados</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Default="0001649A" w:rsidP="002D568B">
            <w:pPr>
              <w:jc w:val="center"/>
              <w:rPr>
                <w:rFonts w:ascii="Arial" w:hAnsi="Arial" w:cs="Arial"/>
                <w:szCs w:val="28"/>
              </w:rPr>
            </w:pPr>
            <w:r>
              <w:rPr>
                <w:rFonts w:ascii="Arial" w:hAnsi="Arial" w:cs="Arial"/>
                <w:szCs w:val="28"/>
              </w:rPr>
              <w:t>celular</w:t>
            </w:r>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w:t>
            </w:r>
            <w:r w:rsidR="00EB3139">
              <w:rPr>
                <w:rFonts w:ascii="Arial" w:hAnsi="Arial" w:cs="Arial"/>
                <w:szCs w:val="28"/>
              </w:rPr>
              <w:t xml:space="preserve">número do </w:t>
            </w:r>
            <w:r>
              <w:rPr>
                <w:rFonts w:ascii="Arial" w:hAnsi="Arial" w:cs="Arial"/>
                <w:szCs w:val="28"/>
              </w:rPr>
              <w:t>celular</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spellStart"/>
            <w:r>
              <w:rPr>
                <w:rFonts w:ascii="Arial" w:hAnsi="Arial" w:cs="Arial"/>
                <w:szCs w:val="28"/>
              </w:rPr>
              <w:t>telefone_fixo</w:t>
            </w:r>
            <w:proofErr w:type="spell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w:t>
            </w:r>
            <w:r w:rsidR="00BF2A87">
              <w:rPr>
                <w:rFonts w:ascii="Arial" w:hAnsi="Arial" w:cs="Arial"/>
                <w:szCs w:val="28"/>
              </w:rPr>
              <w:t xml:space="preserve">número de </w:t>
            </w:r>
            <w:r>
              <w:rPr>
                <w:rFonts w:ascii="Arial" w:hAnsi="Arial" w:cs="Arial"/>
                <w:szCs w:val="28"/>
              </w:rPr>
              <w:t>telefone fixo</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spellStart"/>
            <w:r>
              <w:rPr>
                <w:rFonts w:ascii="Arial" w:hAnsi="Arial" w:cs="Arial"/>
                <w:szCs w:val="28"/>
              </w:rPr>
              <w:t>data_cadastro</w:t>
            </w:r>
            <w:proofErr w:type="spellEnd"/>
          </w:p>
        </w:tc>
        <w:tc>
          <w:tcPr>
            <w:tcW w:w="1500" w:type="dxa"/>
          </w:tcPr>
          <w:p w:rsidR="0001649A" w:rsidRPr="00FE261C" w:rsidRDefault="0001649A" w:rsidP="002D568B">
            <w:pPr>
              <w:jc w:val="center"/>
              <w:rPr>
                <w:rFonts w:ascii="Arial" w:hAnsi="Arial" w:cs="Arial"/>
                <w:szCs w:val="28"/>
              </w:rPr>
            </w:pPr>
            <w:r>
              <w:rPr>
                <w:rFonts w:ascii="Arial" w:hAnsi="Arial" w:cs="Arial"/>
                <w:szCs w:val="28"/>
              </w:rPr>
              <w:t>TIMESTAMP</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do usuário</w:t>
            </w:r>
            <w:r w:rsidRPr="00FE261C">
              <w:rPr>
                <w:rFonts w:ascii="Arial" w:hAnsi="Arial" w:cs="Arial"/>
                <w:szCs w:val="28"/>
              </w:rPr>
              <w:t>.</w:t>
            </w:r>
            <w:r>
              <w:rPr>
                <w:rFonts w:ascii="Arial" w:hAnsi="Arial" w:cs="Arial"/>
                <w:szCs w:val="28"/>
              </w:rPr>
              <w:t xml:space="preserve"> O campo Default está definido como </w:t>
            </w:r>
            <w:proofErr w:type="spellStart"/>
            <w:r>
              <w:rPr>
                <w:rFonts w:ascii="Arial" w:hAnsi="Arial" w:cs="Arial"/>
                <w:szCs w:val="28"/>
              </w:rPr>
              <w:t>now</w:t>
            </w:r>
            <w:proofErr w:type="spellEnd"/>
            <w:r>
              <w:rPr>
                <w:rFonts w:ascii="Arial" w:hAnsi="Arial" w:cs="Arial"/>
                <w:szCs w:val="28"/>
              </w:rPr>
              <w:t>(), método responsável por pegar a data e hora exata do cadastro.</w:t>
            </w:r>
          </w:p>
        </w:tc>
      </w:tr>
      <w:tr w:rsidR="0001649A" w:rsidTr="002D568B">
        <w:tc>
          <w:tcPr>
            <w:tcW w:w="1260" w:type="dxa"/>
          </w:tcPr>
          <w:p w:rsidR="0001649A" w:rsidRPr="00FE261C" w:rsidRDefault="0001649A" w:rsidP="002D568B">
            <w:pPr>
              <w:jc w:val="center"/>
              <w:rPr>
                <w:rFonts w:ascii="Arial" w:hAnsi="Arial" w:cs="Arial"/>
                <w:szCs w:val="28"/>
              </w:rPr>
            </w:pPr>
            <w:r>
              <w:rPr>
                <w:rFonts w:ascii="Arial" w:hAnsi="Arial" w:cs="Arial"/>
                <w:szCs w:val="28"/>
              </w:rPr>
              <w:t>FK</w:t>
            </w:r>
          </w:p>
        </w:tc>
        <w:tc>
          <w:tcPr>
            <w:tcW w:w="2087" w:type="dxa"/>
          </w:tcPr>
          <w:p w:rsidR="0001649A" w:rsidRDefault="0001649A" w:rsidP="002D568B">
            <w:pPr>
              <w:jc w:val="center"/>
              <w:rPr>
                <w:rFonts w:ascii="Arial" w:hAnsi="Arial" w:cs="Arial"/>
                <w:szCs w:val="28"/>
              </w:rPr>
            </w:pPr>
            <w:proofErr w:type="spellStart"/>
            <w:r>
              <w:rPr>
                <w:rFonts w:ascii="Arial" w:hAnsi="Arial" w:cs="Arial"/>
                <w:szCs w:val="28"/>
              </w:rPr>
              <w:t>fk_idendereco</w:t>
            </w:r>
            <w:proofErr w:type="spell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que contem a referência do id da tabela </w:t>
            </w:r>
            <w:proofErr w:type="spellStart"/>
            <w:r>
              <w:rPr>
                <w:rFonts w:ascii="Arial" w:hAnsi="Arial" w:cs="Arial"/>
                <w:szCs w:val="28"/>
              </w:rPr>
              <w:t>endereco</w:t>
            </w:r>
            <w:proofErr w:type="spellEnd"/>
            <w:r w:rsidRPr="00FE261C">
              <w:rPr>
                <w:rFonts w:ascii="Arial" w:hAnsi="Arial" w:cs="Arial"/>
                <w:szCs w:val="28"/>
              </w:rPr>
              <w:t>.</w:t>
            </w:r>
          </w:p>
        </w:tc>
      </w:tr>
      <w:tr w:rsidR="0001649A" w:rsidTr="002D568B">
        <w:tc>
          <w:tcPr>
            <w:tcW w:w="9782" w:type="dxa"/>
            <w:gridSpan w:val="5"/>
          </w:tcPr>
          <w:p w:rsidR="0001649A" w:rsidRPr="00BF2A87" w:rsidRDefault="0001649A" w:rsidP="00752C4A">
            <w:pPr>
              <w:jc w:val="both"/>
              <w:rPr>
                <w:rFonts w:ascii="Arial" w:hAnsi="Arial" w:cs="Arial"/>
                <w:b/>
                <w:szCs w:val="28"/>
              </w:rPr>
            </w:pPr>
            <w:r w:rsidRPr="00DD47BF">
              <w:rPr>
                <w:rFonts w:ascii="Arial" w:hAnsi="Arial" w:cs="Arial"/>
                <w:b/>
                <w:szCs w:val="28"/>
              </w:rPr>
              <w:t>Obs.: essa tabela surgiu através d</w:t>
            </w:r>
            <w:r>
              <w:rPr>
                <w:rFonts w:ascii="Arial" w:hAnsi="Arial" w:cs="Arial"/>
                <w:b/>
                <w:szCs w:val="28"/>
              </w:rPr>
              <w:t xml:space="preserve">os requisitos RFC0001, RFC0002 </w:t>
            </w:r>
            <w:r w:rsidR="00BF2A87">
              <w:rPr>
                <w:rFonts w:ascii="Arial" w:hAnsi="Arial" w:cs="Arial"/>
                <w:b/>
                <w:szCs w:val="28"/>
              </w:rPr>
              <w:t xml:space="preserve">descrito na seção </w:t>
            </w:r>
            <w:r w:rsidR="00752C4A">
              <w:rPr>
                <w:rFonts w:ascii="Arial" w:hAnsi="Arial" w:cs="Arial"/>
                <w:b/>
                <w:szCs w:val="28"/>
              </w:rPr>
              <w:t>5</w:t>
            </w:r>
            <w:r w:rsidRPr="00DD47BF">
              <w:rPr>
                <w:rFonts w:ascii="Arial" w:hAnsi="Arial" w:cs="Arial"/>
                <w:b/>
                <w:szCs w:val="28"/>
              </w:rPr>
              <w:t>.</w:t>
            </w:r>
            <w:r w:rsidR="00BF2A87">
              <w:rPr>
                <w:rFonts w:ascii="Arial" w:hAnsi="Arial" w:cs="Arial"/>
                <w:b/>
                <w:szCs w:val="28"/>
              </w:rPr>
              <w:t>2</w:t>
            </w:r>
          </w:p>
        </w:tc>
      </w:tr>
    </w:tbl>
    <w:p w:rsidR="0001649A" w:rsidRDefault="0001649A" w:rsidP="00013609"/>
    <w:p w:rsidR="00BF2A87" w:rsidRDefault="00BF2A87" w:rsidP="00013609"/>
    <w:p w:rsidR="00BF2A87" w:rsidRDefault="00BF2A87" w:rsidP="00013609"/>
    <w:tbl>
      <w:tblPr>
        <w:tblStyle w:val="Tabelacomgrade"/>
        <w:tblW w:w="9782" w:type="dxa"/>
        <w:tblInd w:w="-289" w:type="dxa"/>
        <w:tblLook w:val="04A0"/>
      </w:tblPr>
      <w:tblGrid>
        <w:gridCol w:w="1230"/>
        <w:gridCol w:w="2430"/>
        <w:gridCol w:w="1500"/>
        <w:gridCol w:w="1194"/>
        <w:gridCol w:w="3428"/>
      </w:tblGrid>
      <w:tr w:rsidR="00BF2A87" w:rsidTr="002D568B">
        <w:trPr>
          <w:trHeight w:val="304"/>
        </w:trPr>
        <w:tc>
          <w:tcPr>
            <w:tcW w:w="9782" w:type="dxa"/>
            <w:gridSpan w:val="5"/>
          </w:tcPr>
          <w:p w:rsidR="00BF2A87" w:rsidRPr="00E425BF" w:rsidRDefault="00BF2A87" w:rsidP="00BF2A87">
            <w:pPr>
              <w:tabs>
                <w:tab w:val="left" w:pos="5010"/>
              </w:tabs>
              <w:jc w:val="both"/>
              <w:rPr>
                <w:rFonts w:ascii="Arial" w:hAnsi="Arial" w:cs="Arial"/>
                <w:b/>
                <w:szCs w:val="28"/>
              </w:rPr>
            </w:pPr>
            <w:r w:rsidRPr="00E425BF">
              <w:rPr>
                <w:rFonts w:ascii="Arial" w:hAnsi="Arial" w:cs="Arial"/>
                <w:b/>
                <w:szCs w:val="28"/>
              </w:rPr>
              <w:lastRenderedPageBreak/>
              <w:t>Tabela</w:t>
            </w:r>
            <w:r>
              <w:rPr>
                <w:rFonts w:ascii="Arial" w:hAnsi="Arial" w:cs="Arial"/>
                <w:b/>
                <w:szCs w:val="28"/>
              </w:rPr>
              <w:t xml:space="preserve"> 5</w:t>
            </w:r>
            <w:r w:rsidRPr="00E425BF">
              <w:rPr>
                <w:rFonts w:ascii="Arial" w:hAnsi="Arial" w:cs="Arial"/>
                <w:b/>
                <w:szCs w:val="28"/>
              </w:rPr>
              <w:t xml:space="preserve">: </w:t>
            </w:r>
            <w:proofErr w:type="spellStart"/>
            <w:r>
              <w:rPr>
                <w:rFonts w:ascii="Arial" w:hAnsi="Arial" w:cs="Arial"/>
                <w:b/>
                <w:szCs w:val="28"/>
              </w:rPr>
              <w:t>servico</w:t>
            </w:r>
            <w:proofErr w:type="spellEnd"/>
            <w:r w:rsidRPr="00E425BF">
              <w:rPr>
                <w:rFonts w:ascii="Arial" w:hAnsi="Arial" w:cs="Arial"/>
                <w:b/>
                <w:szCs w:val="28"/>
              </w:rPr>
              <w:tab/>
            </w:r>
          </w:p>
        </w:tc>
      </w:tr>
      <w:tr w:rsidR="00BF2A87" w:rsidTr="002D568B">
        <w:tc>
          <w:tcPr>
            <w:tcW w:w="1230" w:type="dxa"/>
          </w:tcPr>
          <w:p w:rsidR="00BF2A87" w:rsidRPr="00FE261C" w:rsidRDefault="00BF2A87" w:rsidP="002D568B">
            <w:pPr>
              <w:jc w:val="center"/>
              <w:rPr>
                <w:rFonts w:ascii="Arial" w:hAnsi="Arial" w:cs="Arial"/>
                <w:b/>
                <w:szCs w:val="28"/>
              </w:rPr>
            </w:pPr>
            <w:r w:rsidRPr="00FE261C">
              <w:rPr>
                <w:rFonts w:ascii="Arial" w:hAnsi="Arial" w:cs="Arial"/>
                <w:b/>
                <w:szCs w:val="28"/>
              </w:rPr>
              <w:t>Chave Primaria</w:t>
            </w:r>
          </w:p>
        </w:tc>
        <w:tc>
          <w:tcPr>
            <w:tcW w:w="2430" w:type="dxa"/>
          </w:tcPr>
          <w:p w:rsidR="00BF2A87" w:rsidRPr="00FE261C" w:rsidRDefault="00BF2A87" w:rsidP="002D568B">
            <w:pPr>
              <w:jc w:val="center"/>
              <w:rPr>
                <w:rFonts w:ascii="Arial" w:hAnsi="Arial" w:cs="Arial"/>
                <w:b/>
                <w:szCs w:val="28"/>
              </w:rPr>
            </w:pPr>
            <w:r w:rsidRPr="00FE261C">
              <w:rPr>
                <w:rFonts w:ascii="Arial" w:hAnsi="Arial" w:cs="Arial"/>
                <w:b/>
                <w:szCs w:val="28"/>
              </w:rPr>
              <w:t>Nome</w:t>
            </w:r>
          </w:p>
        </w:tc>
        <w:tc>
          <w:tcPr>
            <w:tcW w:w="1500" w:type="dxa"/>
          </w:tcPr>
          <w:p w:rsidR="00BF2A87" w:rsidRPr="00FE261C" w:rsidRDefault="00BF2A87" w:rsidP="002D568B">
            <w:pPr>
              <w:jc w:val="center"/>
              <w:rPr>
                <w:rFonts w:ascii="Arial" w:hAnsi="Arial" w:cs="Arial"/>
                <w:b/>
                <w:szCs w:val="28"/>
              </w:rPr>
            </w:pPr>
            <w:r w:rsidRPr="00FE261C">
              <w:rPr>
                <w:rFonts w:ascii="Arial" w:hAnsi="Arial" w:cs="Arial"/>
                <w:b/>
                <w:szCs w:val="28"/>
              </w:rPr>
              <w:t>Tipo</w:t>
            </w:r>
          </w:p>
        </w:tc>
        <w:tc>
          <w:tcPr>
            <w:tcW w:w="1194" w:type="dxa"/>
          </w:tcPr>
          <w:p w:rsidR="00BF2A87" w:rsidRPr="00FE261C" w:rsidRDefault="00BF2A87" w:rsidP="002D568B">
            <w:pPr>
              <w:jc w:val="center"/>
              <w:rPr>
                <w:rFonts w:ascii="Arial" w:hAnsi="Arial" w:cs="Arial"/>
                <w:b/>
                <w:szCs w:val="28"/>
              </w:rPr>
            </w:pPr>
            <w:r w:rsidRPr="00FE261C">
              <w:rPr>
                <w:rFonts w:ascii="Arial" w:hAnsi="Arial" w:cs="Arial"/>
                <w:b/>
                <w:szCs w:val="28"/>
              </w:rPr>
              <w:t>Tamanho</w:t>
            </w:r>
          </w:p>
        </w:tc>
        <w:tc>
          <w:tcPr>
            <w:tcW w:w="3428" w:type="dxa"/>
          </w:tcPr>
          <w:p w:rsidR="00BF2A87" w:rsidRPr="00FE261C" w:rsidRDefault="00BF2A87" w:rsidP="002D568B">
            <w:pPr>
              <w:jc w:val="center"/>
              <w:rPr>
                <w:rFonts w:ascii="Arial" w:hAnsi="Arial" w:cs="Arial"/>
                <w:b/>
                <w:szCs w:val="28"/>
              </w:rPr>
            </w:pPr>
            <w:r w:rsidRPr="00FE261C">
              <w:rPr>
                <w:rFonts w:ascii="Arial" w:hAnsi="Arial" w:cs="Arial"/>
                <w:b/>
                <w:szCs w:val="28"/>
              </w:rPr>
              <w:t>Descrição</w:t>
            </w:r>
          </w:p>
        </w:tc>
      </w:tr>
      <w:tr w:rsidR="00BF2A87" w:rsidTr="002D568B">
        <w:tc>
          <w:tcPr>
            <w:tcW w:w="1230" w:type="dxa"/>
          </w:tcPr>
          <w:p w:rsidR="00BF2A87" w:rsidRPr="00FE261C" w:rsidRDefault="00BF2A87" w:rsidP="002D568B">
            <w:pPr>
              <w:jc w:val="center"/>
              <w:rPr>
                <w:rFonts w:ascii="Arial" w:hAnsi="Arial" w:cs="Arial"/>
                <w:szCs w:val="28"/>
              </w:rPr>
            </w:pPr>
            <w:r w:rsidRPr="00FE261C">
              <w:rPr>
                <w:rFonts w:ascii="Arial" w:hAnsi="Arial" w:cs="Arial"/>
                <w:szCs w:val="28"/>
              </w:rPr>
              <w:t>PK</w:t>
            </w:r>
          </w:p>
        </w:tc>
        <w:tc>
          <w:tcPr>
            <w:tcW w:w="2430" w:type="dxa"/>
          </w:tcPr>
          <w:p w:rsidR="00BF2A87" w:rsidRPr="00FE261C" w:rsidRDefault="00BF2A87" w:rsidP="002D568B">
            <w:pPr>
              <w:jc w:val="center"/>
              <w:rPr>
                <w:rFonts w:ascii="Arial" w:hAnsi="Arial" w:cs="Arial"/>
                <w:szCs w:val="28"/>
              </w:rPr>
            </w:pPr>
            <w:proofErr w:type="spellStart"/>
            <w:r>
              <w:rPr>
                <w:rFonts w:ascii="Arial" w:hAnsi="Arial" w:cs="Arial"/>
                <w:szCs w:val="28"/>
              </w:rPr>
              <w:t>idservico</w:t>
            </w:r>
            <w:proofErr w:type="spellEnd"/>
          </w:p>
        </w:tc>
        <w:tc>
          <w:tcPr>
            <w:tcW w:w="1500" w:type="dxa"/>
          </w:tcPr>
          <w:p w:rsidR="00BF2A87" w:rsidRPr="00FE261C" w:rsidRDefault="00BF2A87" w:rsidP="002D568B">
            <w:pPr>
              <w:jc w:val="center"/>
              <w:rPr>
                <w:rFonts w:ascii="Arial" w:hAnsi="Arial" w:cs="Arial"/>
                <w:szCs w:val="28"/>
              </w:rPr>
            </w:pPr>
            <w:r w:rsidRPr="00FE261C">
              <w:rPr>
                <w:rFonts w:ascii="Arial" w:hAnsi="Arial" w:cs="Arial"/>
                <w:szCs w:val="28"/>
              </w:rPr>
              <w:t>INT</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 xml:space="preserve">Chave primaria da tabela </w:t>
            </w:r>
            <w:proofErr w:type="spellStart"/>
            <w:r>
              <w:rPr>
                <w:rFonts w:ascii="Arial" w:hAnsi="Arial" w:cs="Arial"/>
                <w:szCs w:val="28"/>
              </w:rPr>
              <w:t>servico</w:t>
            </w:r>
            <w:proofErr w:type="spellEnd"/>
            <w:r w:rsidRPr="00FE261C">
              <w:rPr>
                <w:rFonts w:ascii="Arial" w:hAnsi="Arial" w:cs="Arial"/>
                <w:szCs w:val="28"/>
              </w:rPr>
              <w:t xml:space="preserve">, </w:t>
            </w:r>
            <w:r>
              <w:rPr>
                <w:rFonts w:ascii="Arial" w:hAnsi="Arial" w:cs="Arial"/>
                <w:szCs w:val="28"/>
              </w:rPr>
              <w:t xml:space="preserve">autoincremento </w:t>
            </w:r>
            <w:r w:rsidRPr="00FE261C">
              <w:rPr>
                <w:rFonts w:ascii="Arial" w:hAnsi="Arial" w:cs="Arial"/>
                <w:szCs w:val="28"/>
              </w:rPr>
              <w:t>tem por finalidade identificar a posição dos dados cadastrados.</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r>
              <w:rPr>
                <w:rFonts w:ascii="Arial" w:hAnsi="Arial" w:cs="Arial"/>
                <w:szCs w:val="28"/>
              </w:rPr>
              <w:t>atividade</w:t>
            </w:r>
          </w:p>
        </w:tc>
        <w:tc>
          <w:tcPr>
            <w:tcW w:w="1500" w:type="dxa"/>
          </w:tcPr>
          <w:p w:rsidR="00BF2A87" w:rsidRPr="00FE261C" w:rsidRDefault="00BF2A87" w:rsidP="002D568B">
            <w:pPr>
              <w:jc w:val="center"/>
              <w:rPr>
                <w:rFonts w:ascii="Arial" w:hAnsi="Arial" w:cs="Arial"/>
                <w:szCs w:val="28"/>
              </w:rPr>
            </w:pPr>
            <w:r w:rsidRPr="00FE261C">
              <w:rPr>
                <w:rFonts w:ascii="Arial" w:hAnsi="Arial" w:cs="Arial"/>
                <w:szCs w:val="28"/>
              </w:rPr>
              <w:t>VARCHAR</w:t>
            </w:r>
          </w:p>
        </w:tc>
        <w:tc>
          <w:tcPr>
            <w:tcW w:w="1194" w:type="dxa"/>
          </w:tcPr>
          <w:p w:rsidR="00BF2A87" w:rsidRPr="00FE261C" w:rsidRDefault="00BF2A87" w:rsidP="002D568B">
            <w:pPr>
              <w:jc w:val="center"/>
              <w:rPr>
                <w:rFonts w:ascii="Arial" w:hAnsi="Arial" w:cs="Arial"/>
                <w:szCs w:val="28"/>
              </w:rPr>
            </w:pPr>
            <w:r w:rsidRPr="00FE261C">
              <w:rPr>
                <w:rFonts w:ascii="Arial" w:hAnsi="Arial" w:cs="Arial"/>
                <w:szCs w:val="28"/>
              </w:rPr>
              <w:t>45</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w:t>
            </w:r>
            <w:r w:rsidRPr="00FE261C">
              <w:rPr>
                <w:rFonts w:ascii="Arial" w:hAnsi="Arial" w:cs="Arial"/>
                <w:szCs w:val="28"/>
              </w:rPr>
              <w:t xml:space="preserve">responsável por armazenar o </w:t>
            </w:r>
            <w:r>
              <w:rPr>
                <w:rFonts w:ascii="Arial" w:hAnsi="Arial" w:cs="Arial"/>
                <w:szCs w:val="28"/>
              </w:rPr>
              <w:t>nome</w:t>
            </w:r>
            <w:r w:rsidRPr="00FE261C">
              <w:rPr>
                <w:rFonts w:ascii="Arial" w:hAnsi="Arial" w:cs="Arial"/>
                <w:szCs w:val="28"/>
              </w:rPr>
              <w:t xml:space="preserve"> d</w:t>
            </w:r>
            <w:r>
              <w:rPr>
                <w:rFonts w:ascii="Arial" w:hAnsi="Arial" w:cs="Arial"/>
                <w:szCs w:val="28"/>
              </w:rPr>
              <w:t>o serviço ofertado.</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proofErr w:type="spellStart"/>
            <w:r>
              <w:rPr>
                <w:rFonts w:ascii="Arial" w:hAnsi="Arial" w:cs="Arial"/>
                <w:szCs w:val="28"/>
              </w:rPr>
              <w:t>descricao</w:t>
            </w:r>
            <w:proofErr w:type="spellEnd"/>
          </w:p>
        </w:tc>
        <w:tc>
          <w:tcPr>
            <w:tcW w:w="1500" w:type="dxa"/>
          </w:tcPr>
          <w:p w:rsidR="00BF2A87" w:rsidRPr="00FE261C" w:rsidRDefault="00BF2A87" w:rsidP="002D568B">
            <w:pPr>
              <w:jc w:val="center"/>
              <w:rPr>
                <w:rFonts w:ascii="Arial" w:hAnsi="Arial" w:cs="Arial"/>
                <w:szCs w:val="28"/>
              </w:rPr>
            </w:pPr>
            <w:r w:rsidRPr="00FE261C">
              <w:rPr>
                <w:rFonts w:ascii="Arial" w:hAnsi="Arial" w:cs="Arial"/>
                <w:szCs w:val="28"/>
              </w:rPr>
              <w:t>VARCHAR</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255</w:t>
            </w:r>
          </w:p>
        </w:tc>
        <w:tc>
          <w:tcPr>
            <w:tcW w:w="3428" w:type="dxa"/>
          </w:tcPr>
          <w:p w:rsidR="00BF2A87" w:rsidRPr="00500A56" w:rsidRDefault="00BF2A87" w:rsidP="002D568B">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do serviço informado</w:t>
            </w:r>
            <w:r w:rsidRPr="00500A56">
              <w:rPr>
                <w:rFonts w:ascii="Arial" w:hAnsi="Arial" w:cs="Arial"/>
                <w:szCs w:val="28"/>
              </w:rPr>
              <w:t>.</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r>
              <w:rPr>
                <w:rFonts w:ascii="Arial" w:hAnsi="Arial" w:cs="Arial"/>
                <w:szCs w:val="28"/>
              </w:rPr>
              <w:t>site</w:t>
            </w:r>
          </w:p>
        </w:tc>
        <w:tc>
          <w:tcPr>
            <w:tcW w:w="1500" w:type="dxa"/>
          </w:tcPr>
          <w:p w:rsidR="00BF2A87" w:rsidRPr="00FE261C" w:rsidRDefault="00BF2A87" w:rsidP="002D568B">
            <w:pPr>
              <w:jc w:val="center"/>
              <w:rPr>
                <w:rFonts w:ascii="Arial" w:hAnsi="Arial" w:cs="Arial"/>
                <w:szCs w:val="28"/>
              </w:rPr>
            </w:pPr>
            <w:r>
              <w:rPr>
                <w:rFonts w:ascii="Arial" w:hAnsi="Arial" w:cs="Arial"/>
                <w:szCs w:val="28"/>
              </w:rPr>
              <w:t>VARCHAR</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45</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 responsável por armazenar o</w:t>
            </w:r>
            <w:r>
              <w:rPr>
                <w:rFonts w:ascii="Arial" w:hAnsi="Arial" w:cs="Arial"/>
                <w:szCs w:val="28"/>
              </w:rPr>
              <w:t xml:space="preserve"> endereço virtual do prestador de serviço como: site, </w:t>
            </w:r>
            <w:proofErr w:type="spellStart"/>
            <w:r>
              <w:rPr>
                <w:rFonts w:ascii="Arial" w:hAnsi="Arial" w:cs="Arial"/>
                <w:szCs w:val="28"/>
              </w:rPr>
              <w:t>facebook</w:t>
            </w:r>
            <w:proofErr w:type="spellEnd"/>
            <w:r>
              <w:rPr>
                <w:rFonts w:ascii="Arial" w:hAnsi="Arial" w:cs="Arial"/>
                <w:szCs w:val="28"/>
              </w:rPr>
              <w:t xml:space="preserve">, </w:t>
            </w:r>
            <w:proofErr w:type="spellStart"/>
            <w:r>
              <w:rPr>
                <w:rFonts w:ascii="Arial" w:hAnsi="Arial" w:cs="Arial"/>
                <w:szCs w:val="28"/>
              </w:rPr>
              <w:t>twitter</w:t>
            </w:r>
            <w:proofErr w:type="spellEnd"/>
            <w:r>
              <w:rPr>
                <w:rFonts w:ascii="Arial" w:hAnsi="Arial" w:cs="Arial"/>
                <w:szCs w:val="28"/>
              </w:rPr>
              <w:t xml:space="preserve"> etc.</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Default="00BF2A87" w:rsidP="002D568B">
            <w:pPr>
              <w:jc w:val="center"/>
              <w:rPr>
                <w:rFonts w:ascii="Arial" w:hAnsi="Arial" w:cs="Arial"/>
                <w:szCs w:val="28"/>
              </w:rPr>
            </w:pPr>
            <w:proofErr w:type="spellStart"/>
            <w:r>
              <w:rPr>
                <w:rFonts w:ascii="Arial" w:hAnsi="Arial" w:cs="Arial"/>
                <w:szCs w:val="28"/>
              </w:rPr>
              <w:t>data_cadastro</w:t>
            </w:r>
            <w:proofErr w:type="spellEnd"/>
          </w:p>
        </w:tc>
        <w:tc>
          <w:tcPr>
            <w:tcW w:w="1500" w:type="dxa"/>
          </w:tcPr>
          <w:p w:rsidR="00BF2A87" w:rsidRPr="00FE261C" w:rsidRDefault="00BF2A87" w:rsidP="002D568B">
            <w:pPr>
              <w:jc w:val="center"/>
              <w:rPr>
                <w:rFonts w:ascii="Arial" w:hAnsi="Arial" w:cs="Arial"/>
                <w:szCs w:val="28"/>
              </w:rPr>
            </w:pPr>
            <w:r>
              <w:rPr>
                <w:rFonts w:ascii="Arial" w:hAnsi="Arial" w:cs="Arial"/>
                <w:szCs w:val="28"/>
              </w:rPr>
              <w:t>TIMESTAMP</w:t>
            </w:r>
          </w:p>
        </w:tc>
        <w:tc>
          <w:tcPr>
            <w:tcW w:w="1194" w:type="dxa"/>
          </w:tcPr>
          <w:p w:rsidR="00BF2A87"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do serviço</w:t>
            </w:r>
            <w:r w:rsidRPr="00FE261C">
              <w:rPr>
                <w:rFonts w:ascii="Arial" w:hAnsi="Arial" w:cs="Arial"/>
                <w:szCs w:val="28"/>
              </w:rPr>
              <w:t>.</w:t>
            </w:r>
            <w:r>
              <w:rPr>
                <w:rFonts w:ascii="Arial" w:hAnsi="Arial" w:cs="Arial"/>
                <w:szCs w:val="28"/>
              </w:rPr>
              <w:t xml:space="preserve"> Default está definido como </w:t>
            </w:r>
            <w:proofErr w:type="spellStart"/>
            <w:r>
              <w:rPr>
                <w:rFonts w:ascii="Arial" w:hAnsi="Arial" w:cs="Arial"/>
                <w:szCs w:val="28"/>
              </w:rPr>
              <w:t>now</w:t>
            </w:r>
            <w:proofErr w:type="spellEnd"/>
            <w:r>
              <w:rPr>
                <w:rFonts w:ascii="Arial" w:hAnsi="Arial" w:cs="Arial"/>
                <w:szCs w:val="28"/>
              </w:rPr>
              <w:t>(), método responsável por pegar a data e hora exata do cadastro.</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proofErr w:type="spellStart"/>
            <w:r>
              <w:rPr>
                <w:rFonts w:ascii="Arial" w:hAnsi="Arial" w:cs="Arial"/>
                <w:szCs w:val="28"/>
              </w:rPr>
              <w:t>valor_servico</w:t>
            </w:r>
            <w:proofErr w:type="spellEnd"/>
          </w:p>
        </w:tc>
        <w:tc>
          <w:tcPr>
            <w:tcW w:w="1500" w:type="dxa"/>
          </w:tcPr>
          <w:p w:rsidR="00BF2A87" w:rsidRPr="00FE261C" w:rsidRDefault="00BF2A87" w:rsidP="002D568B">
            <w:pPr>
              <w:jc w:val="center"/>
              <w:rPr>
                <w:rFonts w:ascii="Arial" w:hAnsi="Arial" w:cs="Arial"/>
                <w:szCs w:val="28"/>
              </w:rPr>
            </w:pPr>
            <w:r>
              <w:rPr>
                <w:rFonts w:ascii="Arial" w:hAnsi="Arial" w:cs="Arial"/>
                <w:szCs w:val="28"/>
              </w:rPr>
              <w:t>FLOAT</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 xml:space="preserve">Campo responsável por armazenar </w:t>
            </w:r>
            <w:r>
              <w:rPr>
                <w:rFonts w:ascii="Arial" w:hAnsi="Arial" w:cs="Arial"/>
                <w:szCs w:val="28"/>
              </w:rPr>
              <w:t>o valor do serviço ofertado</w:t>
            </w:r>
            <w:r w:rsidRPr="00FE261C">
              <w:rPr>
                <w:rFonts w:ascii="Arial" w:hAnsi="Arial" w:cs="Arial"/>
                <w:szCs w:val="28"/>
              </w:rPr>
              <w:t>.</w:t>
            </w:r>
          </w:p>
        </w:tc>
      </w:tr>
      <w:tr w:rsidR="00B33335" w:rsidTr="002D568B">
        <w:tc>
          <w:tcPr>
            <w:tcW w:w="1230" w:type="dxa"/>
          </w:tcPr>
          <w:p w:rsidR="00B33335" w:rsidRPr="00FE261C" w:rsidRDefault="00B33335" w:rsidP="00B33335">
            <w:pPr>
              <w:jc w:val="center"/>
              <w:rPr>
                <w:rFonts w:ascii="Arial" w:hAnsi="Arial" w:cs="Arial"/>
                <w:szCs w:val="28"/>
              </w:rPr>
            </w:pPr>
          </w:p>
        </w:tc>
        <w:tc>
          <w:tcPr>
            <w:tcW w:w="2430" w:type="dxa"/>
          </w:tcPr>
          <w:p w:rsidR="00B33335" w:rsidRPr="00FE261C" w:rsidRDefault="00B33335" w:rsidP="00B33335">
            <w:pPr>
              <w:jc w:val="center"/>
              <w:rPr>
                <w:rFonts w:ascii="Arial" w:hAnsi="Arial" w:cs="Arial"/>
                <w:szCs w:val="28"/>
              </w:rPr>
            </w:pPr>
            <w:proofErr w:type="spellStart"/>
            <w:r>
              <w:rPr>
                <w:rFonts w:ascii="Arial" w:hAnsi="Arial" w:cs="Arial"/>
                <w:szCs w:val="28"/>
              </w:rPr>
              <w:t>situação_servico</w:t>
            </w:r>
            <w:proofErr w:type="spellEnd"/>
          </w:p>
        </w:tc>
        <w:tc>
          <w:tcPr>
            <w:tcW w:w="1500" w:type="dxa"/>
          </w:tcPr>
          <w:p w:rsidR="00B33335" w:rsidRPr="00FE261C" w:rsidRDefault="00B33335" w:rsidP="00B33335">
            <w:pPr>
              <w:jc w:val="center"/>
              <w:rPr>
                <w:rFonts w:ascii="Arial" w:hAnsi="Arial" w:cs="Arial"/>
                <w:szCs w:val="28"/>
              </w:rPr>
            </w:pPr>
            <w:r>
              <w:rPr>
                <w:rFonts w:ascii="Arial" w:hAnsi="Arial" w:cs="Arial"/>
                <w:szCs w:val="28"/>
              </w:rPr>
              <w:t>INT</w:t>
            </w:r>
          </w:p>
        </w:tc>
        <w:tc>
          <w:tcPr>
            <w:tcW w:w="1194" w:type="dxa"/>
          </w:tcPr>
          <w:p w:rsidR="00B33335" w:rsidRPr="00FE261C" w:rsidRDefault="00B33335" w:rsidP="00B33335">
            <w:pPr>
              <w:jc w:val="center"/>
              <w:rPr>
                <w:rFonts w:ascii="Arial" w:hAnsi="Arial" w:cs="Arial"/>
                <w:szCs w:val="28"/>
              </w:rPr>
            </w:pPr>
            <w:r>
              <w:rPr>
                <w:rFonts w:ascii="Arial" w:hAnsi="Arial" w:cs="Arial"/>
                <w:szCs w:val="28"/>
              </w:rPr>
              <w:t>1</w:t>
            </w:r>
          </w:p>
        </w:tc>
        <w:tc>
          <w:tcPr>
            <w:tcW w:w="3428" w:type="dxa"/>
          </w:tcPr>
          <w:p w:rsidR="00B33335" w:rsidRPr="00500A56" w:rsidRDefault="00B33335" w:rsidP="00B33335">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qual a situação que o serviço se encontra exemplo: em aberto, finalizado, em andamento</w:t>
            </w:r>
            <w:r w:rsidRPr="00500A56">
              <w:rPr>
                <w:rFonts w:ascii="Arial" w:hAnsi="Arial" w:cs="Arial"/>
                <w:szCs w:val="28"/>
              </w:rPr>
              <w:t>.</w:t>
            </w:r>
          </w:p>
        </w:tc>
      </w:tr>
      <w:tr w:rsidR="00BF2A87" w:rsidTr="002D568B">
        <w:tc>
          <w:tcPr>
            <w:tcW w:w="1230" w:type="dxa"/>
          </w:tcPr>
          <w:p w:rsidR="00BF2A87" w:rsidRPr="00FE261C" w:rsidRDefault="00BF2A87" w:rsidP="002D568B">
            <w:pPr>
              <w:jc w:val="center"/>
              <w:rPr>
                <w:rFonts w:ascii="Arial" w:hAnsi="Arial" w:cs="Arial"/>
                <w:szCs w:val="28"/>
              </w:rPr>
            </w:pPr>
            <w:r>
              <w:rPr>
                <w:rFonts w:ascii="Arial" w:hAnsi="Arial" w:cs="Arial"/>
                <w:szCs w:val="28"/>
              </w:rPr>
              <w:t>FK</w:t>
            </w:r>
          </w:p>
        </w:tc>
        <w:tc>
          <w:tcPr>
            <w:tcW w:w="2430" w:type="dxa"/>
          </w:tcPr>
          <w:p w:rsidR="00BF2A87" w:rsidRDefault="00BF2A87" w:rsidP="002D568B">
            <w:pPr>
              <w:jc w:val="center"/>
              <w:rPr>
                <w:rFonts w:ascii="Arial" w:hAnsi="Arial" w:cs="Arial"/>
                <w:szCs w:val="28"/>
              </w:rPr>
            </w:pPr>
            <w:proofErr w:type="spellStart"/>
            <w:r>
              <w:rPr>
                <w:rFonts w:ascii="Arial" w:hAnsi="Arial" w:cs="Arial"/>
                <w:szCs w:val="28"/>
              </w:rPr>
              <w:t>fk_idusuario</w:t>
            </w:r>
            <w:proofErr w:type="spellEnd"/>
          </w:p>
        </w:tc>
        <w:tc>
          <w:tcPr>
            <w:tcW w:w="1500" w:type="dxa"/>
          </w:tcPr>
          <w:p w:rsidR="00BF2A87" w:rsidRPr="00FE261C" w:rsidRDefault="00BF2A87" w:rsidP="002D568B">
            <w:pPr>
              <w:jc w:val="center"/>
              <w:rPr>
                <w:rFonts w:ascii="Arial" w:hAnsi="Arial" w:cs="Arial"/>
                <w:szCs w:val="28"/>
              </w:rPr>
            </w:pPr>
            <w:r>
              <w:rPr>
                <w:rFonts w:ascii="Arial" w:hAnsi="Arial" w:cs="Arial"/>
                <w:szCs w:val="28"/>
              </w:rPr>
              <w:t>INT</w:t>
            </w:r>
          </w:p>
        </w:tc>
        <w:tc>
          <w:tcPr>
            <w:tcW w:w="1194" w:type="dxa"/>
          </w:tcPr>
          <w:p w:rsidR="00BF2A87"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 que contem a referência do id da tabela</w:t>
            </w:r>
            <w:r>
              <w:rPr>
                <w:rFonts w:ascii="Arial" w:hAnsi="Arial" w:cs="Arial"/>
                <w:szCs w:val="28"/>
              </w:rPr>
              <w:t xml:space="preserve"> </w:t>
            </w:r>
            <w:proofErr w:type="spellStart"/>
            <w:r>
              <w:rPr>
                <w:rFonts w:ascii="Arial" w:hAnsi="Arial" w:cs="Arial"/>
                <w:szCs w:val="28"/>
              </w:rPr>
              <w:t>usuario</w:t>
            </w:r>
            <w:proofErr w:type="spellEnd"/>
            <w:r w:rsidRPr="00FE261C">
              <w:rPr>
                <w:rFonts w:ascii="Arial" w:hAnsi="Arial" w:cs="Arial"/>
                <w:szCs w:val="28"/>
              </w:rPr>
              <w:t>.</w:t>
            </w:r>
          </w:p>
        </w:tc>
      </w:tr>
      <w:tr w:rsidR="00BF2A87" w:rsidTr="002D568B">
        <w:tc>
          <w:tcPr>
            <w:tcW w:w="9782" w:type="dxa"/>
            <w:gridSpan w:val="5"/>
          </w:tcPr>
          <w:p w:rsidR="00BF2A87" w:rsidRPr="00500A56" w:rsidRDefault="00BF2A87" w:rsidP="002D568B">
            <w:pPr>
              <w:jc w:val="both"/>
              <w:rPr>
                <w:rFonts w:ascii="Arial" w:hAnsi="Arial" w:cs="Arial"/>
                <w:szCs w:val="28"/>
              </w:rPr>
            </w:pPr>
            <w:r w:rsidRPr="00DD47BF">
              <w:rPr>
                <w:rFonts w:ascii="Arial" w:hAnsi="Arial" w:cs="Arial"/>
                <w:b/>
                <w:szCs w:val="28"/>
              </w:rPr>
              <w:t>Obs.: essa tabela surgiu através d</w:t>
            </w:r>
            <w:r>
              <w:rPr>
                <w:rFonts w:ascii="Arial" w:hAnsi="Arial" w:cs="Arial"/>
                <w:b/>
                <w:szCs w:val="28"/>
              </w:rPr>
              <w:t>o requis</w:t>
            </w:r>
            <w:r w:rsidR="00B33335">
              <w:rPr>
                <w:rFonts w:ascii="Arial" w:hAnsi="Arial" w:cs="Arial"/>
                <w:b/>
                <w:szCs w:val="28"/>
              </w:rPr>
              <w:t xml:space="preserve">ito RFC0002 descrito na seção </w:t>
            </w:r>
            <w:r w:rsidR="00752C4A">
              <w:rPr>
                <w:rFonts w:ascii="Arial" w:hAnsi="Arial" w:cs="Arial"/>
                <w:b/>
                <w:szCs w:val="28"/>
              </w:rPr>
              <w:t>5</w:t>
            </w:r>
            <w:r w:rsidRPr="00DD47BF">
              <w:rPr>
                <w:rFonts w:ascii="Arial" w:hAnsi="Arial" w:cs="Arial"/>
                <w:b/>
                <w:szCs w:val="28"/>
              </w:rPr>
              <w:t>.</w:t>
            </w:r>
            <w:r w:rsidR="00B33335">
              <w:rPr>
                <w:rFonts w:ascii="Arial" w:hAnsi="Arial" w:cs="Arial"/>
                <w:b/>
                <w:szCs w:val="28"/>
              </w:rPr>
              <w:t>2</w:t>
            </w:r>
          </w:p>
        </w:tc>
      </w:tr>
    </w:tbl>
    <w:p w:rsidR="00BF2A87" w:rsidRDefault="00BF2A87" w:rsidP="00013609"/>
    <w:tbl>
      <w:tblPr>
        <w:tblStyle w:val="Tabelacomgrade"/>
        <w:tblW w:w="9782" w:type="dxa"/>
        <w:tblInd w:w="-289" w:type="dxa"/>
        <w:tblLook w:val="04A0"/>
      </w:tblPr>
      <w:tblGrid>
        <w:gridCol w:w="1246"/>
        <w:gridCol w:w="2136"/>
        <w:gridCol w:w="1500"/>
        <w:gridCol w:w="1262"/>
        <w:gridCol w:w="3638"/>
      </w:tblGrid>
      <w:tr w:rsidR="00256E4B" w:rsidRPr="00500A56" w:rsidTr="002D568B">
        <w:trPr>
          <w:trHeight w:val="397"/>
        </w:trPr>
        <w:tc>
          <w:tcPr>
            <w:tcW w:w="9782" w:type="dxa"/>
            <w:gridSpan w:val="5"/>
          </w:tcPr>
          <w:p w:rsidR="00256E4B" w:rsidRPr="00E425BF" w:rsidRDefault="00256E4B" w:rsidP="00256E4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6</w:t>
            </w:r>
            <w:r w:rsidRPr="00E425BF">
              <w:rPr>
                <w:rFonts w:ascii="Arial" w:hAnsi="Arial" w:cs="Arial"/>
                <w:b/>
                <w:szCs w:val="28"/>
              </w:rPr>
              <w:t xml:space="preserve">: </w:t>
            </w:r>
            <w:proofErr w:type="spellStart"/>
            <w:r>
              <w:rPr>
                <w:rFonts w:ascii="Arial" w:hAnsi="Arial" w:cs="Arial"/>
                <w:b/>
                <w:szCs w:val="28"/>
              </w:rPr>
              <w:t>avaliacao_servico</w:t>
            </w:r>
            <w:proofErr w:type="spellEnd"/>
          </w:p>
        </w:tc>
      </w:tr>
      <w:tr w:rsidR="00256E4B" w:rsidRPr="00500A56" w:rsidTr="002D568B">
        <w:tc>
          <w:tcPr>
            <w:tcW w:w="1246" w:type="dxa"/>
          </w:tcPr>
          <w:p w:rsidR="00256E4B" w:rsidRPr="00500A56" w:rsidRDefault="00256E4B" w:rsidP="002D568B">
            <w:pPr>
              <w:jc w:val="center"/>
              <w:rPr>
                <w:rFonts w:ascii="Arial" w:hAnsi="Arial" w:cs="Arial"/>
                <w:b/>
                <w:szCs w:val="28"/>
              </w:rPr>
            </w:pPr>
            <w:r w:rsidRPr="00500A56">
              <w:rPr>
                <w:rFonts w:ascii="Arial" w:hAnsi="Arial" w:cs="Arial"/>
                <w:b/>
                <w:szCs w:val="28"/>
              </w:rPr>
              <w:t>Chave Primaria</w:t>
            </w:r>
          </w:p>
        </w:tc>
        <w:tc>
          <w:tcPr>
            <w:tcW w:w="2136" w:type="dxa"/>
          </w:tcPr>
          <w:p w:rsidR="00256E4B" w:rsidRPr="00500A56" w:rsidRDefault="00256E4B" w:rsidP="002D568B">
            <w:pPr>
              <w:jc w:val="center"/>
              <w:rPr>
                <w:rFonts w:ascii="Arial" w:hAnsi="Arial" w:cs="Arial"/>
                <w:b/>
                <w:szCs w:val="28"/>
              </w:rPr>
            </w:pPr>
            <w:r w:rsidRPr="00500A56">
              <w:rPr>
                <w:rFonts w:ascii="Arial" w:hAnsi="Arial" w:cs="Arial"/>
                <w:b/>
                <w:szCs w:val="28"/>
              </w:rPr>
              <w:t>Nome</w:t>
            </w:r>
          </w:p>
        </w:tc>
        <w:tc>
          <w:tcPr>
            <w:tcW w:w="1500" w:type="dxa"/>
          </w:tcPr>
          <w:p w:rsidR="00256E4B" w:rsidRPr="00500A56" w:rsidRDefault="00256E4B" w:rsidP="002D568B">
            <w:pPr>
              <w:jc w:val="center"/>
              <w:rPr>
                <w:rFonts w:ascii="Arial" w:hAnsi="Arial" w:cs="Arial"/>
                <w:b/>
                <w:szCs w:val="28"/>
              </w:rPr>
            </w:pPr>
            <w:r w:rsidRPr="00500A56">
              <w:rPr>
                <w:rFonts w:ascii="Arial" w:hAnsi="Arial" w:cs="Arial"/>
                <w:b/>
                <w:szCs w:val="28"/>
              </w:rPr>
              <w:t>Tipo</w:t>
            </w:r>
          </w:p>
        </w:tc>
        <w:tc>
          <w:tcPr>
            <w:tcW w:w="1262" w:type="dxa"/>
          </w:tcPr>
          <w:p w:rsidR="00256E4B" w:rsidRPr="00500A56" w:rsidRDefault="00256E4B" w:rsidP="002D568B">
            <w:pPr>
              <w:jc w:val="center"/>
              <w:rPr>
                <w:rFonts w:ascii="Arial" w:hAnsi="Arial" w:cs="Arial"/>
                <w:b/>
                <w:szCs w:val="28"/>
              </w:rPr>
            </w:pPr>
            <w:r w:rsidRPr="00500A56">
              <w:rPr>
                <w:rFonts w:ascii="Arial" w:hAnsi="Arial" w:cs="Arial"/>
                <w:b/>
                <w:szCs w:val="28"/>
              </w:rPr>
              <w:t>Tamanho</w:t>
            </w:r>
          </w:p>
        </w:tc>
        <w:tc>
          <w:tcPr>
            <w:tcW w:w="3638" w:type="dxa"/>
          </w:tcPr>
          <w:p w:rsidR="00256E4B" w:rsidRPr="00500A56" w:rsidRDefault="00256E4B" w:rsidP="002D568B">
            <w:pPr>
              <w:jc w:val="center"/>
              <w:rPr>
                <w:rFonts w:ascii="Arial" w:hAnsi="Arial" w:cs="Arial"/>
                <w:b/>
                <w:szCs w:val="28"/>
              </w:rPr>
            </w:pPr>
            <w:r w:rsidRPr="00500A56">
              <w:rPr>
                <w:rFonts w:ascii="Arial" w:hAnsi="Arial" w:cs="Arial"/>
                <w:b/>
                <w:szCs w:val="28"/>
              </w:rPr>
              <w:t>Descrição</w:t>
            </w:r>
          </w:p>
        </w:tc>
      </w:tr>
      <w:tr w:rsidR="00256E4B" w:rsidRPr="00500A56" w:rsidTr="002D568B">
        <w:tc>
          <w:tcPr>
            <w:tcW w:w="1246" w:type="dxa"/>
          </w:tcPr>
          <w:p w:rsidR="00256E4B" w:rsidRPr="00500A56" w:rsidRDefault="00256E4B" w:rsidP="002D568B">
            <w:pPr>
              <w:jc w:val="center"/>
              <w:rPr>
                <w:rFonts w:ascii="Arial" w:hAnsi="Arial" w:cs="Arial"/>
                <w:szCs w:val="28"/>
              </w:rPr>
            </w:pPr>
            <w:r w:rsidRPr="00500A56">
              <w:rPr>
                <w:rFonts w:ascii="Arial" w:hAnsi="Arial" w:cs="Arial"/>
                <w:szCs w:val="28"/>
              </w:rPr>
              <w:t>PK</w:t>
            </w:r>
          </w:p>
        </w:tc>
        <w:tc>
          <w:tcPr>
            <w:tcW w:w="2136" w:type="dxa"/>
          </w:tcPr>
          <w:p w:rsidR="00256E4B" w:rsidRPr="00500A56" w:rsidRDefault="00256E4B" w:rsidP="002D568B">
            <w:pPr>
              <w:jc w:val="center"/>
              <w:rPr>
                <w:rFonts w:ascii="Arial" w:hAnsi="Arial" w:cs="Arial"/>
                <w:szCs w:val="28"/>
              </w:rPr>
            </w:pPr>
            <w:proofErr w:type="spellStart"/>
            <w:r>
              <w:rPr>
                <w:rFonts w:ascii="Arial" w:hAnsi="Arial" w:cs="Arial"/>
                <w:szCs w:val="28"/>
              </w:rPr>
              <w:t>idavaliacao_servico</w:t>
            </w:r>
            <w:proofErr w:type="spellEnd"/>
          </w:p>
        </w:tc>
        <w:tc>
          <w:tcPr>
            <w:tcW w:w="1500" w:type="dxa"/>
          </w:tcPr>
          <w:p w:rsidR="00256E4B" w:rsidRPr="00500A56" w:rsidRDefault="00256E4B" w:rsidP="002D568B">
            <w:pPr>
              <w:jc w:val="center"/>
              <w:rPr>
                <w:rFonts w:ascii="Arial" w:hAnsi="Arial" w:cs="Arial"/>
                <w:szCs w:val="28"/>
              </w:rPr>
            </w:pPr>
            <w:r w:rsidRPr="00500A56">
              <w:rPr>
                <w:rFonts w:ascii="Arial" w:hAnsi="Arial" w:cs="Arial"/>
                <w:szCs w:val="28"/>
              </w:rPr>
              <w:t>INT</w:t>
            </w:r>
          </w:p>
        </w:tc>
        <w:tc>
          <w:tcPr>
            <w:tcW w:w="1262" w:type="dxa"/>
          </w:tcPr>
          <w:p w:rsidR="00256E4B" w:rsidRPr="00500A56" w:rsidRDefault="00256E4B" w:rsidP="002D568B">
            <w:pPr>
              <w:jc w:val="center"/>
              <w:rPr>
                <w:rFonts w:ascii="Arial" w:hAnsi="Arial" w:cs="Arial"/>
                <w:szCs w:val="28"/>
              </w:rPr>
            </w:pPr>
            <w:r>
              <w:rPr>
                <w:rFonts w:ascii="Arial" w:hAnsi="Arial" w:cs="Arial"/>
                <w:szCs w:val="28"/>
              </w:rPr>
              <w:t>-</w:t>
            </w:r>
          </w:p>
        </w:tc>
        <w:tc>
          <w:tcPr>
            <w:tcW w:w="3638"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avaliacao_servico</w:t>
            </w:r>
            <w:proofErr w:type="spellEnd"/>
            <w:r>
              <w:rPr>
                <w:rFonts w:ascii="Arial" w:hAnsi="Arial" w:cs="Arial"/>
                <w:szCs w:val="28"/>
              </w:rPr>
              <w:t>, autoincremento</w:t>
            </w:r>
            <w:r w:rsidRPr="00500A56">
              <w:rPr>
                <w:rFonts w:ascii="Arial" w:hAnsi="Arial" w:cs="Arial"/>
                <w:szCs w:val="28"/>
              </w:rPr>
              <w:t xml:space="preserve"> tem por finalidade identificar a posição dos dados cadastrados.</w:t>
            </w:r>
          </w:p>
        </w:tc>
      </w:tr>
      <w:tr w:rsidR="00256E4B" w:rsidRPr="00500A56" w:rsidTr="002D568B">
        <w:tc>
          <w:tcPr>
            <w:tcW w:w="1246" w:type="dxa"/>
          </w:tcPr>
          <w:p w:rsidR="00256E4B" w:rsidRPr="00500A56" w:rsidRDefault="00256E4B" w:rsidP="002D568B">
            <w:pPr>
              <w:jc w:val="center"/>
              <w:rPr>
                <w:rFonts w:ascii="Arial" w:hAnsi="Arial" w:cs="Arial"/>
                <w:szCs w:val="28"/>
              </w:rPr>
            </w:pPr>
          </w:p>
        </w:tc>
        <w:tc>
          <w:tcPr>
            <w:tcW w:w="2136" w:type="dxa"/>
          </w:tcPr>
          <w:p w:rsidR="00256E4B" w:rsidRPr="00500A56" w:rsidRDefault="00256E4B" w:rsidP="002D568B">
            <w:pPr>
              <w:jc w:val="center"/>
              <w:rPr>
                <w:rFonts w:ascii="Arial" w:hAnsi="Arial" w:cs="Arial"/>
                <w:szCs w:val="28"/>
              </w:rPr>
            </w:pPr>
            <w:proofErr w:type="spellStart"/>
            <w:r>
              <w:rPr>
                <w:rFonts w:ascii="Arial" w:hAnsi="Arial" w:cs="Arial"/>
                <w:szCs w:val="28"/>
              </w:rPr>
              <w:t>comentario</w:t>
            </w:r>
            <w:proofErr w:type="spellEnd"/>
          </w:p>
        </w:tc>
        <w:tc>
          <w:tcPr>
            <w:tcW w:w="1500" w:type="dxa"/>
          </w:tcPr>
          <w:p w:rsidR="00256E4B" w:rsidRPr="00500A56" w:rsidRDefault="00256E4B" w:rsidP="002D568B">
            <w:pPr>
              <w:jc w:val="center"/>
              <w:rPr>
                <w:rFonts w:ascii="Arial" w:hAnsi="Arial" w:cs="Arial"/>
                <w:szCs w:val="28"/>
              </w:rPr>
            </w:pPr>
            <w:r w:rsidRPr="00500A56">
              <w:rPr>
                <w:rFonts w:ascii="Arial" w:hAnsi="Arial" w:cs="Arial"/>
                <w:szCs w:val="28"/>
              </w:rPr>
              <w:t>VARCHAR</w:t>
            </w:r>
          </w:p>
        </w:tc>
        <w:tc>
          <w:tcPr>
            <w:tcW w:w="1262" w:type="dxa"/>
          </w:tcPr>
          <w:p w:rsidR="00256E4B" w:rsidRPr="00500A56" w:rsidRDefault="00256E4B" w:rsidP="002D568B">
            <w:pPr>
              <w:jc w:val="center"/>
              <w:rPr>
                <w:rFonts w:ascii="Arial" w:hAnsi="Arial" w:cs="Arial"/>
                <w:szCs w:val="28"/>
              </w:rPr>
            </w:pPr>
            <w:r>
              <w:rPr>
                <w:rFonts w:ascii="Arial" w:hAnsi="Arial" w:cs="Arial"/>
                <w:szCs w:val="28"/>
              </w:rPr>
              <w:t>255</w:t>
            </w:r>
          </w:p>
        </w:tc>
        <w:tc>
          <w:tcPr>
            <w:tcW w:w="3638" w:type="dxa"/>
          </w:tcPr>
          <w:p w:rsidR="00256E4B" w:rsidRPr="00500A56" w:rsidRDefault="00256E4B" w:rsidP="002D568B">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comentários sobre um determinado serviço</w:t>
            </w:r>
            <w:r w:rsidRPr="00500A56">
              <w:rPr>
                <w:rFonts w:ascii="Arial" w:hAnsi="Arial" w:cs="Arial"/>
                <w:szCs w:val="28"/>
              </w:rPr>
              <w:t>.</w:t>
            </w:r>
          </w:p>
        </w:tc>
      </w:tr>
      <w:tr w:rsidR="00256E4B" w:rsidRPr="00500A56" w:rsidTr="002D568B">
        <w:tc>
          <w:tcPr>
            <w:tcW w:w="1246" w:type="dxa"/>
          </w:tcPr>
          <w:p w:rsidR="00256E4B" w:rsidRPr="00500A56" w:rsidRDefault="00256E4B" w:rsidP="002D568B">
            <w:pPr>
              <w:jc w:val="center"/>
              <w:rPr>
                <w:rFonts w:ascii="Arial" w:hAnsi="Arial" w:cs="Arial"/>
                <w:szCs w:val="28"/>
              </w:rPr>
            </w:pPr>
          </w:p>
        </w:tc>
        <w:tc>
          <w:tcPr>
            <w:tcW w:w="2136" w:type="dxa"/>
          </w:tcPr>
          <w:p w:rsidR="00256E4B" w:rsidRDefault="00256E4B" w:rsidP="002D568B">
            <w:pPr>
              <w:jc w:val="center"/>
              <w:rPr>
                <w:rFonts w:ascii="Arial" w:hAnsi="Arial" w:cs="Arial"/>
                <w:szCs w:val="28"/>
              </w:rPr>
            </w:pPr>
            <w:r>
              <w:rPr>
                <w:rFonts w:ascii="Arial" w:hAnsi="Arial" w:cs="Arial"/>
                <w:szCs w:val="28"/>
              </w:rPr>
              <w:t>estrela</w:t>
            </w:r>
          </w:p>
        </w:tc>
        <w:tc>
          <w:tcPr>
            <w:tcW w:w="1500" w:type="dxa"/>
          </w:tcPr>
          <w:p w:rsidR="00256E4B" w:rsidRPr="00500A56" w:rsidRDefault="00256E4B" w:rsidP="002D568B">
            <w:pPr>
              <w:jc w:val="center"/>
              <w:rPr>
                <w:rFonts w:ascii="Arial" w:hAnsi="Arial" w:cs="Arial"/>
                <w:szCs w:val="28"/>
              </w:rPr>
            </w:pPr>
            <w:r>
              <w:rPr>
                <w:rFonts w:ascii="Arial" w:hAnsi="Arial" w:cs="Arial"/>
                <w:szCs w:val="28"/>
              </w:rPr>
              <w:t>INT</w:t>
            </w:r>
          </w:p>
        </w:tc>
        <w:tc>
          <w:tcPr>
            <w:tcW w:w="1262" w:type="dxa"/>
          </w:tcPr>
          <w:p w:rsidR="00256E4B" w:rsidRDefault="00256E4B" w:rsidP="002D568B">
            <w:pPr>
              <w:jc w:val="center"/>
              <w:rPr>
                <w:rFonts w:ascii="Arial" w:hAnsi="Arial" w:cs="Arial"/>
                <w:szCs w:val="28"/>
              </w:rPr>
            </w:pPr>
            <w:r>
              <w:rPr>
                <w:rFonts w:ascii="Arial" w:hAnsi="Arial" w:cs="Arial"/>
                <w:szCs w:val="28"/>
              </w:rPr>
              <w:t>-</w:t>
            </w:r>
          </w:p>
        </w:tc>
        <w:tc>
          <w:tcPr>
            <w:tcW w:w="3638" w:type="dxa"/>
          </w:tcPr>
          <w:p w:rsidR="00256E4B" w:rsidRPr="00500A56" w:rsidRDefault="00256E4B" w:rsidP="002D568B">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estrelas como outra forma de avaliação.</w:t>
            </w:r>
          </w:p>
        </w:tc>
      </w:tr>
      <w:tr w:rsidR="00256E4B" w:rsidRPr="00500A56" w:rsidTr="002D568B">
        <w:tc>
          <w:tcPr>
            <w:tcW w:w="1246" w:type="dxa"/>
          </w:tcPr>
          <w:p w:rsidR="00256E4B" w:rsidRPr="00500A56" w:rsidRDefault="00256E4B" w:rsidP="002D568B">
            <w:pPr>
              <w:jc w:val="center"/>
              <w:rPr>
                <w:rFonts w:ascii="Arial" w:hAnsi="Arial" w:cs="Arial"/>
                <w:szCs w:val="28"/>
              </w:rPr>
            </w:pPr>
          </w:p>
        </w:tc>
        <w:tc>
          <w:tcPr>
            <w:tcW w:w="2136" w:type="dxa"/>
          </w:tcPr>
          <w:p w:rsidR="00256E4B" w:rsidRDefault="00256E4B" w:rsidP="002D568B">
            <w:pPr>
              <w:jc w:val="center"/>
              <w:rPr>
                <w:rFonts w:ascii="Arial" w:hAnsi="Arial" w:cs="Arial"/>
                <w:szCs w:val="28"/>
              </w:rPr>
            </w:pPr>
            <w:proofErr w:type="spellStart"/>
            <w:r>
              <w:rPr>
                <w:rFonts w:ascii="Arial" w:hAnsi="Arial" w:cs="Arial"/>
                <w:szCs w:val="28"/>
              </w:rPr>
              <w:t>data_avaliacao</w:t>
            </w:r>
            <w:proofErr w:type="spellEnd"/>
          </w:p>
        </w:tc>
        <w:tc>
          <w:tcPr>
            <w:tcW w:w="1500" w:type="dxa"/>
          </w:tcPr>
          <w:p w:rsidR="00256E4B" w:rsidRDefault="00256E4B" w:rsidP="002D568B">
            <w:pPr>
              <w:jc w:val="center"/>
              <w:rPr>
                <w:rFonts w:ascii="Arial" w:hAnsi="Arial" w:cs="Arial"/>
                <w:szCs w:val="28"/>
              </w:rPr>
            </w:pPr>
            <w:r>
              <w:rPr>
                <w:rFonts w:ascii="Arial" w:hAnsi="Arial" w:cs="Arial"/>
                <w:szCs w:val="28"/>
              </w:rPr>
              <w:t>TIMESTAMP</w:t>
            </w:r>
          </w:p>
        </w:tc>
        <w:tc>
          <w:tcPr>
            <w:tcW w:w="1262" w:type="dxa"/>
          </w:tcPr>
          <w:p w:rsidR="00256E4B" w:rsidRDefault="00256E4B" w:rsidP="002D568B">
            <w:pPr>
              <w:jc w:val="center"/>
              <w:rPr>
                <w:rFonts w:ascii="Arial" w:hAnsi="Arial" w:cs="Arial"/>
                <w:szCs w:val="28"/>
              </w:rPr>
            </w:pPr>
            <w:r>
              <w:rPr>
                <w:rFonts w:ascii="Arial" w:hAnsi="Arial" w:cs="Arial"/>
                <w:szCs w:val="28"/>
              </w:rPr>
              <w:t>-</w:t>
            </w:r>
          </w:p>
        </w:tc>
        <w:tc>
          <w:tcPr>
            <w:tcW w:w="3638" w:type="dxa"/>
          </w:tcPr>
          <w:p w:rsidR="00256E4B" w:rsidRPr="00FE261C" w:rsidRDefault="00256E4B"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da avaliação do serviço</w:t>
            </w:r>
            <w:r w:rsidRPr="00FE261C">
              <w:rPr>
                <w:rFonts w:ascii="Arial" w:hAnsi="Arial" w:cs="Arial"/>
                <w:szCs w:val="28"/>
              </w:rPr>
              <w:t>.</w:t>
            </w:r>
            <w:r>
              <w:rPr>
                <w:rFonts w:ascii="Arial" w:hAnsi="Arial" w:cs="Arial"/>
                <w:szCs w:val="28"/>
              </w:rPr>
              <w:t xml:space="preserve"> Default está definido como </w:t>
            </w:r>
            <w:proofErr w:type="spellStart"/>
            <w:r>
              <w:rPr>
                <w:rFonts w:ascii="Arial" w:hAnsi="Arial" w:cs="Arial"/>
                <w:szCs w:val="28"/>
              </w:rPr>
              <w:t>now</w:t>
            </w:r>
            <w:proofErr w:type="spellEnd"/>
            <w:r>
              <w:rPr>
                <w:rFonts w:ascii="Arial" w:hAnsi="Arial" w:cs="Arial"/>
                <w:szCs w:val="28"/>
              </w:rPr>
              <w:t xml:space="preserve">(), método responsável por pegar a data e </w:t>
            </w:r>
            <w:r>
              <w:rPr>
                <w:rFonts w:ascii="Arial" w:hAnsi="Arial" w:cs="Arial"/>
                <w:szCs w:val="28"/>
              </w:rPr>
              <w:lastRenderedPageBreak/>
              <w:t>hora exata do cadastro.</w:t>
            </w:r>
          </w:p>
        </w:tc>
      </w:tr>
      <w:tr w:rsidR="00256E4B" w:rsidRPr="00500A56" w:rsidTr="002D568B">
        <w:tc>
          <w:tcPr>
            <w:tcW w:w="1246" w:type="dxa"/>
          </w:tcPr>
          <w:p w:rsidR="00256E4B" w:rsidRPr="00500A56" w:rsidRDefault="00256E4B" w:rsidP="002D568B">
            <w:pPr>
              <w:jc w:val="center"/>
              <w:rPr>
                <w:rFonts w:ascii="Arial" w:hAnsi="Arial" w:cs="Arial"/>
                <w:szCs w:val="28"/>
              </w:rPr>
            </w:pPr>
            <w:r>
              <w:rPr>
                <w:rFonts w:ascii="Arial" w:hAnsi="Arial" w:cs="Arial"/>
                <w:szCs w:val="28"/>
              </w:rPr>
              <w:lastRenderedPageBreak/>
              <w:t>FK</w:t>
            </w:r>
          </w:p>
        </w:tc>
        <w:tc>
          <w:tcPr>
            <w:tcW w:w="2136" w:type="dxa"/>
          </w:tcPr>
          <w:p w:rsidR="00256E4B" w:rsidRDefault="00256E4B" w:rsidP="002D568B">
            <w:pPr>
              <w:jc w:val="center"/>
              <w:rPr>
                <w:rFonts w:ascii="Arial" w:hAnsi="Arial" w:cs="Arial"/>
                <w:szCs w:val="28"/>
              </w:rPr>
            </w:pPr>
            <w:proofErr w:type="spellStart"/>
            <w:r>
              <w:rPr>
                <w:rFonts w:ascii="Arial" w:hAnsi="Arial" w:cs="Arial"/>
                <w:szCs w:val="28"/>
              </w:rPr>
              <w:t>fk_idservico</w:t>
            </w:r>
            <w:proofErr w:type="spellEnd"/>
          </w:p>
        </w:tc>
        <w:tc>
          <w:tcPr>
            <w:tcW w:w="1500" w:type="dxa"/>
          </w:tcPr>
          <w:p w:rsidR="00256E4B" w:rsidRDefault="00256E4B" w:rsidP="002D568B">
            <w:pPr>
              <w:jc w:val="center"/>
              <w:rPr>
                <w:rFonts w:ascii="Arial" w:hAnsi="Arial" w:cs="Arial"/>
                <w:szCs w:val="28"/>
              </w:rPr>
            </w:pPr>
            <w:r>
              <w:rPr>
                <w:rFonts w:ascii="Arial" w:hAnsi="Arial" w:cs="Arial"/>
                <w:szCs w:val="28"/>
              </w:rPr>
              <w:t>INT</w:t>
            </w:r>
          </w:p>
        </w:tc>
        <w:tc>
          <w:tcPr>
            <w:tcW w:w="1262" w:type="dxa"/>
          </w:tcPr>
          <w:p w:rsidR="00256E4B" w:rsidRDefault="00256E4B" w:rsidP="002D568B">
            <w:pPr>
              <w:jc w:val="center"/>
              <w:rPr>
                <w:rFonts w:ascii="Arial" w:hAnsi="Arial" w:cs="Arial"/>
                <w:szCs w:val="28"/>
              </w:rPr>
            </w:pPr>
            <w:r>
              <w:rPr>
                <w:rFonts w:ascii="Arial" w:hAnsi="Arial" w:cs="Arial"/>
                <w:szCs w:val="28"/>
              </w:rPr>
              <w:t>-</w:t>
            </w:r>
          </w:p>
        </w:tc>
        <w:tc>
          <w:tcPr>
            <w:tcW w:w="3638" w:type="dxa"/>
          </w:tcPr>
          <w:p w:rsidR="00256E4B" w:rsidRPr="00500A56" w:rsidRDefault="00256E4B" w:rsidP="002D568B">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w:t>
            </w:r>
            <w:r>
              <w:rPr>
                <w:rFonts w:ascii="Arial" w:hAnsi="Arial" w:cs="Arial"/>
                <w:szCs w:val="28"/>
              </w:rPr>
              <w:t>em a referência do id da tabela serviço</w:t>
            </w:r>
            <w:r w:rsidRPr="00500A56">
              <w:rPr>
                <w:rFonts w:ascii="Arial" w:hAnsi="Arial" w:cs="Arial"/>
                <w:szCs w:val="28"/>
              </w:rPr>
              <w:t>.</w:t>
            </w:r>
          </w:p>
        </w:tc>
      </w:tr>
      <w:tr w:rsidR="00256E4B" w:rsidRPr="00500A56" w:rsidTr="002D568B">
        <w:tc>
          <w:tcPr>
            <w:tcW w:w="9782" w:type="dxa"/>
            <w:gridSpan w:val="5"/>
          </w:tcPr>
          <w:p w:rsidR="00256E4B" w:rsidRPr="00500A56" w:rsidRDefault="00256E4B" w:rsidP="00752C4A">
            <w:pPr>
              <w:jc w:val="both"/>
              <w:rPr>
                <w:rFonts w:ascii="Arial" w:hAnsi="Arial" w:cs="Arial"/>
                <w:szCs w:val="28"/>
              </w:rPr>
            </w:pPr>
            <w:r w:rsidRPr="00DD47BF">
              <w:rPr>
                <w:rFonts w:ascii="Arial" w:hAnsi="Arial" w:cs="Arial"/>
                <w:b/>
                <w:szCs w:val="28"/>
              </w:rPr>
              <w:t>Obs.: essa tabela surgiu através d</w:t>
            </w:r>
            <w:r w:rsidR="00752C4A">
              <w:rPr>
                <w:rFonts w:ascii="Arial" w:hAnsi="Arial" w:cs="Arial"/>
                <w:b/>
                <w:szCs w:val="28"/>
              </w:rPr>
              <w:t>os requisitos RFC0010</w:t>
            </w:r>
            <w:r>
              <w:rPr>
                <w:rFonts w:ascii="Arial" w:hAnsi="Arial" w:cs="Arial"/>
                <w:b/>
                <w:szCs w:val="28"/>
              </w:rPr>
              <w:t xml:space="preserve"> e RFC001</w:t>
            </w:r>
            <w:r w:rsidR="00752C4A">
              <w:rPr>
                <w:rFonts w:ascii="Arial" w:hAnsi="Arial" w:cs="Arial"/>
                <w:b/>
                <w:szCs w:val="28"/>
              </w:rPr>
              <w:t>3</w:t>
            </w:r>
            <w:r>
              <w:rPr>
                <w:rFonts w:ascii="Arial" w:hAnsi="Arial" w:cs="Arial"/>
                <w:b/>
                <w:szCs w:val="28"/>
              </w:rPr>
              <w:t xml:space="preserve"> descrito na seção </w:t>
            </w:r>
            <w:r w:rsidR="00752C4A">
              <w:rPr>
                <w:rFonts w:ascii="Arial" w:hAnsi="Arial" w:cs="Arial"/>
                <w:b/>
                <w:szCs w:val="28"/>
              </w:rPr>
              <w:t>5</w:t>
            </w:r>
            <w:r w:rsidRPr="00DD47BF">
              <w:rPr>
                <w:rFonts w:ascii="Arial" w:hAnsi="Arial" w:cs="Arial"/>
                <w:b/>
                <w:szCs w:val="28"/>
              </w:rPr>
              <w:t>.</w:t>
            </w:r>
            <w:r>
              <w:rPr>
                <w:rFonts w:ascii="Arial" w:hAnsi="Arial" w:cs="Arial"/>
                <w:b/>
                <w:szCs w:val="28"/>
              </w:rPr>
              <w:t>2</w:t>
            </w:r>
          </w:p>
        </w:tc>
      </w:tr>
    </w:tbl>
    <w:p w:rsidR="00256E4B" w:rsidRDefault="00256E4B" w:rsidP="00013609"/>
    <w:tbl>
      <w:tblPr>
        <w:tblStyle w:val="Tabelacomgrade"/>
        <w:tblW w:w="9782" w:type="dxa"/>
        <w:tblInd w:w="-289" w:type="dxa"/>
        <w:tblLook w:val="04A0"/>
      </w:tblPr>
      <w:tblGrid>
        <w:gridCol w:w="1240"/>
        <w:gridCol w:w="2234"/>
        <w:gridCol w:w="1318"/>
        <w:gridCol w:w="1275"/>
        <w:gridCol w:w="3715"/>
      </w:tblGrid>
      <w:tr w:rsidR="00256E4B" w:rsidRPr="00500A56" w:rsidTr="002D568B">
        <w:trPr>
          <w:trHeight w:val="397"/>
        </w:trPr>
        <w:tc>
          <w:tcPr>
            <w:tcW w:w="9782" w:type="dxa"/>
            <w:gridSpan w:val="5"/>
          </w:tcPr>
          <w:p w:rsidR="00256E4B" w:rsidRPr="00E425BF" w:rsidRDefault="00256E4B" w:rsidP="00256E4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7: </w:t>
            </w:r>
            <w:proofErr w:type="spellStart"/>
            <w:r>
              <w:rPr>
                <w:rFonts w:ascii="Arial" w:hAnsi="Arial" w:cs="Arial"/>
                <w:b/>
                <w:szCs w:val="28"/>
              </w:rPr>
              <w:t>servico_tem_categoria_servico</w:t>
            </w:r>
            <w:proofErr w:type="spellEnd"/>
          </w:p>
        </w:tc>
      </w:tr>
      <w:tr w:rsidR="00256E4B" w:rsidRPr="00500A56" w:rsidTr="002D568B">
        <w:tc>
          <w:tcPr>
            <w:tcW w:w="1240" w:type="dxa"/>
          </w:tcPr>
          <w:p w:rsidR="00256E4B" w:rsidRPr="00500A56" w:rsidRDefault="00256E4B" w:rsidP="002D568B">
            <w:pPr>
              <w:jc w:val="center"/>
              <w:rPr>
                <w:rFonts w:ascii="Arial" w:hAnsi="Arial" w:cs="Arial"/>
                <w:b/>
                <w:szCs w:val="28"/>
              </w:rPr>
            </w:pPr>
            <w:r w:rsidRPr="00500A56">
              <w:rPr>
                <w:rFonts w:ascii="Arial" w:hAnsi="Arial" w:cs="Arial"/>
                <w:b/>
                <w:szCs w:val="28"/>
              </w:rPr>
              <w:t>Chave Primaria</w:t>
            </w:r>
          </w:p>
        </w:tc>
        <w:tc>
          <w:tcPr>
            <w:tcW w:w="2234" w:type="dxa"/>
          </w:tcPr>
          <w:p w:rsidR="00256E4B" w:rsidRPr="00500A56" w:rsidRDefault="00256E4B" w:rsidP="002D568B">
            <w:pPr>
              <w:jc w:val="center"/>
              <w:rPr>
                <w:rFonts w:ascii="Arial" w:hAnsi="Arial" w:cs="Arial"/>
                <w:b/>
                <w:szCs w:val="28"/>
              </w:rPr>
            </w:pPr>
            <w:r w:rsidRPr="00500A56">
              <w:rPr>
                <w:rFonts w:ascii="Arial" w:hAnsi="Arial" w:cs="Arial"/>
                <w:b/>
                <w:szCs w:val="28"/>
              </w:rPr>
              <w:t>Nome</w:t>
            </w:r>
          </w:p>
        </w:tc>
        <w:tc>
          <w:tcPr>
            <w:tcW w:w="1318" w:type="dxa"/>
          </w:tcPr>
          <w:p w:rsidR="00256E4B" w:rsidRPr="00500A56" w:rsidRDefault="00256E4B" w:rsidP="002D568B">
            <w:pPr>
              <w:jc w:val="center"/>
              <w:rPr>
                <w:rFonts w:ascii="Arial" w:hAnsi="Arial" w:cs="Arial"/>
                <w:b/>
                <w:szCs w:val="28"/>
              </w:rPr>
            </w:pPr>
            <w:r w:rsidRPr="00500A56">
              <w:rPr>
                <w:rFonts w:ascii="Arial" w:hAnsi="Arial" w:cs="Arial"/>
                <w:b/>
                <w:szCs w:val="28"/>
              </w:rPr>
              <w:t>Tipo</w:t>
            </w:r>
          </w:p>
        </w:tc>
        <w:tc>
          <w:tcPr>
            <w:tcW w:w="1275" w:type="dxa"/>
          </w:tcPr>
          <w:p w:rsidR="00256E4B" w:rsidRPr="00500A56" w:rsidRDefault="00256E4B" w:rsidP="002D568B">
            <w:pPr>
              <w:jc w:val="center"/>
              <w:rPr>
                <w:rFonts w:ascii="Arial" w:hAnsi="Arial" w:cs="Arial"/>
                <w:b/>
                <w:szCs w:val="28"/>
              </w:rPr>
            </w:pPr>
            <w:r w:rsidRPr="00500A56">
              <w:rPr>
                <w:rFonts w:ascii="Arial" w:hAnsi="Arial" w:cs="Arial"/>
                <w:b/>
                <w:szCs w:val="28"/>
              </w:rPr>
              <w:t>Tamanho</w:t>
            </w:r>
          </w:p>
        </w:tc>
        <w:tc>
          <w:tcPr>
            <w:tcW w:w="3715" w:type="dxa"/>
          </w:tcPr>
          <w:p w:rsidR="00256E4B" w:rsidRPr="00500A56" w:rsidRDefault="00256E4B" w:rsidP="002D568B">
            <w:pPr>
              <w:jc w:val="center"/>
              <w:rPr>
                <w:rFonts w:ascii="Arial" w:hAnsi="Arial" w:cs="Arial"/>
                <w:b/>
                <w:szCs w:val="28"/>
              </w:rPr>
            </w:pPr>
            <w:r w:rsidRPr="00500A56">
              <w:rPr>
                <w:rFonts w:ascii="Arial" w:hAnsi="Arial" w:cs="Arial"/>
                <w:b/>
                <w:szCs w:val="28"/>
              </w:rPr>
              <w:t>Descrição</w:t>
            </w:r>
          </w:p>
        </w:tc>
      </w:tr>
      <w:tr w:rsidR="00256E4B" w:rsidRPr="00500A56" w:rsidTr="002D568B">
        <w:tc>
          <w:tcPr>
            <w:tcW w:w="1240" w:type="dxa"/>
          </w:tcPr>
          <w:p w:rsidR="00256E4B" w:rsidRPr="00500A56" w:rsidRDefault="00256E4B" w:rsidP="002D568B">
            <w:pPr>
              <w:jc w:val="center"/>
              <w:rPr>
                <w:rFonts w:ascii="Arial" w:hAnsi="Arial" w:cs="Arial"/>
                <w:szCs w:val="28"/>
              </w:rPr>
            </w:pPr>
            <w:r w:rsidRPr="00500A56">
              <w:rPr>
                <w:rFonts w:ascii="Arial" w:hAnsi="Arial" w:cs="Arial"/>
                <w:szCs w:val="28"/>
              </w:rPr>
              <w:t>PK</w:t>
            </w:r>
          </w:p>
        </w:tc>
        <w:tc>
          <w:tcPr>
            <w:tcW w:w="2234" w:type="dxa"/>
          </w:tcPr>
          <w:p w:rsidR="00256E4B" w:rsidRPr="00500A56" w:rsidRDefault="00256E4B" w:rsidP="002D568B">
            <w:pPr>
              <w:jc w:val="center"/>
              <w:rPr>
                <w:rFonts w:ascii="Arial" w:hAnsi="Arial" w:cs="Arial"/>
                <w:szCs w:val="28"/>
              </w:rPr>
            </w:pPr>
            <w:proofErr w:type="spellStart"/>
            <w:r>
              <w:rPr>
                <w:rFonts w:ascii="Arial" w:hAnsi="Arial" w:cs="Arial"/>
                <w:szCs w:val="28"/>
              </w:rPr>
              <w:t>idservico</w:t>
            </w:r>
            <w:proofErr w:type="spellEnd"/>
          </w:p>
        </w:tc>
        <w:tc>
          <w:tcPr>
            <w:tcW w:w="1318" w:type="dxa"/>
          </w:tcPr>
          <w:p w:rsidR="00256E4B" w:rsidRPr="00500A56" w:rsidRDefault="00256E4B" w:rsidP="002D568B">
            <w:pPr>
              <w:jc w:val="center"/>
              <w:rPr>
                <w:rFonts w:ascii="Arial" w:hAnsi="Arial" w:cs="Arial"/>
                <w:szCs w:val="28"/>
              </w:rPr>
            </w:pPr>
            <w:r w:rsidRPr="00500A56">
              <w:rPr>
                <w:rFonts w:ascii="Arial" w:hAnsi="Arial" w:cs="Arial"/>
                <w:szCs w:val="28"/>
              </w:rPr>
              <w:t>INT</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servico</w:t>
            </w:r>
            <w:proofErr w:type="spellEnd"/>
            <w:r>
              <w:rPr>
                <w:rFonts w:ascii="Arial" w:hAnsi="Arial" w:cs="Arial"/>
                <w:szCs w:val="28"/>
              </w:rPr>
              <w:t>, autoincremento</w:t>
            </w:r>
            <w:r w:rsidRPr="00500A56">
              <w:rPr>
                <w:rFonts w:ascii="Arial" w:hAnsi="Arial" w:cs="Arial"/>
                <w:szCs w:val="28"/>
              </w:rPr>
              <w:t xml:space="preserve"> tem por finalidade identificar a posição dos dados cadastrados.</w:t>
            </w:r>
          </w:p>
        </w:tc>
      </w:tr>
      <w:tr w:rsidR="00256E4B" w:rsidRPr="00500A56" w:rsidTr="002D568B">
        <w:tc>
          <w:tcPr>
            <w:tcW w:w="1240" w:type="dxa"/>
          </w:tcPr>
          <w:p w:rsidR="00256E4B" w:rsidRPr="00500A56" w:rsidRDefault="00256E4B" w:rsidP="002D568B">
            <w:pPr>
              <w:jc w:val="center"/>
              <w:rPr>
                <w:rFonts w:ascii="Arial" w:hAnsi="Arial" w:cs="Arial"/>
                <w:szCs w:val="28"/>
              </w:rPr>
            </w:pPr>
            <w:r>
              <w:rPr>
                <w:rFonts w:ascii="Arial" w:hAnsi="Arial" w:cs="Arial"/>
                <w:szCs w:val="28"/>
              </w:rPr>
              <w:t>PK</w:t>
            </w:r>
          </w:p>
        </w:tc>
        <w:tc>
          <w:tcPr>
            <w:tcW w:w="2234" w:type="dxa"/>
          </w:tcPr>
          <w:p w:rsidR="00256E4B" w:rsidRPr="00500A56" w:rsidRDefault="00256E4B" w:rsidP="002D568B">
            <w:pPr>
              <w:jc w:val="center"/>
              <w:rPr>
                <w:rFonts w:ascii="Arial" w:hAnsi="Arial" w:cs="Arial"/>
                <w:szCs w:val="28"/>
              </w:rPr>
            </w:pPr>
            <w:proofErr w:type="spellStart"/>
            <w:r>
              <w:rPr>
                <w:rFonts w:ascii="Arial" w:hAnsi="Arial" w:cs="Arial"/>
                <w:szCs w:val="28"/>
              </w:rPr>
              <w:t>idcategoria_servico</w:t>
            </w:r>
            <w:proofErr w:type="spellEnd"/>
          </w:p>
        </w:tc>
        <w:tc>
          <w:tcPr>
            <w:tcW w:w="1318" w:type="dxa"/>
          </w:tcPr>
          <w:p w:rsidR="00256E4B" w:rsidRPr="00500A56" w:rsidRDefault="00256E4B" w:rsidP="002D568B">
            <w:pPr>
              <w:jc w:val="center"/>
              <w:rPr>
                <w:rFonts w:ascii="Arial" w:hAnsi="Arial" w:cs="Arial"/>
                <w:szCs w:val="28"/>
              </w:rPr>
            </w:pPr>
            <w:r>
              <w:rPr>
                <w:rFonts w:ascii="Arial" w:hAnsi="Arial" w:cs="Arial"/>
                <w:szCs w:val="28"/>
              </w:rPr>
              <w:t>INT</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categoria_servico</w:t>
            </w:r>
            <w:proofErr w:type="spellEnd"/>
            <w:r>
              <w:rPr>
                <w:rFonts w:ascii="Arial" w:hAnsi="Arial" w:cs="Arial"/>
                <w:szCs w:val="28"/>
              </w:rPr>
              <w:t>, autoincremento</w:t>
            </w:r>
            <w:r w:rsidRPr="00500A56">
              <w:rPr>
                <w:rFonts w:ascii="Arial" w:hAnsi="Arial" w:cs="Arial"/>
                <w:szCs w:val="28"/>
              </w:rPr>
              <w:t xml:space="preserve"> tem por finalidade identificar a posição dos dados cadastrados.</w:t>
            </w:r>
          </w:p>
        </w:tc>
      </w:tr>
      <w:tr w:rsidR="00256E4B" w:rsidRPr="00500A56" w:rsidTr="002D568B">
        <w:tc>
          <w:tcPr>
            <w:tcW w:w="9782" w:type="dxa"/>
            <w:gridSpan w:val="5"/>
          </w:tcPr>
          <w:p w:rsidR="00256E4B" w:rsidRPr="00500A56" w:rsidRDefault="00256E4B" w:rsidP="002D568B">
            <w:pPr>
              <w:jc w:val="both"/>
              <w:rPr>
                <w:rFonts w:ascii="Arial" w:hAnsi="Arial" w:cs="Arial"/>
                <w:szCs w:val="28"/>
              </w:rPr>
            </w:pPr>
            <w:r w:rsidRPr="00DD47BF">
              <w:rPr>
                <w:rFonts w:ascii="Arial" w:hAnsi="Arial" w:cs="Arial"/>
                <w:b/>
                <w:szCs w:val="28"/>
              </w:rPr>
              <w:t>Obs</w:t>
            </w:r>
            <w:r>
              <w:rPr>
                <w:rFonts w:ascii="Arial" w:hAnsi="Arial" w:cs="Arial"/>
                <w:b/>
                <w:szCs w:val="28"/>
              </w:rPr>
              <w:t>.</w:t>
            </w:r>
            <w:r w:rsidRPr="00DD47BF">
              <w:rPr>
                <w:rFonts w:ascii="Arial" w:hAnsi="Arial" w:cs="Arial"/>
                <w:b/>
                <w:szCs w:val="28"/>
              </w:rPr>
              <w:t xml:space="preserve">: essa tabela surgiu através </w:t>
            </w:r>
            <w:r>
              <w:rPr>
                <w:rFonts w:ascii="Arial" w:hAnsi="Arial" w:cs="Arial"/>
                <w:b/>
                <w:szCs w:val="28"/>
              </w:rPr>
              <w:t xml:space="preserve">da ligação de muitos para muitos entra a tabela </w:t>
            </w:r>
            <w:proofErr w:type="spellStart"/>
            <w:r>
              <w:rPr>
                <w:rFonts w:ascii="Arial" w:hAnsi="Arial" w:cs="Arial"/>
                <w:b/>
                <w:szCs w:val="28"/>
              </w:rPr>
              <w:t>servico</w:t>
            </w:r>
            <w:proofErr w:type="spellEnd"/>
            <w:r>
              <w:rPr>
                <w:rFonts w:ascii="Arial" w:hAnsi="Arial" w:cs="Arial"/>
                <w:b/>
                <w:szCs w:val="28"/>
              </w:rPr>
              <w:t xml:space="preserve"> e </w:t>
            </w:r>
            <w:proofErr w:type="spellStart"/>
            <w:r>
              <w:rPr>
                <w:rFonts w:ascii="Arial" w:hAnsi="Arial" w:cs="Arial"/>
                <w:b/>
                <w:szCs w:val="28"/>
              </w:rPr>
              <w:t>categoria_serviço</w:t>
            </w:r>
            <w:proofErr w:type="spellEnd"/>
            <w:r w:rsidR="00752C4A">
              <w:rPr>
                <w:rFonts w:ascii="Arial" w:hAnsi="Arial" w:cs="Arial"/>
                <w:b/>
                <w:szCs w:val="28"/>
              </w:rPr>
              <w:t xml:space="preserve"> descrito na seção 5.4.4</w:t>
            </w:r>
            <w:r>
              <w:rPr>
                <w:rFonts w:ascii="Arial" w:hAnsi="Arial" w:cs="Arial"/>
                <w:b/>
                <w:szCs w:val="28"/>
              </w:rPr>
              <w:t>.</w:t>
            </w:r>
          </w:p>
        </w:tc>
      </w:tr>
    </w:tbl>
    <w:p w:rsidR="00256E4B" w:rsidRDefault="00256E4B" w:rsidP="00013609"/>
    <w:p w:rsidR="00256E4B" w:rsidRDefault="00256E4B" w:rsidP="00013609"/>
    <w:tbl>
      <w:tblPr>
        <w:tblStyle w:val="Tabelacomgrade"/>
        <w:tblW w:w="9782" w:type="dxa"/>
        <w:tblInd w:w="-289" w:type="dxa"/>
        <w:tblLayout w:type="fixed"/>
        <w:tblLook w:val="04A0"/>
      </w:tblPr>
      <w:tblGrid>
        <w:gridCol w:w="1239"/>
        <w:gridCol w:w="2234"/>
        <w:gridCol w:w="1319"/>
        <w:gridCol w:w="1275"/>
        <w:gridCol w:w="3715"/>
      </w:tblGrid>
      <w:tr w:rsidR="00256E4B" w:rsidRPr="00500A56" w:rsidTr="002D568B">
        <w:trPr>
          <w:trHeight w:val="397"/>
        </w:trPr>
        <w:tc>
          <w:tcPr>
            <w:tcW w:w="9782" w:type="dxa"/>
            <w:gridSpan w:val="5"/>
          </w:tcPr>
          <w:p w:rsidR="00256E4B" w:rsidRPr="00E425BF" w:rsidRDefault="00256E4B" w:rsidP="002D568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8</w:t>
            </w:r>
            <w:r w:rsidRPr="00E425BF">
              <w:rPr>
                <w:rFonts w:ascii="Arial" w:hAnsi="Arial" w:cs="Arial"/>
                <w:b/>
                <w:szCs w:val="28"/>
              </w:rPr>
              <w:t xml:space="preserve">: </w:t>
            </w:r>
            <w:proofErr w:type="spellStart"/>
            <w:r>
              <w:rPr>
                <w:rFonts w:ascii="Arial" w:hAnsi="Arial" w:cs="Arial"/>
                <w:b/>
                <w:szCs w:val="28"/>
              </w:rPr>
              <w:t>categoria_servico</w:t>
            </w:r>
            <w:proofErr w:type="spellEnd"/>
          </w:p>
        </w:tc>
      </w:tr>
      <w:tr w:rsidR="00256E4B" w:rsidRPr="00500A56" w:rsidTr="002D568B">
        <w:tc>
          <w:tcPr>
            <w:tcW w:w="1239" w:type="dxa"/>
          </w:tcPr>
          <w:p w:rsidR="00256E4B" w:rsidRPr="00500A56" w:rsidRDefault="00256E4B" w:rsidP="002D568B">
            <w:pPr>
              <w:jc w:val="center"/>
              <w:rPr>
                <w:rFonts w:ascii="Arial" w:hAnsi="Arial" w:cs="Arial"/>
                <w:b/>
                <w:szCs w:val="28"/>
              </w:rPr>
            </w:pPr>
            <w:r w:rsidRPr="00500A56">
              <w:rPr>
                <w:rFonts w:ascii="Arial" w:hAnsi="Arial" w:cs="Arial"/>
                <w:b/>
                <w:szCs w:val="28"/>
              </w:rPr>
              <w:t>Chave Primaria</w:t>
            </w:r>
          </w:p>
        </w:tc>
        <w:tc>
          <w:tcPr>
            <w:tcW w:w="2234" w:type="dxa"/>
          </w:tcPr>
          <w:p w:rsidR="00256E4B" w:rsidRPr="00500A56" w:rsidRDefault="00256E4B" w:rsidP="002D568B">
            <w:pPr>
              <w:jc w:val="center"/>
              <w:rPr>
                <w:rFonts w:ascii="Arial" w:hAnsi="Arial" w:cs="Arial"/>
                <w:b/>
                <w:szCs w:val="28"/>
              </w:rPr>
            </w:pPr>
            <w:r w:rsidRPr="00500A56">
              <w:rPr>
                <w:rFonts w:ascii="Arial" w:hAnsi="Arial" w:cs="Arial"/>
                <w:b/>
                <w:szCs w:val="28"/>
              </w:rPr>
              <w:t>Nome</w:t>
            </w:r>
          </w:p>
        </w:tc>
        <w:tc>
          <w:tcPr>
            <w:tcW w:w="1319" w:type="dxa"/>
          </w:tcPr>
          <w:p w:rsidR="00256E4B" w:rsidRPr="00500A56" w:rsidRDefault="00256E4B" w:rsidP="002D568B">
            <w:pPr>
              <w:jc w:val="center"/>
              <w:rPr>
                <w:rFonts w:ascii="Arial" w:hAnsi="Arial" w:cs="Arial"/>
                <w:b/>
                <w:szCs w:val="28"/>
              </w:rPr>
            </w:pPr>
            <w:r w:rsidRPr="00500A56">
              <w:rPr>
                <w:rFonts w:ascii="Arial" w:hAnsi="Arial" w:cs="Arial"/>
                <w:b/>
                <w:szCs w:val="28"/>
              </w:rPr>
              <w:t>Tipo</w:t>
            </w:r>
          </w:p>
        </w:tc>
        <w:tc>
          <w:tcPr>
            <w:tcW w:w="1275" w:type="dxa"/>
          </w:tcPr>
          <w:p w:rsidR="00256E4B" w:rsidRPr="00500A56" w:rsidRDefault="00256E4B" w:rsidP="002D568B">
            <w:pPr>
              <w:jc w:val="center"/>
              <w:rPr>
                <w:rFonts w:ascii="Arial" w:hAnsi="Arial" w:cs="Arial"/>
                <w:b/>
                <w:szCs w:val="28"/>
              </w:rPr>
            </w:pPr>
            <w:r w:rsidRPr="00500A56">
              <w:rPr>
                <w:rFonts w:ascii="Arial" w:hAnsi="Arial" w:cs="Arial"/>
                <w:b/>
                <w:szCs w:val="28"/>
              </w:rPr>
              <w:t>Tamanho</w:t>
            </w:r>
          </w:p>
        </w:tc>
        <w:tc>
          <w:tcPr>
            <w:tcW w:w="3715" w:type="dxa"/>
          </w:tcPr>
          <w:p w:rsidR="00256E4B" w:rsidRPr="00500A56" w:rsidRDefault="00256E4B" w:rsidP="002D568B">
            <w:pPr>
              <w:jc w:val="center"/>
              <w:rPr>
                <w:rFonts w:ascii="Arial" w:hAnsi="Arial" w:cs="Arial"/>
                <w:b/>
                <w:szCs w:val="28"/>
              </w:rPr>
            </w:pPr>
            <w:r w:rsidRPr="00500A56">
              <w:rPr>
                <w:rFonts w:ascii="Arial" w:hAnsi="Arial" w:cs="Arial"/>
                <w:b/>
                <w:szCs w:val="28"/>
              </w:rPr>
              <w:t>Descrição</w:t>
            </w:r>
          </w:p>
        </w:tc>
      </w:tr>
      <w:tr w:rsidR="00256E4B" w:rsidRPr="00500A56" w:rsidTr="002D568B">
        <w:tc>
          <w:tcPr>
            <w:tcW w:w="1239" w:type="dxa"/>
          </w:tcPr>
          <w:p w:rsidR="00256E4B" w:rsidRPr="00500A56" w:rsidRDefault="00256E4B" w:rsidP="002D568B">
            <w:pPr>
              <w:jc w:val="center"/>
              <w:rPr>
                <w:rFonts w:ascii="Arial" w:hAnsi="Arial" w:cs="Arial"/>
                <w:szCs w:val="28"/>
              </w:rPr>
            </w:pPr>
            <w:r w:rsidRPr="00500A56">
              <w:rPr>
                <w:rFonts w:ascii="Arial" w:hAnsi="Arial" w:cs="Arial"/>
                <w:szCs w:val="28"/>
              </w:rPr>
              <w:t>PK</w:t>
            </w:r>
          </w:p>
        </w:tc>
        <w:tc>
          <w:tcPr>
            <w:tcW w:w="2234" w:type="dxa"/>
          </w:tcPr>
          <w:p w:rsidR="00256E4B" w:rsidRPr="00500A56" w:rsidRDefault="00256E4B" w:rsidP="002D568B">
            <w:pPr>
              <w:jc w:val="center"/>
              <w:rPr>
                <w:rFonts w:ascii="Arial" w:hAnsi="Arial" w:cs="Arial"/>
                <w:szCs w:val="28"/>
              </w:rPr>
            </w:pPr>
            <w:proofErr w:type="spellStart"/>
            <w:r>
              <w:rPr>
                <w:rFonts w:ascii="Arial" w:hAnsi="Arial" w:cs="Arial"/>
                <w:szCs w:val="28"/>
              </w:rPr>
              <w:t>idcategoria_servico</w:t>
            </w:r>
            <w:proofErr w:type="spellEnd"/>
          </w:p>
        </w:tc>
        <w:tc>
          <w:tcPr>
            <w:tcW w:w="1319" w:type="dxa"/>
          </w:tcPr>
          <w:p w:rsidR="00256E4B" w:rsidRPr="00500A56" w:rsidRDefault="00256E4B" w:rsidP="002D568B">
            <w:pPr>
              <w:jc w:val="center"/>
              <w:rPr>
                <w:rFonts w:ascii="Arial" w:hAnsi="Arial" w:cs="Arial"/>
                <w:szCs w:val="28"/>
              </w:rPr>
            </w:pPr>
            <w:r w:rsidRPr="00500A56">
              <w:rPr>
                <w:rFonts w:ascii="Arial" w:hAnsi="Arial" w:cs="Arial"/>
                <w:szCs w:val="28"/>
              </w:rPr>
              <w:t>INT</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categoria_servico</w:t>
            </w:r>
            <w:proofErr w:type="spellEnd"/>
            <w:r>
              <w:rPr>
                <w:rFonts w:ascii="Arial" w:hAnsi="Arial" w:cs="Arial"/>
                <w:szCs w:val="28"/>
              </w:rPr>
              <w:t>, autoincremento</w:t>
            </w:r>
            <w:r w:rsidRPr="00500A56">
              <w:rPr>
                <w:rFonts w:ascii="Arial" w:hAnsi="Arial" w:cs="Arial"/>
                <w:szCs w:val="28"/>
              </w:rPr>
              <w:t xml:space="preserve"> tem por finalidade identificar a posição dos dados cadastrados.</w:t>
            </w:r>
          </w:p>
        </w:tc>
      </w:tr>
      <w:tr w:rsidR="00256E4B" w:rsidRPr="00500A56" w:rsidTr="002D568B">
        <w:tc>
          <w:tcPr>
            <w:tcW w:w="1239" w:type="dxa"/>
          </w:tcPr>
          <w:p w:rsidR="00256E4B" w:rsidRPr="00500A56" w:rsidRDefault="00256E4B" w:rsidP="002D568B">
            <w:pPr>
              <w:jc w:val="center"/>
              <w:rPr>
                <w:rFonts w:ascii="Arial" w:hAnsi="Arial" w:cs="Arial"/>
                <w:szCs w:val="28"/>
              </w:rPr>
            </w:pPr>
          </w:p>
        </w:tc>
        <w:tc>
          <w:tcPr>
            <w:tcW w:w="2234" w:type="dxa"/>
          </w:tcPr>
          <w:p w:rsidR="00256E4B" w:rsidRPr="00500A56" w:rsidRDefault="00256E4B" w:rsidP="002D568B">
            <w:pPr>
              <w:jc w:val="center"/>
              <w:rPr>
                <w:rFonts w:ascii="Arial" w:hAnsi="Arial" w:cs="Arial"/>
                <w:szCs w:val="28"/>
              </w:rPr>
            </w:pPr>
            <w:proofErr w:type="spellStart"/>
            <w:r>
              <w:rPr>
                <w:rFonts w:ascii="Arial" w:hAnsi="Arial" w:cs="Arial"/>
                <w:szCs w:val="28"/>
              </w:rPr>
              <w:t>descicao</w:t>
            </w:r>
            <w:proofErr w:type="spellEnd"/>
          </w:p>
        </w:tc>
        <w:tc>
          <w:tcPr>
            <w:tcW w:w="1319" w:type="dxa"/>
          </w:tcPr>
          <w:p w:rsidR="00256E4B" w:rsidRPr="00500A56" w:rsidRDefault="00256E4B" w:rsidP="002D568B">
            <w:pPr>
              <w:jc w:val="center"/>
              <w:rPr>
                <w:rFonts w:ascii="Arial" w:hAnsi="Arial" w:cs="Arial"/>
                <w:szCs w:val="28"/>
              </w:rPr>
            </w:pPr>
            <w:r>
              <w:rPr>
                <w:rFonts w:ascii="Arial" w:hAnsi="Arial" w:cs="Arial"/>
                <w:szCs w:val="28"/>
              </w:rPr>
              <w:t>VARCHAR</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45</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da categoria do serviço</w:t>
            </w:r>
            <w:r w:rsidRPr="00500A56">
              <w:rPr>
                <w:rFonts w:ascii="Arial" w:hAnsi="Arial" w:cs="Arial"/>
                <w:szCs w:val="28"/>
              </w:rPr>
              <w:t>.</w:t>
            </w:r>
          </w:p>
        </w:tc>
      </w:tr>
      <w:tr w:rsidR="00256E4B" w:rsidRPr="00500A56" w:rsidTr="002D568B">
        <w:tc>
          <w:tcPr>
            <w:tcW w:w="1239" w:type="dxa"/>
          </w:tcPr>
          <w:p w:rsidR="00256E4B" w:rsidRPr="00500A56" w:rsidRDefault="00256E4B" w:rsidP="002D568B">
            <w:pPr>
              <w:jc w:val="center"/>
              <w:rPr>
                <w:rFonts w:ascii="Arial" w:hAnsi="Arial" w:cs="Arial"/>
                <w:szCs w:val="28"/>
              </w:rPr>
            </w:pPr>
          </w:p>
        </w:tc>
        <w:tc>
          <w:tcPr>
            <w:tcW w:w="2234" w:type="dxa"/>
          </w:tcPr>
          <w:p w:rsidR="00256E4B" w:rsidRDefault="00256E4B" w:rsidP="002D568B">
            <w:pPr>
              <w:jc w:val="center"/>
              <w:rPr>
                <w:rFonts w:ascii="Arial" w:hAnsi="Arial" w:cs="Arial"/>
                <w:szCs w:val="28"/>
              </w:rPr>
            </w:pPr>
            <w:r>
              <w:rPr>
                <w:rFonts w:ascii="Arial" w:hAnsi="Arial" w:cs="Arial"/>
                <w:szCs w:val="28"/>
              </w:rPr>
              <w:t>status</w:t>
            </w:r>
          </w:p>
        </w:tc>
        <w:tc>
          <w:tcPr>
            <w:tcW w:w="1319" w:type="dxa"/>
          </w:tcPr>
          <w:p w:rsidR="00256E4B" w:rsidRDefault="00256E4B" w:rsidP="002D568B">
            <w:pPr>
              <w:jc w:val="center"/>
              <w:rPr>
                <w:rFonts w:ascii="Arial" w:hAnsi="Arial" w:cs="Arial"/>
                <w:szCs w:val="28"/>
              </w:rPr>
            </w:pPr>
            <w:r>
              <w:rPr>
                <w:rFonts w:ascii="Arial" w:hAnsi="Arial" w:cs="Arial"/>
                <w:szCs w:val="28"/>
              </w:rPr>
              <w:t>INT</w:t>
            </w:r>
          </w:p>
        </w:tc>
        <w:tc>
          <w:tcPr>
            <w:tcW w:w="1275" w:type="dxa"/>
          </w:tcPr>
          <w:p w:rsidR="00256E4B" w:rsidRDefault="00256E4B" w:rsidP="002D568B">
            <w:pPr>
              <w:jc w:val="center"/>
              <w:rPr>
                <w:rFonts w:ascii="Arial" w:hAnsi="Arial" w:cs="Arial"/>
                <w:szCs w:val="28"/>
              </w:rPr>
            </w:pPr>
            <w:r>
              <w:rPr>
                <w:rFonts w:ascii="Arial" w:hAnsi="Arial" w:cs="Arial"/>
                <w:szCs w:val="28"/>
              </w:rPr>
              <w:t>1</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 status da categoria do serviço, informação necessária para administradores do sistema, para que possa atribuir categorias aos serviços cadastrados.</w:t>
            </w:r>
          </w:p>
        </w:tc>
      </w:tr>
      <w:tr w:rsidR="00256E4B" w:rsidRPr="00500A56" w:rsidTr="002D568B">
        <w:tc>
          <w:tcPr>
            <w:tcW w:w="9782" w:type="dxa"/>
            <w:gridSpan w:val="5"/>
          </w:tcPr>
          <w:p w:rsidR="00256E4B" w:rsidRPr="00500A56" w:rsidRDefault="00256E4B" w:rsidP="00256E4B">
            <w:pPr>
              <w:jc w:val="both"/>
              <w:rPr>
                <w:rFonts w:ascii="Arial" w:hAnsi="Arial" w:cs="Arial"/>
                <w:szCs w:val="28"/>
              </w:rPr>
            </w:pPr>
            <w:r w:rsidRPr="00DD47BF">
              <w:rPr>
                <w:rFonts w:ascii="Arial" w:hAnsi="Arial" w:cs="Arial"/>
                <w:b/>
                <w:szCs w:val="28"/>
              </w:rPr>
              <w:t>Obs</w:t>
            </w:r>
            <w:r>
              <w:rPr>
                <w:rFonts w:ascii="Arial" w:hAnsi="Arial" w:cs="Arial"/>
                <w:b/>
                <w:szCs w:val="28"/>
              </w:rPr>
              <w:t>.</w:t>
            </w:r>
            <w:r w:rsidRPr="00DD47BF">
              <w:rPr>
                <w:rFonts w:ascii="Arial" w:hAnsi="Arial" w:cs="Arial"/>
                <w:b/>
                <w:szCs w:val="28"/>
              </w:rPr>
              <w:t>: essa tabela surgiu através d</w:t>
            </w:r>
            <w:r>
              <w:rPr>
                <w:rFonts w:ascii="Arial" w:hAnsi="Arial" w:cs="Arial"/>
                <w:b/>
                <w:szCs w:val="28"/>
              </w:rPr>
              <w:t>o requ</w:t>
            </w:r>
            <w:r w:rsidR="00752C4A">
              <w:rPr>
                <w:rFonts w:ascii="Arial" w:hAnsi="Arial" w:cs="Arial"/>
                <w:b/>
                <w:szCs w:val="28"/>
              </w:rPr>
              <w:t>isito RFC002 descrito na seção 5</w:t>
            </w:r>
            <w:r w:rsidRPr="00DD47BF">
              <w:rPr>
                <w:rFonts w:ascii="Arial" w:hAnsi="Arial" w:cs="Arial"/>
                <w:b/>
                <w:szCs w:val="28"/>
              </w:rPr>
              <w:t>.</w:t>
            </w:r>
            <w:r>
              <w:rPr>
                <w:rFonts w:ascii="Arial" w:hAnsi="Arial" w:cs="Arial"/>
                <w:b/>
                <w:szCs w:val="28"/>
              </w:rPr>
              <w:t>2</w:t>
            </w:r>
          </w:p>
        </w:tc>
      </w:tr>
    </w:tbl>
    <w:p w:rsidR="00B35F78" w:rsidRDefault="00B35F78" w:rsidP="00013609"/>
    <w:p w:rsidR="00B35F78" w:rsidRPr="00013609" w:rsidRDefault="00B35F78" w:rsidP="00013609">
      <w:bookmarkStart w:id="275" w:name="_GoBack"/>
      <w:bookmarkEnd w:id="275"/>
    </w:p>
    <w:sectPr w:rsidR="00B35F78" w:rsidRPr="00013609" w:rsidSect="00E37845">
      <w:pgSz w:w="11906" w:h="16838"/>
      <w:pgMar w:top="1418" w:right="1418" w:bottom="993" w:left="1701" w:header="1134" w:footer="709" w:gutter="0"/>
      <w:pgNumType w:chapStyle="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thatiane" w:date="2014-11-28T09:05:00Z" w:initials="t">
    <w:p w:rsidR="008759E6" w:rsidRDefault="008759E6">
      <w:pPr>
        <w:pStyle w:val="Textodecomentrio"/>
      </w:pPr>
      <w:r>
        <w:rPr>
          <w:rStyle w:val="Refdecomentrio"/>
        </w:rPr>
        <w:annotationRef/>
      </w:r>
      <w:r>
        <w:t>Corrigir fonte</w:t>
      </w:r>
    </w:p>
  </w:comment>
  <w:comment w:id="10" w:author="thatiane" w:date="2014-11-28T14:44:00Z" w:initials="t">
    <w:p w:rsidR="008759E6" w:rsidRDefault="008759E6">
      <w:pPr>
        <w:pStyle w:val="Textodecomentrio"/>
      </w:pPr>
      <w:r>
        <w:rPr>
          <w:rStyle w:val="Refdecomentrio"/>
        </w:rPr>
        <w:annotationRef/>
      </w:r>
      <w:r>
        <w:t>Verificar com o Marco para essa seção ser divida entre o referencial teórico... e os resultados... pois aqui você apresenta a fundamentação da necessidade do modelo de negócios... e logo em seguida o resultado gerado... assim o conceito ficaria e referencial teórico e o modelo criado em resultados.</w:t>
      </w:r>
    </w:p>
  </w:comment>
  <w:comment w:id="14" w:author="thatiane" w:date="2014-11-28T14:42:00Z" w:initials="t">
    <w:p w:rsidR="008759E6" w:rsidRDefault="008759E6">
      <w:pPr>
        <w:pStyle w:val="Textodecomentrio"/>
      </w:pPr>
      <w:r>
        <w:rPr>
          <w:rStyle w:val="Refdecomentrio"/>
        </w:rPr>
        <w:annotationRef/>
      </w:r>
      <w:r>
        <w:t>Termos em língua estrangeira devem ser apresentados em itálico</w:t>
      </w:r>
    </w:p>
  </w:comment>
  <w:comment w:id="23" w:author="thatiane" w:date="2014-11-28T14:45:00Z" w:initials="t">
    <w:p w:rsidR="008759E6" w:rsidRDefault="008759E6">
      <w:pPr>
        <w:pStyle w:val="Textodecomentrio"/>
      </w:pPr>
      <w:r>
        <w:rPr>
          <w:rStyle w:val="Refdecomentrio"/>
        </w:rPr>
        <w:annotationRef/>
      </w:r>
      <w:r>
        <w:t xml:space="preserve">Significado da </w:t>
      </w:r>
      <w:proofErr w:type="spellStart"/>
      <w:r>
        <w:t>silga</w:t>
      </w:r>
      <w:proofErr w:type="spellEnd"/>
    </w:p>
  </w:comment>
  <w:comment w:id="36" w:author="thatiane" w:date="2014-11-28T14:46:00Z" w:initials="t">
    <w:p w:rsidR="008759E6" w:rsidRDefault="008759E6">
      <w:pPr>
        <w:pStyle w:val="Textodecomentrio"/>
      </w:pPr>
      <w:r>
        <w:rPr>
          <w:rStyle w:val="Refdecomentrio"/>
        </w:rPr>
        <w:annotationRef/>
      </w:r>
      <w:r>
        <w:t xml:space="preserve">Verificar a formatação para citação direta... nas </w:t>
      </w:r>
      <w:proofErr w:type="spellStart"/>
      <w:r>
        <w:t>nromas</w:t>
      </w:r>
      <w:proofErr w:type="spellEnd"/>
      <w:r>
        <w:t xml:space="preserve">.. </w:t>
      </w:r>
      <w:proofErr w:type="spellStart"/>
      <w:r>
        <w:t>posia</w:t>
      </w:r>
      <w:proofErr w:type="spellEnd"/>
      <w:r>
        <w:t xml:space="preserve"> credito que a </w:t>
      </w:r>
      <w:proofErr w:type="spellStart"/>
      <w:r>
        <w:t>fonta</w:t>
      </w:r>
      <w:proofErr w:type="spellEnd"/>
      <w:r>
        <w:t xml:space="preserve"> muda para o tamanho 10</w:t>
      </w:r>
    </w:p>
  </w:comment>
  <w:comment w:id="37" w:author="thatiane" w:date="2014-11-28T14:47:00Z" w:initials="t">
    <w:p w:rsidR="008759E6" w:rsidRDefault="008759E6">
      <w:pPr>
        <w:pStyle w:val="Textodecomentrio"/>
      </w:pPr>
      <w:r>
        <w:rPr>
          <w:rStyle w:val="Refdecomentrio"/>
        </w:rPr>
        <w:annotationRef/>
      </w:r>
      <w:r>
        <w:t>Citar autor</w:t>
      </w:r>
    </w:p>
  </w:comment>
  <w:comment w:id="60" w:author="thatiane" w:date="2014-11-28T14:51:00Z" w:initials="t">
    <w:p w:rsidR="00541998" w:rsidRDefault="00541998">
      <w:pPr>
        <w:pStyle w:val="Textodecomentrio"/>
      </w:pPr>
      <w:r>
        <w:rPr>
          <w:rStyle w:val="Refdecomentrio"/>
        </w:rPr>
        <w:annotationRef/>
      </w:r>
      <w:r>
        <w:t>Termos em língua estrangeira devem ser apresentados em itálico</w:t>
      </w:r>
    </w:p>
  </w:comment>
  <w:comment w:id="157" w:author="thatiane" w:date="2014-11-28T14:58:00Z" w:initials="t">
    <w:p w:rsidR="00541998" w:rsidRDefault="00541998">
      <w:pPr>
        <w:pStyle w:val="Textodecomentrio"/>
      </w:pPr>
      <w:r>
        <w:rPr>
          <w:rStyle w:val="Refdecomentrio"/>
        </w:rPr>
        <w:annotationRef/>
      </w:r>
      <w:r>
        <w:t>Se for indicar página.. indique em todas as suas citações.. se não retire daqui também</w:t>
      </w:r>
    </w:p>
  </w:comment>
  <w:comment w:id="163" w:author="thatiane" w:date="2014-11-28T14:59:00Z" w:initials="t">
    <w:p w:rsidR="00541998" w:rsidRDefault="00541998">
      <w:pPr>
        <w:pStyle w:val="Textodecomentrio"/>
      </w:pPr>
      <w:r>
        <w:rPr>
          <w:rStyle w:val="Refdecomentrio"/>
        </w:rPr>
        <w:annotationRef/>
      </w:r>
      <w:r>
        <w:t>Mesmo comentário da citação anterior</w:t>
      </w:r>
    </w:p>
  </w:comment>
  <w:comment w:id="227" w:author="thatiane" w:date="2014-11-28T15:03:00Z" w:initials="t">
    <w:p w:rsidR="00541998" w:rsidRDefault="00541998">
      <w:pPr>
        <w:pStyle w:val="Textodecomentrio"/>
      </w:pPr>
      <w:r>
        <w:rPr>
          <w:rStyle w:val="Refdecomentrio"/>
        </w:rPr>
        <w:annotationRef/>
      </w:r>
      <w:r>
        <w:t>Não é indicado você usar “acima”.. “abaixo”.. o correto é indicar o número da Figura... a legenda está ali para isso... =)</w:t>
      </w:r>
    </w:p>
  </w:comment>
  <w:comment w:id="254" w:author="thatiane" w:date="2014-11-28T15:04:00Z" w:initials="t">
    <w:p w:rsidR="00541998" w:rsidRDefault="00541998">
      <w:pPr>
        <w:pStyle w:val="Textodecomentrio"/>
      </w:pPr>
      <w:r>
        <w:rPr>
          <w:rStyle w:val="Refdecomentrio"/>
        </w:rPr>
        <w:annotationRef/>
      </w:r>
      <w:r>
        <w:t>Verificar formatação da figuras em determinados momentos elas estão sobrepondo o texto</w:t>
      </w:r>
    </w:p>
  </w:comment>
  <w:comment w:id="262" w:author="thatiane" w:date="2014-11-28T09:16:00Z" w:initials="t">
    <w:p w:rsidR="008759E6" w:rsidRDefault="008759E6">
      <w:pPr>
        <w:pStyle w:val="Textodecomentrio"/>
      </w:pPr>
      <w:r>
        <w:rPr>
          <w:rStyle w:val="Refdecomentrio"/>
        </w:rPr>
        <w:annotationRef/>
      </w:r>
      <w:r>
        <w:t>Deixar mais claro foi a contribuição real oferecida pelo seu trabalho?</w:t>
      </w:r>
    </w:p>
  </w:comment>
  <w:comment w:id="265" w:author="thatiane" w:date="2014-11-28T09:15:00Z" w:initials="t">
    <w:p w:rsidR="008759E6" w:rsidRDefault="008759E6">
      <w:pPr>
        <w:pStyle w:val="Textodecomentrio"/>
      </w:pPr>
      <w:r>
        <w:rPr>
          <w:rStyle w:val="Refdecomentrio"/>
        </w:rPr>
        <w:annotationRef/>
      </w:r>
      <w:r>
        <w:t>monografia</w:t>
      </w:r>
    </w:p>
  </w:comment>
  <w:comment w:id="268" w:author="thatiane" w:date="2014-11-28T15:05:00Z" w:initials="t">
    <w:p w:rsidR="00541998" w:rsidRDefault="00541998">
      <w:pPr>
        <w:pStyle w:val="Textodecomentrio"/>
      </w:pPr>
      <w:r>
        <w:rPr>
          <w:rStyle w:val="Refdecomentrio"/>
        </w:rPr>
        <w:annotationRef/>
      </w:r>
      <w:r>
        <w:t>Apresentar as referências em ordem alfabética</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B782F" w:rsidRDefault="001B782F" w:rsidP="00D678B1">
      <w:pPr>
        <w:spacing w:after="0" w:line="240" w:lineRule="auto"/>
      </w:pPr>
      <w:r>
        <w:separator/>
      </w:r>
    </w:p>
  </w:endnote>
  <w:endnote w:type="continuationSeparator" w:id="0">
    <w:p w:rsidR="001B782F" w:rsidRDefault="001B782F" w:rsidP="00D678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B782F" w:rsidRDefault="001B782F" w:rsidP="00D678B1">
      <w:pPr>
        <w:spacing w:after="0" w:line="240" w:lineRule="auto"/>
      </w:pPr>
      <w:r>
        <w:separator/>
      </w:r>
    </w:p>
  </w:footnote>
  <w:footnote w:type="continuationSeparator" w:id="0">
    <w:p w:rsidR="001B782F" w:rsidRDefault="001B782F" w:rsidP="00D678B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59E6" w:rsidRDefault="008759E6">
    <w:pPr>
      <w:pStyle w:val="Cabealho"/>
      <w:jc w:val="right"/>
    </w:pPr>
  </w:p>
  <w:p w:rsidR="008759E6" w:rsidRDefault="008759E6">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7081081"/>
      <w:docPartObj>
        <w:docPartGallery w:val="Page Numbers (Top of Page)"/>
        <w:docPartUnique/>
      </w:docPartObj>
    </w:sdtPr>
    <w:sdtContent>
      <w:p w:rsidR="008759E6" w:rsidRDefault="001B0E1D">
        <w:pPr>
          <w:pStyle w:val="Cabealho"/>
          <w:jc w:val="right"/>
        </w:pPr>
        <w:r>
          <w:fldChar w:fldCharType="begin"/>
        </w:r>
        <w:r w:rsidR="008759E6">
          <w:instrText>PAGE   \* MERGEFORMAT</w:instrText>
        </w:r>
        <w:r>
          <w:fldChar w:fldCharType="separate"/>
        </w:r>
        <w:r w:rsidR="00223B5A">
          <w:rPr>
            <w:noProof/>
          </w:rPr>
          <w:t>22</w:t>
        </w:r>
        <w:r>
          <w:rPr>
            <w:noProof/>
          </w:rPr>
          <w:fldChar w:fldCharType="end"/>
        </w:r>
      </w:p>
    </w:sdtContent>
  </w:sdt>
  <w:p w:rsidR="008759E6" w:rsidRDefault="008759E6">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9170605"/>
      <w:docPartObj>
        <w:docPartGallery w:val="Page Numbers (Top of Page)"/>
        <w:docPartUnique/>
      </w:docPartObj>
    </w:sdtPr>
    <w:sdtContent>
      <w:p w:rsidR="008759E6" w:rsidRDefault="001B0E1D">
        <w:pPr>
          <w:pStyle w:val="Cabealho"/>
          <w:jc w:val="right"/>
        </w:pPr>
        <w:r>
          <w:fldChar w:fldCharType="begin"/>
        </w:r>
        <w:r w:rsidR="008759E6">
          <w:instrText>PAGE   \* MERGEFORMAT</w:instrText>
        </w:r>
        <w:r>
          <w:fldChar w:fldCharType="separate"/>
        </w:r>
        <w:r w:rsidR="00223B5A">
          <w:rPr>
            <w:noProof/>
          </w:rPr>
          <w:t>80</w:t>
        </w:r>
        <w:r>
          <w:rPr>
            <w:noProof/>
          </w:rPr>
          <w:fldChar w:fldCharType="end"/>
        </w:r>
      </w:p>
    </w:sdtContent>
  </w:sdt>
  <w:p w:rsidR="008759E6" w:rsidRDefault="008759E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43594"/>
    <w:multiLevelType w:val="multilevel"/>
    <w:tmpl w:val="2222DCA6"/>
    <w:lvl w:ilvl="0">
      <w:start w:val="1"/>
      <w:numFmt w:val="decimal"/>
      <w:lvlText w:val="%1."/>
      <w:lvlJc w:val="left"/>
      <w:pPr>
        <w:ind w:left="1429" w:hanging="360"/>
      </w:pPr>
    </w:lvl>
    <w:lvl w:ilvl="1">
      <w:start w:val="2"/>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
    <w:nsid w:val="07644646"/>
    <w:multiLevelType w:val="hybridMultilevel"/>
    <w:tmpl w:val="8E2CA8BA"/>
    <w:lvl w:ilvl="0" w:tplc="8160B170">
      <w:start w:val="1"/>
      <w:numFmt w:val="bullet"/>
      <w:lvlText w:val=""/>
      <w:lvlJc w:val="left"/>
      <w:pPr>
        <w:ind w:left="720" w:hanging="360"/>
      </w:pPr>
      <w:rPr>
        <w:rFonts w:ascii="Symbol" w:hAnsi="Symbol" w:hint="default"/>
        <w:color w:val="auto"/>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C3F6FAF"/>
    <w:multiLevelType w:val="hybridMultilevel"/>
    <w:tmpl w:val="C6F090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nsid w:val="0FE0385C"/>
    <w:multiLevelType w:val="multilevel"/>
    <w:tmpl w:val="78409B86"/>
    <w:lvl w:ilvl="0">
      <w:start w:val="2"/>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3%1.3.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105A78A3"/>
    <w:multiLevelType w:val="multilevel"/>
    <w:tmpl w:val="BCB4DAAC"/>
    <w:lvl w:ilvl="0">
      <w:start w:val="3"/>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
    <w:nsid w:val="109A238A"/>
    <w:multiLevelType w:val="hybridMultilevel"/>
    <w:tmpl w:val="4CD047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110B0D6A"/>
    <w:multiLevelType w:val="multilevel"/>
    <w:tmpl w:val="4C968D70"/>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2020EAE"/>
    <w:multiLevelType w:val="hybridMultilevel"/>
    <w:tmpl w:val="A0AC6D8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160167A3"/>
    <w:multiLevelType w:val="hybridMultilevel"/>
    <w:tmpl w:val="5690303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nsid w:val="18581182"/>
    <w:multiLevelType w:val="hybridMultilevel"/>
    <w:tmpl w:val="94FC19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1C406F4E"/>
    <w:multiLevelType w:val="multilevel"/>
    <w:tmpl w:val="A45275C4"/>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1FBF0BC6"/>
    <w:multiLevelType w:val="hybridMultilevel"/>
    <w:tmpl w:val="D4EE6EB0"/>
    <w:lvl w:ilvl="0" w:tplc="0416000F">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26C92AC7"/>
    <w:multiLevelType w:val="hybridMultilevel"/>
    <w:tmpl w:val="B0A8CA1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nsid w:val="2B075E04"/>
    <w:multiLevelType w:val="hybridMultilevel"/>
    <w:tmpl w:val="0B9846E4"/>
    <w:lvl w:ilvl="0" w:tplc="0416000F">
      <w:start w:val="1"/>
      <w:numFmt w:val="decimal"/>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2B1D3076"/>
    <w:multiLevelType w:val="multilevel"/>
    <w:tmpl w:val="99167FA0"/>
    <w:lvl w:ilvl="0">
      <w:start w:val="2"/>
      <w:numFmt w:val="decimal"/>
      <w:lvlText w:val="%1"/>
      <w:lvlJc w:val="left"/>
      <w:pPr>
        <w:ind w:left="600" w:hanging="600"/>
      </w:pPr>
      <w:rPr>
        <w:rFonts w:hint="default"/>
      </w:rPr>
    </w:lvl>
    <w:lvl w:ilvl="1">
      <w:start w:val="4"/>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nsid w:val="2B9D5F4B"/>
    <w:multiLevelType w:val="multilevel"/>
    <w:tmpl w:val="1916E5C0"/>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nsid w:val="35E71B4E"/>
    <w:multiLevelType w:val="hybridMultilevel"/>
    <w:tmpl w:val="781EBC8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36860467"/>
    <w:multiLevelType w:val="hybridMultilevel"/>
    <w:tmpl w:val="424848B2"/>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8">
    <w:nsid w:val="36D24E34"/>
    <w:multiLevelType w:val="multilevel"/>
    <w:tmpl w:val="C21C3D76"/>
    <w:lvl w:ilvl="0">
      <w:start w:val="5"/>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nsid w:val="37AC718B"/>
    <w:multiLevelType w:val="hybridMultilevel"/>
    <w:tmpl w:val="68AC2A3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nsid w:val="38560A3F"/>
    <w:multiLevelType w:val="hybridMultilevel"/>
    <w:tmpl w:val="9D9CFC84"/>
    <w:lvl w:ilvl="0" w:tplc="04160001">
      <w:start w:val="1"/>
      <w:numFmt w:val="bullet"/>
      <w:lvlText w:val=""/>
      <w:lvlJc w:val="left"/>
      <w:pPr>
        <w:ind w:left="1485" w:hanging="360"/>
      </w:pPr>
      <w:rPr>
        <w:rFonts w:ascii="Symbol" w:hAnsi="Symbol" w:hint="default"/>
      </w:rPr>
    </w:lvl>
    <w:lvl w:ilvl="1" w:tplc="04160003" w:tentative="1">
      <w:start w:val="1"/>
      <w:numFmt w:val="bullet"/>
      <w:lvlText w:val="o"/>
      <w:lvlJc w:val="left"/>
      <w:pPr>
        <w:ind w:left="2205" w:hanging="360"/>
      </w:pPr>
      <w:rPr>
        <w:rFonts w:ascii="Courier New" w:hAnsi="Courier New" w:cs="Courier New" w:hint="default"/>
      </w:rPr>
    </w:lvl>
    <w:lvl w:ilvl="2" w:tplc="04160005" w:tentative="1">
      <w:start w:val="1"/>
      <w:numFmt w:val="bullet"/>
      <w:lvlText w:val=""/>
      <w:lvlJc w:val="left"/>
      <w:pPr>
        <w:ind w:left="2925" w:hanging="360"/>
      </w:pPr>
      <w:rPr>
        <w:rFonts w:ascii="Wingdings" w:hAnsi="Wingdings" w:hint="default"/>
      </w:rPr>
    </w:lvl>
    <w:lvl w:ilvl="3" w:tplc="04160001" w:tentative="1">
      <w:start w:val="1"/>
      <w:numFmt w:val="bullet"/>
      <w:lvlText w:val=""/>
      <w:lvlJc w:val="left"/>
      <w:pPr>
        <w:ind w:left="3645" w:hanging="360"/>
      </w:pPr>
      <w:rPr>
        <w:rFonts w:ascii="Symbol" w:hAnsi="Symbol" w:hint="default"/>
      </w:rPr>
    </w:lvl>
    <w:lvl w:ilvl="4" w:tplc="04160003" w:tentative="1">
      <w:start w:val="1"/>
      <w:numFmt w:val="bullet"/>
      <w:lvlText w:val="o"/>
      <w:lvlJc w:val="left"/>
      <w:pPr>
        <w:ind w:left="4365" w:hanging="360"/>
      </w:pPr>
      <w:rPr>
        <w:rFonts w:ascii="Courier New" w:hAnsi="Courier New" w:cs="Courier New" w:hint="default"/>
      </w:rPr>
    </w:lvl>
    <w:lvl w:ilvl="5" w:tplc="04160005" w:tentative="1">
      <w:start w:val="1"/>
      <w:numFmt w:val="bullet"/>
      <w:lvlText w:val=""/>
      <w:lvlJc w:val="left"/>
      <w:pPr>
        <w:ind w:left="5085" w:hanging="360"/>
      </w:pPr>
      <w:rPr>
        <w:rFonts w:ascii="Wingdings" w:hAnsi="Wingdings" w:hint="default"/>
      </w:rPr>
    </w:lvl>
    <w:lvl w:ilvl="6" w:tplc="04160001" w:tentative="1">
      <w:start w:val="1"/>
      <w:numFmt w:val="bullet"/>
      <w:lvlText w:val=""/>
      <w:lvlJc w:val="left"/>
      <w:pPr>
        <w:ind w:left="5805" w:hanging="360"/>
      </w:pPr>
      <w:rPr>
        <w:rFonts w:ascii="Symbol" w:hAnsi="Symbol" w:hint="default"/>
      </w:rPr>
    </w:lvl>
    <w:lvl w:ilvl="7" w:tplc="04160003" w:tentative="1">
      <w:start w:val="1"/>
      <w:numFmt w:val="bullet"/>
      <w:lvlText w:val="o"/>
      <w:lvlJc w:val="left"/>
      <w:pPr>
        <w:ind w:left="6525" w:hanging="360"/>
      </w:pPr>
      <w:rPr>
        <w:rFonts w:ascii="Courier New" w:hAnsi="Courier New" w:cs="Courier New" w:hint="default"/>
      </w:rPr>
    </w:lvl>
    <w:lvl w:ilvl="8" w:tplc="04160005" w:tentative="1">
      <w:start w:val="1"/>
      <w:numFmt w:val="bullet"/>
      <w:lvlText w:val=""/>
      <w:lvlJc w:val="left"/>
      <w:pPr>
        <w:ind w:left="7245" w:hanging="360"/>
      </w:pPr>
      <w:rPr>
        <w:rFonts w:ascii="Wingdings" w:hAnsi="Wingdings" w:hint="default"/>
      </w:rPr>
    </w:lvl>
  </w:abstractNum>
  <w:abstractNum w:abstractNumId="21">
    <w:nsid w:val="3B060493"/>
    <w:multiLevelType w:val="hybridMultilevel"/>
    <w:tmpl w:val="5DD0666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nsid w:val="3BE03A31"/>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nsid w:val="3DA77193"/>
    <w:multiLevelType w:val="hybridMultilevel"/>
    <w:tmpl w:val="DB72243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nsid w:val="3FD345A4"/>
    <w:multiLevelType w:val="hybridMultilevel"/>
    <w:tmpl w:val="66F66A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40D73D1B"/>
    <w:multiLevelType w:val="hybridMultilevel"/>
    <w:tmpl w:val="048A7824"/>
    <w:lvl w:ilvl="0" w:tplc="82B601B2">
      <w:start w:val="1"/>
      <w:numFmt w:val="bullet"/>
      <w:lvlText w:val=""/>
      <w:lvlJc w:val="left"/>
      <w:pPr>
        <w:ind w:left="1353" w:hanging="360"/>
      </w:pPr>
      <w:rPr>
        <w:rFonts w:ascii="Symbol" w:hAnsi="Symbol" w:hint="default"/>
        <w:color w:val="auto"/>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438B7495"/>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nsid w:val="486C1D6D"/>
    <w:multiLevelType w:val="hybridMultilevel"/>
    <w:tmpl w:val="159EA6E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8">
    <w:nsid w:val="4AE97ED1"/>
    <w:multiLevelType w:val="multilevel"/>
    <w:tmpl w:val="B292288E"/>
    <w:lvl w:ilvl="0">
      <w:start w:val="5"/>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nsid w:val="508E2802"/>
    <w:multiLevelType w:val="hybridMultilevel"/>
    <w:tmpl w:val="F93276E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nsid w:val="52A9629B"/>
    <w:multiLevelType w:val="multilevel"/>
    <w:tmpl w:val="C19C019C"/>
    <w:lvl w:ilvl="0">
      <w:start w:val="3"/>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nsid w:val="53B6434B"/>
    <w:multiLevelType w:val="hybridMultilevel"/>
    <w:tmpl w:val="A502B6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2">
    <w:nsid w:val="5451660A"/>
    <w:multiLevelType w:val="hybridMultilevel"/>
    <w:tmpl w:val="CB3AF7B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3">
    <w:nsid w:val="567103CC"/>
    <w:multiLevelType w:val="hybridMultilevel"/>
    <w:tmpl w:val="C62E8A2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4">
    <w:nsid w:val="582C48A0"/>
    <w:multiLevelType w:val="multilevel"/>
    <w:tmpl w:val="E10ACA0E"/>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nsid w:val="63EC1B72"/>
    <w:multiLevelType w:val="multilevel"/>
    <w:tmpl w:val="90962C2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3.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nsid w:val="656F28FA"/>
    <w:multiLevelType w:val="multilevel"/>
    <w:tmpl w:val="EE8E4A10"/>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3%1.3.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nsid w:val="66922973"/>
    <w:multiLevelType w:val="multilevel"/>
    <w:tmpl w:val="98D225C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nsid w:val="67822AF7"/>
    <w:multiLevelType w:val="hybridMultilevel"/>
    <w:tmpl w:val="04CA180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9">
    <w:nsid w:val="69787137"/>
    <w:multiLevelType w:val="hybridMultilevel"/>
    <w:tmpl w:val="77AA45CC"/>
    <w:lvl w:ilvl="0" w:tplc="04160001">
      <w:start w:val="1"/>
      <w:numFmt w:val="bullet"/>
      <w:lvlText w:val=""/>
      <w:lvlJc w:val="left"/>
      <w:pPr>
        <w:ind w:left="1095" w:hanging="360"/>
      </w:pPr>
      <w:rPr>
        <w:rFonts w:ascii="Symbol" w:hAnsi="Symbol" w:hint="default"/>
      </w:rPr>
    </w:lvl>
    <w:lvl w:ilvl="1" w:tplc="04160003" w:tentative="1">
      <w:start w:val="1"/>
      <w:numFmt w:val="bullet"/>
      <w:lvlText w:val="o"/>
      <w:lvlJc w:val="left"/>
      <w:pPr>
        <w:ind w:left="1815" w:hanging="360"/>
      </w:pPr>
      <w:rPr>
        <w:rFonts w:ascii="Courier New" w:hAnsi="Courier New" w:cs="Courier New" w:hint="default"/>
      </w:rPr>
    </w:lvl>
    <w:lvl w:ilvl="2" w:tplc="04160005" w:tentative="1">
      <w:start w:val="1"/>
      <w:numFmt w:val="bullet"/>
      <w:lvlText w:val=""/>
      <w:lvlJc w:val="left"/>
      <w:pPr>
        <w:ind w:left="2535" w:hanging="360"/>
      </w:pPr>
      <w:rPr>
        <w:rFonts w:ascii="Wingdings" w:hAnsi="Wingdings" w:hint="default"/>
      </w:rPr>
    </w:lvl>
    <w:lvl w:ilvl="3" w:tplc="04160001" w:tentative="1">
      <w:start w:val="1"/>
      <w:numFmt w:val="bullet"/>
      <w:lvlText w:val=""/>
      <w:lvlJc w:val="left"/>
      <w:pPr>
        <w:ind w:left="3255" w:hanging="360"/>
      </w:pPr>
      <w:rPr>
        <w:rFonts w:ascii="Symbol" w:hAnsi="Symbol" w:hint="default"/>
      </w:rPr>
    </w:lvl>
    <w:lvl w:ilvl="4" w:tplc="04160003" w:tentative="1">
      <w:start w:val="1"/>
      <w:numFmt w:val="bullet"/>
      <w:lvlText w:val="o"/>
      <w:lvlJc w:val="left"/>
      <w:pPr>
        <w:ind w:left="3975" w:hanging="360"/>
      </w:pPr>
      <w:rPr>
        <w:rFonts w:ascii="Courier New" w:hAnsi="Courier New" w:cs="Courier New" w:hint="default"/>
      </w:rPr>
    </w:lvl>
    <w:lvl w:ilvl="5" w:tplc="04160005" w:tentative="1">
      <w:start w:val="1"/>
      <w:numFmt w:val="bullet"/>
      <w:lvlText w:val=""/>
      <w:lvlJc w:val="left"/>
      <w:pPr>
        <w:ind w:left="4695" w:hanging="360"/>
      </w:pPr>
      <w:rPr>
        <w:rFonts w:ascii="Wingdings" w:hAnsi="Wingdings" w:hint="default"/>
      </w:rPr>
    </w:lvl>
    <w:lvl w:ilvl="6" w:tplc="04160001" w:tentative="1">
      <w:start w:val="1"/>
      <w:numFmt w:val="bullet"/>
      <w:lvlText w:val=""/>
      <w:lvlJc w:val="left"/>
      <w:pPr>
        <w:ind w:left="5415" w:hanging="360"/>
      </w:pPr>
      <w:rPr>
        <w:rFonts w:ascii="Symbol" w:hAnsi="Symbol" w:hint="default"/>
      </w:rPr>
    </w:lvl>
    <w:lvl w:ilvl="7" w:tplc="04160003" w:tentative="1">
      <w:start w:val="1"/>
      <w:numFmt w:val="bullet"/>
      <w:lvlText w:val="o"/>
      <w:lvlJc w:val="left"/>
      <w:pPr>
        <w:ind w:left="6135" w:hanging="360"/>
      </w:pPr>
      <w:rPr>
        <w:rFonts w:ascii="Courier New" w:hAnsi="Courier New" w:cs="Courier New" w:hint="default"/>
      </w:rPr>
    </w:lvl>
    <w:lvl w:ilvl="8" w:tplc="04160005" w:tentative="1">
      <w:start w:val="1"/>
      <w:numFmt w:val="bullet"/>
      <w:lvlText w:val=""/>
      <w:lvlJc w:val="left"/>
      <w:pPr>
        <w:ind w:left="6855" w:hanging="360"/>
      </w:pPr>
      <w:rPr>
        <w:rFonts w:ascii="Wingdings" w:hAnsi="Wingdings" w:hint="default"/>
      </w:rPr>
    </w:lvl>
  </w:abstractNum>
  <w:abstractNum w:abstractNumId="40">
    <w:nsid w:val="6D5515C5"/>
    <w:multiLevelType w:val="hybridMultilevel"/>
    <w:tmpl w:val="558C73D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1">
    <w:nsid w:val="6EFA302B"/>
    <w:multiLevelType w:val="multilevel"/>
    <w:tmpl w:val="5D9EF86C"/>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2">
    <w:nsid w:val="71534460"/>
    <w:multiLevelType w:val="hybridMultilevel"/>
    <w:tmpl w:val="B57E49C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3">
    <w:nsid w:val="765F6504"/>
    <w:multiLevelType w:val="hybridMultilevel"/>
    <w:tmpl w:val="37C62BB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4">
    <w:nsid w:val="7CF173F7"/>
    <w:multiLevelType w:val="hybridMultilevel"/>
    <w:tmpl w:val="5B542E44"/>
    <w:lvl w:ilvl="0" w:tplc="CA0E283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5">
    <w:nsid w:val="7FE660B0"/>
    <w:multiLevelType w:val="hybridMultilevel"/>
    <w:tmpl w:val="1368BD2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6"/>
  </w:num>
  <w:num w:numId="2">
    <w:abstractNumId w:val="35"/>
  </w:num>
  <w:num w:numId="3">
    <w:abstractNumId w:val="1"/>
  </w:num>
  <w:num w:numId="4">
    <w:abstractNumId w:val="9"/>
  </w:num>
  <w:num w:numId="5">
    <w:abstractNumId w:val="39"/>
  </w:num>
  <w:num w:numId="6">
    <w:abstractNumId w:val="5"/>
  </w:num>
  <w:num w:numId="7">
    <w:abstractNumId w:val="31"/>
  </w:num>
  <w:num w:numId="8">
    <w:abstractNumId w:val="12"/>
  </w:num>
  <w:num w:numId="9">
    <w:abstractNumId w:val="45"/>
  </w:num>
  <w:num w:numId="10">
    <w:abstractNumId w:val="7"/>
  </w:num>
  <w:num w:numId="11">
    <w:abstractNumId w:val="42"/>
  </w:num>
  <w:num w:numId="12">
    <w:abstractNumId w:val="21"/>
  </w:num>
  <w:num w:numId="13">
    <w:abstractNumId w:val="38"/>
  </w:num>
  <w:num w:numId="14">
    <w:abstractNumId w:val="8"/>
  </w:num>
  <w:num w:numId="15">
    <w:abstractNumId w:val="33"/>
  </w:num>
  <w:num w:numId="16">
    <w:abstractNumId w:val="25"/>
  </w:num>
  <w:num w:numId="17">
    <w:abstractNumId w:val="24"/>
  </w:num>
  <w:num w:numId="18">
    <w:abstractNumId w:val="44"/>
  </w:num>
  <w:num w:numId="19">
    <w:abstractNumId w:val="2"/>
  </w:num>
  <w:num w:numId="20">
    <w:abstractNumId w:val="26"/>
  </w:num>
  <w:num w:numId="21">
    <w:abstractNumId w:val="22"/>
  </w:num>
  <w:num w:numId="22">
    <w:abstractNumId w:val="11"/>
  </w:num>
  <w:num w:numId="23">
    <w:abstractNumId w:val="20"/>
  </w:num>
  <w:num w:numId="24">
    <w:abstractNumId w:val="3"/>
  </w:num>
  <w:num w:numId="25">
    <w:abstractNumId w:val="14"/>
  </w:num>
  <w:num w:numId="26">
    <w:abstractNumId w:val="37"/>
  </w:num>
  <w:num w:numId="27">
    <w:abstractNumId w:val="15"/>
  </w:num>
  <w:num w:numId="28">
    <w:abstractNumId w:val="10"/>
  </w:num>
  <w:num w:numId="29">
    <w:abstractNumId w:val="34"/>
  </w:num>
  <w:num w:numId="30">
    <w:abstractNumId w:val="32"/>
  </w:num>
  <w:num w:numId="31">
    <w:abstractNumId w:val="0"/>
  </w:num>
  <w:num w:numId="32">
    <w:abstractNumId w:val="29"/>
  </w:num>
  <w:num w:numId="33">
    <w:abstractNumId w:val="40"/>
  </w:num>
  <w:num w:numId="34">
    <w:abstractNumId w:val="36"/>
  </w:num>
  <w:num w:numId="35">
    <w:abstractNumId w:val="30"/>
  </w:num>
  <w:num w:numId="36">
    <w:abstractNumId w:val="41"/>
  </w:num>
  <w:num w:numId="37">
    <w:abstractNumId w:val="18"/>
  </w:num>
  <w:num w:numId="38">
    <w:abstractNumId w:val="28"/>
  </w:num>
  <w:num w:numId="39">
    <w:abstractNumId w:val="43"/>
  </w:num>
  <w:num w:numId="40">
    <w:abstractNumId w:val="13"/>
  </w:num>
  <w:num w:numId="41">
    <w:abstractNumId w:val="17"/>
  </w:num>
  <w:num w:numId="42">
    <w:abstractNumId w:val="4"/>
  </w:num>
  <w:num w:numId="43">
    <w:abstractNumId w:val="16"/>
  </w:num>
  <w:num w:numId="44">
    <w:abstractNumId w:val="23"/>
  </w:num>
  <w:num w:numId="45">
    <w:abstractNumId w:val="27"/>
  </w:num>
  <w:num w:numId="46">
    <w:abstractNumId w:val="19"/>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9"/>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D678B1"/>
    <w:rsid w:val="00000384"/>
    <w:rsid w:val="00002304"/>
    <w:rsid w:val="00002D53"/>
    <w:rsid w:val="000032D8"/>
    <w:rsid w:val="00003B6F"/>
    <w:rsid w:val="0000415F"/>
    <w:rsid w:val="00004537"/>
    <w:rsid w:val="00005911"/>
    <w:rsid w:val="00005F5A"/>
    <w:rsid w:val="00007E56"/>
    <w:rsid w:val="00011EB6"/>
    <w:rsid w:val="00012581"/>
    <w:rsid w:val="00013229"/>
    <w:rsid w:val="00013609"/>
    <w:rsid w:val="00013D3F"/>
    <w:rsid w:val="00016099"/>
    <w:rsid w:val="0001649A"/>
    <w:rsid w:val="00017A16"/>
    <w:rsid w:val="00017B9A"/>
    <w:rsid w:val="0002013F"/>
    <w:rsid w:val="00021A93"/>
    <w:rsid w:val="0002202B"/>
    <w:rsid w:val="00022816"/>
    <w:rsid w:val="0002285B"/>
    <w:rsid w:val="00022EAB"/>
    <w:rsid w:val="00024EE7"/>
    <w:rsid w:val="00025F3C"/>
    <w:rsid w:val="0002677D"/>
    <w:rsid w:val="00027642"/>
    <w:rsid w:val="00027AA1"/>
    <w:rsid w:val="000303E6"/>
    <w:rsid w:val="00030D63"/>
    <w:rsid w:val="0003299A"/>
    <w:rsid w:val="00035555"/>
    <w:rsid w:val="00036327"/>
    <w:rsid w:val="00042394"/>
    <w:rsid w:val="00042877"/>
    <w:rsid w:val="000428FF"/>
    <w:rsid w:val="00043BF8"/>
    <w:rsid w:val="0004535B"/>
    <w:rsid w:val="00045D72"/>
    <w:rsid w:val="00046868"/>
    <w:rsid w:val="00046EA7"/>
    <w:rsid w:val="00051A54"/>
    <w:rsid w:val="000534D2"/>
    <w:rsid w:val="00053903"/>
    <w:rsid w:val="00053AFC"/>
    <w:rsid w:val="00054375"/>
    <w:rsid w:val="000547A9"/>
    <w:rsid w:val="00054EA1"/>
    <w:rsid w:val="00054FD5"/>
    <w:rsid w:val="00055771"/>
    <w:rsid w:val="000559E1"/>
    <w:rsid w:val="00055E65"/>
    <w:rsid w:val="00056383"/>
    <w:rsid w:val="000604CB"/>
    <w:rsid w:val="00060A97"/>
    <w:rsid w:val="00060AA1"/>
    <w:rsid w:val="000623E8"/>
    <w:rsid w:val="0006284E"/>
    <w:rsid w:val="000628F6"/>
    <w:rsid w:val="000629F0"/>
    <w:rsid w:val="000632C2"/>
    <w:rsid w:val="000634A7"/>
    <w:rsid w:val="00063D38"/>
    <w:rsid w:val="00064582"/>
    <w:rsid w:val="00064B60"/>
    <w:rsid w:val="00065619"/>
    <w:rsid w:val="00065B76"/>
    <w:rsid w:val="0006781A"/>
    <w:rsid w:val="00074034"/>
    <w:rsid w:val="00075C1C"/>
    <w:rsid w:val="00080C0B"/>
    <w:rsid w:val="000818E6"/>
    <w:rsid w:val="000820D8"/>
    <w:rsid w:val="000825A6"/>
    <w:rsid w:val="00082A0A"/>
    <w:rsid w:val="00084F0D"/>
    <w:rsid w:val="0008537A"/>
    <w:rsid w:val="0008713D"/>
    <w:rsid w:val="00087E24"/>
    <w:rsid w:val="000919C3"/>
    <w:rsid w:val="00091A29"/>
    <w:rsid w:val="00091DD4"/>
    <w:rsid w:val="000926D1"/>
    <w:rsid w:val="000933F2"/>
    <w:rsid w:val="00094223"/>
    <w:rsid w:val="00094F2B"/>
    <w:rsid w:val="00096530"/>
    <w:rsid w:val="00096E54"/>
    <w:rsid w:val="0009784F"/>
    <w:rsid w:val="00097C33"/>
    <w:rsid w:val="000A0124"/>
    <w:rsid w:val="000A0B5E"/>
    <w:rsid w:val="000A5E66"/>
    <w:rsid w:val="000A68CC"/>
    <w:rsid w:val="000A763D"/>
    <w:rsid w:val="000A77CE"/>
    <w:rsid w:val="000B3516"/>
    <w:rsid w:val="000B387A"/>
    <w:rsid w:val="000B5129"/>
    <w:rsid w:val="000B5C41"/>
    <w:rsid w:val="000B5F02"/>
    <w:rsid w:val="000B6538"/>
    <w:rsid w:val="000B7F55"/>
    <w:rsid w:val="000C0087"/>
    <w:rsid w:val="000C01C4"/>
    <w:rsid w:val="000C032C"/>
    <w:rsid w:val="000C0C7F"/>
    <w:rsid w:val="000C3058"/>
    <w:rsid w:val="000C462C"/>
    <w:rsid w:val="000C4BB8"/>
    <w:rsid w:val="000C59D7"/>
    <w:rsid w:val="000C69C1"/>
    <w:rsid w:val="000C732D"/>
    <w:rsid w:val="000D13DD"/>
    <w:rsid w:val="000D2E0A"/>
    <w:rsid w:val="000D43C2"/>
    <w:rsid w:val="000D59CA"/>
    <w:rsid w:val="000D607A"/>
    <w:rsid w:val="000D6892"/>
    <w:rsid w:val="000E0E21"/>
    <w:rsid w:val="000E1C72"/>
    <w:rsid w:val="000E37F8"/>
    <w:rsid w:val="000E40B4"/>
    <w:rsid w:val="000E66C5"/>
    <w:rsid w:val="000E76D7"/>
    <w:rsid w:val="000E79B5"/>
    <w:rsid w:val="000F11E1"/>
    <w:rsid w:val="000F1715"/>
    <w:rsid w:val="000F2097"/>
    <w:rsid w:val="000F24BE"/>
    <w:rsid w:val="000F2C1D"/>
    <w:rsid w:val="000F3D41"/>
    <w:rsid w:val="000F4E00"/>
    <w:rsid w:val="000F574E"/>
    <w:rsid w:val="000F6CFA"/>
    <w:rsid w:val="000F6DBB"/>
    <w:rsid w:val="000F73F8"/>
    <w:rsid w:val="00100970"/>
    <w:rsid w:val="00101C2F"/>
    <w:rsid w:val="00102F65"/>
    <w:rsid w:val="001042A7"/>
    <w:rsid w:val="00105923"/>
    <w:rsid w:val="00105AE5"/>
    <w:rsid w:val="001068A5"/>
    <w:rsid w:val="00107446"/>
    <w:rsid w:val="0010795D"/>
    <w:rsid w:val="00107A00"/>
    <w:rsid w:val="001117B1"/>
    <w:rsid w:val="00113D66"/>
    <w:rsid w:val="00115025"/>
    <w:rsid w:val="0011783C"/>
    <w:rsid w:val="00120C9F"/>
    <w:rsid w:val="0012140C"/>
    <w:rsid w:val="001219E1"/>
    <w:rsid w:val="00121A28"/>
    <w:rsid w:val="00121D64"/>
    <w:rsid w:val="00121E2B"/>
    <w:rsid w:val="001230A7"/>
    <w:rsid w:val="00123268"/>
    <w:rsid w:val="001235D7"/>
    <w:rsid w:val="00130E61"/>
    <w:rsid w:val="001312F0"/>
    <w:rsid w:val="001316C3"/>
    <w:rsid w:val="00131BC5"/>
    <w:rsid w:val="00131DAB"/>
    <w:rsid w:val="00132347"/>
    <w:rsid w:val="001333A3"/>
    <w:rsid w:val="001336AC"/>
    <w:rsid w:val="00135A89"/>
    <w:rsid w:val="00137682"/>
    <w:rsid w:val="00141224"/>
    <w:rsid w:val="00143E32"/>
    <w:rsid w:val="00144956"/>
    <w:rsid w:val="00144FFF"/>
    <w:rsid w:val="00146EB8"/>
    <w:rsid w:val="001471EC"/>
    <w:rsid w:val="00151E6E"/>
    <w:rsid w:val="00152331"/>
    <w:rsid w:val="00152ED7"/>
    <w:rsid w:val="00153F3A"/>
    <w:rsid w:val="00154B0A"/>
    <w:rsid w:val="0015547B"/>
    <w:rsid w:val="001562BA"/>
    <w:rsid w:val="001600C5"/>
    <w:rsid w:val="00160114"/>
    <w:rsid w:val="00161CC0"/>
    <w:rsid w:val="001647C4"/>
    <w:rsid w:val="00165C00"/>
    <w:rsid w:val="00166569"/>
    <w:rsid w:val="00170B75"/>
    <w:rsid w:val="00171786"/>
    <w:rsid w:val="00172562"/>
    <w:rsid w:val="001743FB"/>
    <w:rsid w:val="001767A8"/>
    <w:rsid w:val="001803C7"/>
    <w:rsid w:val="0018058C"/>
    <w:rsid w:val="00180630"/>
    <w:rsid w:val="00180CDE"/>
    <w:rsid w:val="0018277C"/>
    <w:rsid w:val="00182A8F"/>
    <w:rsid w:val="00184393"/>
    <w:rsid w:val="00185074"/>
    <w:rsid w:val="00185B38"/>
    <w:rsid w:val="001865C9"/>
    <w:rsid w:val="001875C9"/>
    <w:rsid w:val="00187E5D"/>
    <w:rsid w:val="0019000A"/>
    <w:rsid w:val="00191F89"/>
    <w:rsid w:val="00192391"/>
    <w:rsid w:val="0019308D"/>
    <w:rsid w:val="00193A8E"/>
    <w:rsid w:val="00193CDA"/>
    <w:rsid w:val="00194073"/>
    <w:rsid w:val="001969C0"/>
    <w:rsid w:val="00196E23"/>
    <w:rsid w:val="001A0081"/>
    <w:rsid w:val="001A0115"/>
    <w:rsid w:val="001A1813"/>
    <w:rsid w:val="001A1D82"/>
    <w:rsid w:val="001A3AAC"/>
    <w:rsid w:val="001A3FC3"/>
    <w:rsid w:val="001A5644"/>
    <w:rsid w:val="001A668D"/>
    <w:rsid w:val="001A67D5"/>
    <w:rsid w:val="001A6F7C"/>
    <w:rsid w:val="001B0E1D"/>
    <w:rsid w:val="001B23E3"/>
    <w:rsid w:val="001B4E51"/>
    <w:rsid w:val="001B71D3"/>
    <w:rsid w:val="001B769E"/>
    <w:rsid w:val="001B782F"/>
    <w:rsid w:val="001B7929"/>
    <w:rsid w:val="001C0B1C"/>
    <w:rsid w:val="001C33C7"/>
    <w:rsid w:val="001C35CA"/>
    <w:rsid w:val="001C5C63"/>
    <w:rsid w:val="001C6C25"/>
    <w:rsid w:val="001C6D82"/>
    <w:rsid w:val="001C70A2"/>
    <w:rsid w:val="001C717C"/>
    <w:rsid w:val="001D17C8"/>
    <w:rsid w:val="001D2158"/>
    <w:rsid w:val="001D4AB6"/>
    <w:rsid w:val="001D4B02"/>
    <w:rsid w:val="001D541B"/>
    <w:rsid w:val="001D7325"/>
    <w:rsid w:val="001E0F44"/>
    <w:rsid w:val="001E3910"/>
    <w:rsid w:val="001E4EB7"/>
    <w:rsid w:val="001E6076"/>
    <w:rsid w:val="001E718F"/>
    <w:rsid w:val="001E724C"/>
    <w:rsid w:val="001F1219"/>
    <w:rsid w:val="001F19A7"/>
    <w:rsid w:val="001F509A"/>
    <w:rsid w:val="001F6032"/>
    <w:rsid w:val="001F66A4"/>
    <w:rsid w:val="001F7EF3"/>
    <w:rsid w:val="00200C31"/>
    <w:rsid w:val="00203588"/>
    <w:rsid w:val="00204014"/>
    <w:rsid w:val="00205793"/>
    <w:rsid w:val="00206EA0"/>
    <w:rsid w:val="002076A3"/>
    <w:rsid w:val="002136A5"/>
    <w:rsid w:val="002138B8"/>
    <w:rsid w:val="00213E08"/>
    <w:rsid w:val="00214E9D"/>
    <w:rsid w:val="00220DAB"/>
    <w:rsid w:val="00221675"/>
    <w:rsid w:val="00221772"/>
    <w:rsid w:val="0022180C"/>
    <w:rsid w:val="002223AF"/>
    <w:rsid w:val="00222822"/>
    <w:rsid w:val="002239B6"/>
    <w:rsid w:val="00223B5A"/>
    <w:rsid w:val="00223D35"/>
    <w:rsid w:val="00223EE1"/>
    <w:rsid w:val="0022585D"/>
    <w:rsid w:val="002275A2"/>
    <w:rsid w:val="002300CC"/>
    <w:rsid w:val="00230733"/>
    <w:rsid w:val="00230974"/>
    <w:rsid w:val="00232072"/>
    <w:rsid w:val="00233F45"/>
    <w:rsid w:val="002355E1"/>
    <w:rsid w:val="002373E9"/>
    <w:rsid w:val="0023792B"/>
    <w:rsid w:val="00237C5E"/>
    <w:rsid w:val="002409CD"/>
    <w:rsid w:val="00241E6C"/>
    <w:rsid w:val="00243CA1"/>
    <w:rsid w:val="00246098"/>
    <w:rsid w:val="002462A2"/>
    <w:rsid w:val="0024660A"/>
    <w:rsid w:val="00247B33"/>
    <w:rsid w:val="00250F25"/>
    <w:rsid w:val="00251010"/>
    <w:rsid w:val="00251C3A"/>
    <w:rsid w:val="002522F4"/>
    <w:rsid w:val="002530C7"/>
    <w:rsid w:val="00254220"/>
    <w:rsid w:val="002568D6"/>
    <w:rsid w:val="00256E4B"/>
    <w:rsid w:val="00257AF9"/>
    <w:rsid w:val="00257D18"/>
    <w:rsid w:val="00260BD9"/>
    <w:rsid w:val="00261F58"/>
    <w:rsid w:val="00263593"/>
    <w:rsid w:val="00265F16"/>
    <w:rsid w:val="00267AC8"/>
    <w:rsid w:val="00270C28"/>
    <w:rsid w:val="00270EED"/>
    <w:rsid w:val="00271911"/>
    <w:rsid w:val="00271E58"/>
    <w:rsid w:val="002720CC"/>
    <w:rsid w:val="00273A76"/>
    <w:rsid w:val="002752F9"/>
    <w:rsid w:val="00275E0D"/>
    <w:rsid w:val="002821F6"/>
    <w:rsid w:val="00282C54"/>
    <w:rsid w:val="0028338F"/>
    <w:rsid w:val="00284B48"/>
    <w:rsid w:val="00284F24"/>
    <w:rsid w:val="00287155"/>
    <w:rsid w:val="00290D2E"/>
    <w:rsid w:val="002912A1"/>
    <w:rsid w:val="00293922"/>
    <w:rsid w:val="002948FF"/>
    <w:rsid w:val="002964F8"/>
    <w:rsid w:val="002966F4"/>
    <w:rsid w:val="00296ECB"/>
    <w:rsid w:val="002A048B"/>
    <w:rsid w:val="002A0B69"/>
    <w:rsid w:val="002A11F6"/>
    <w:rsid w:val="002A20C5"/>
    <w:rsid w:val="002A36E2"/>
    <w:rsid w:val="002A4F79"/>
    <w:rsid w:val="002A59DF"/>
    <w:rsid w:val="002A5FF8"/>
    <w:rsid w:val="002A652C"/>
    <w:rsid w:val="002A7FAB"/>
    <w:rsid w:val="002B24FA"/>
    <w:rsid w:val="002B29C0"/>
    <w:rsid w:val="002B2F96"/>
    <w:rsid w:val="002B611D"/>
    <w:rsid w:val="002B6D50"/>
    <w:rsid w:val="002C34D4"/>
    <w:rsid w:val="002C354E"/>
    <w:rsid w:val="002C4064"/>
    <w:rsid w:val="002C4C3B"/>
    <w:rsid w:val="002C560A"/>
    <w:rsid w:val="002C5B93"/>
    <w:rsid w:val="002C5FC7"/>
    <w:rsid w:val="002C6112"/>
    <w:rsid w:val="002C6359"/>
    <w:rsid w:val="002C6CF4"/>
    <w:rsid w:val="002C71D9"/>
    <w:rsid w:val="002C73DE"/>
    <w:rsid w:val="002C779E"/>
    <w:rsid w:val="002D16C9"/>
    <w:rsid w:val="002D2059"/>
    <w:rsid w:val="002D2B9A"/>
    <w:rsid w:val="002D39CB"/>
    <w:rsid w:val="002D3A5C"/>
    <w:rsid w:val="002D40A2"/>
    <w:rsid w:val="002D46D2"/>
    <w:rsid w:val="002D49DF"/>
    <w:rsid w:val="002D568B"/>
    <w:rsid w:val="002D7B2B"/>
    <w:rsid w:val="002E0D98"/>
    <w:rsid w:val="002E142A"/>
    <w:rsid w:val="002E1592"/>
    <w:rsid w:val="002E2C79"/>
    <w:rsid w:val="002E2D7D"/>
    <w:rsid w:val="002E3E70"/>
    <w:rsid w:val="002E4497"/>
    <w:rsid w:val="002E4EA5"/>
    <w:rsid w:val="002E60D1"/>
    <w:rsid w:val="002E72D2"/>
    <w:rsid w:val="002E781F"/>
    <w:rsid w:val="002E7B9B"/>
    <w:rsid w:val="002F1258"/>
    <w:rsid w:val="002F1ADE"/>
    <w:rsid w:val="002F1E4F"/>
    <w:rsid w:val="002F2EBE"/>
    <w:rsid w:val="002F2FCF"/>
    <w:rsid w:val="002F3DDE"/>
    <w:rsid w:val="00301ACA"/>
    <w:rsid w:val="003027C4"/>
    <w:rsid w:val="00303244"/>
    <w:rsid w:val="003037AD"/>
    <w:rsid w:val="00303E93"/>
    <w:rsid w:val="0030447A"/>
    <w:rsid w:val="00305444"/>
    <w:rsid w:val="00305936"/>
    <w:rsid w:val="003064B0"/>
    <w:rsid w:val="00310C44"/>
    <w:rsid w:val="00310EE9"/>
    <w:rsid w:val="003125D3"/>
    <w:rsid w:val="0031335E"/>
    <w:rsid w:val="003137D7"/>
    <w:rsid w:val="0031418E"/>
    <w:rsid w:val="003149F3"/>
    <w:rsid w:val="0031535B"/>
    <w:rsid w:val="0031555E"/>
    <w:rsid w:val="003168C8"/>
    <w:rsid w:val="00321511"/>
    <w:rsid w:val="003245A8"/>
    <w:rsid w:val="00324878"/>
    <w:rsid w:val="00324F3B"/>
    <w:rsid w:val="003266AE"/>
    <w:rsid w:val="0032775C"/>
    <w:rsid w:val="0032791C"/>
    <w:rsid w:val="00331602"/>
    <w:rsid w:val="00335D3A"/>
    <w:rsid w:val="003377B8"/>
    <w:rsid w:val="003409DF"/>
    <w:rsid w:val="003420BA"/>
    <w:rsid w:val="00342BE8"/>
    <w:rsid w:val="003443DC"/>
    <w:rsid w:val="00344CCF"/>
    <w:rsid w:val="00344EC8"/>
    <w:rsid w:val="00345E34"/>
    <w:rsid w:val="00345F8B"/>
    <w:rsid w:val="00346275"/>
    <w:rsid w:val="0034724C"/>
    <w:rsid w:val="003475B7"/>
    <w:rsid w:val="0034797F"/>
    <w:rsid w:val="00350762"/>
    <w:rsid w:val="00351322"/>
    <w:rsid w:val="0035161F"/>
    <w:rsid w:val="00351DFE"/>
    <w:rsid w:val="003526F2"/>
    <w:rsid w:val="00353B49"/>
    <w:rsid w:val="003551FC"/>
    <w:rsid w:val="00356BA6"/>
    <w:rsid w:val="00357027"/>
    <w:rsid w:val="0035771D"/>
    <w:rsid w:val="00360BFA"/>
    <w:rsid w:val="003614FC"/>
    <w:rsid w:val="00365343"/>
    <w:rsid w:val="00365BA0"/>
    <w:rsid w:val="00367076"/>
    <w:rsid w:val="00370B29"/>
    <w:rsid w:val="003726D2"/>
    <w:rsid w:val="00373773"/>
    <w:rsid w:val="00373B7E"/>
    <w:rsid w:val="00374A85"/>
    <w:rsid w:val="00374BF4"/>
    <w:rsid w:val="00374C2D"/>
    <w:rsid w:val="0038233B"/>
    <w:rsid w:val="00385AB1"/>
    <w:rsid w:val="00387DCC"/>
    <w:rsid w:val="00390A5C"/>
    <w:rsid w:val="00391B0A"/>
    <w:rsid w:val="00394116"/>
    <w:rsid w:val="00395386"/>
    <w:rsid w:val="00395720"/>
    <w:rsid w:val="0039680F"/>
    <w:rsid w:val="003A1293"/>
    <w:rsid w:val="003A15E8"/>
    <w:rsid w:val="003A1E2F"/>
    <w:rsid w:val="003A3037"/>
    <w:rsid w:val="003A36C8"/>
    <w:rsid w:val="003A47CA"/>
    <w:rsid w:val="003A657E"/>
    <w:rsid w:val="003B1177"/>
    <w:rsid w:val="003B1AE2"/>
    <w:rsid w:val="003B2BAD"/>
    <w:rsid w:val="003B3530"/>
    <w:rsid w:val="003B760F"/>
    <w:rsid w:val="003B762A"/>
    <w:rsid w:val="003B7AE8"/>
    <w:rsid w:val="003C1561"/>
    <w:rsid w:val="003C3E36"/>
    <w:rsid w:val="003C4C59"/>
    <w:rsid w:val="003C582F"/>
    <w:rsid w:val="003C5A75"/>
    <w:rsid w:val="003C74F2"/>
    <w:rsid w:val="003D01DC"/>
    <w:rsid w:val="003D1D5E"/>
    <w:rsid w:val="003D2750"/>
    <w:rsid w:val="003D313C"/>
    <w:rsid w:val="003D42B6"/>
    <w:rsid w:val="003D4589"/>
    <w:rsid w:val="003D5302"/>
    <w:rsid w:val="003D5E67"/>
    <w:rsid w:val="003D6772"/>
    <w:rsid w:val="003D7A2D"/>
    <w:rsid w:val="003E0742"/>
    <w:rsid w:val="003E2022"/>
    <w:rsid w:val="003E61F9"/>
    <w:rsid w:val="003E7187"/>
    <w:rsid w:val="003F14B9"/>
    <w:rsid w:val="003F1E6B"/>
    <w:rsid w:val="003F1FF2"/>
    <w:rsid w:val="003F2652"/>
    <w:rsid w:val="003F3A79"/>
    <w:rsid w:val="003F3D71"/>
    <w:rsid w:val="003F3F63"/>
    <w:rsid w:val="003F45F1"/>
    <w:rsid w:val="003F5DA8"/>
    <w:rsid w:val="003F74EB"/>
    <w:rsid w:val="003F7AD5"/>
    <w:rsid w:val="0040116B"/>
    <w:rsid w:val="00401B01"/>
    <w:rsid w:val="00402683"/>
    <w:rsid w:val="004026CE"/>
    <w:rsid w:val="00403979"/>
    <w:rsid w:val="004050B2"/>
    <w:rsid w:val="00405437"/>
    <w:rsid w:val="004058A1"/>
    <w:rsid w:val="00405B14"/>
    <w:rsid w:val="00405B2F"/>
    <w:rsid w:val="00405C59"/>
    <w:rsid w:val="00406147"/>
    <w:rsid w:val="00407318"/>
    <w:rsid w:val="004079B8"/>
    <w:rsid w:val="00410725"/>
    <w:rsid w:val="004114D3"/>
    <w:rsid w:val="0041305E"/>
    <w:rsid w:val="00415020"/>
    <w:rsid w:val="00415A5E"/>
    <w:rsid w:val="0042082A"/>
    <w:rsid w:val="00420EED"/>
    <w:rsid w:val="00421604"/>
    <w:rsid w:val="00424188"/>
    <w:rsid w:val="004247A1"/>
    <w:rsid w:val="00425738"/>
    <w:rsid w:val="004300EE"/>
    <w:rsid w:val="00430E7B"/>
    <w:rsid w:val="00430F2E"/>
    <w:rsid w:val="00434208"/>
    <w:rsid w:val="00434A1B"/>
    <w:rsid w:val="00434ABC"/>
    <w:rsid w:val="00435E56"/>
    <w:rsid w:val="0043611E"/>
    <w:rsid w:val="004365DE"/>
    <w:rsid w:val="004365F3"/>
    <w:rsid w:val="0044151A"/>
    <w:rsid w:val="00442662"/>
    <w:rsid w:val="004434B3"/>
    <w:rsid w:val="0044601E"/>
    <w:rsid w:val="004463B4"/>
    <w:rsid w:val="0044789C"/>
    <w:rsid w:val="00447C71"/>
    <w:rsid w:val="00450563"/>
    <w:rsid w:val="00454A69"/>
    <w:rsid w:val="0045557A"/>
    <w:rsid w:val="004559E9"/>
    <w:rsid w:val="00456D0B"/>
    <w:rsid w:val="004572C1"/>
    <w:rsid w:val="0046279A"/>
    <w:rsid w:val="00465774"/>
    <w:rsid w:val="00467358"/>
    <w:rsid w:val="0047176B"/>
    <w:rsid w:val="00471992"/>
    <w:rsid w:val="00471C00"/>
    <w:rsid w:val="00471E3C"/>
    <w:rsid w:val="004732C4"/>
    <w:rsid w:val="004738FB"/>
    <w:rsid w:val="004741ED"/>
    <w:rsid w:val="0047423D"/>
    <w:rsid w:val="0047478E"/>
    <w:rsid w:val="0047541A"/>
    <w:rsid w:val="004770B0"/>
    <w:rsid w:val="00480076"/>
    <w:rsid w:val="00481719"/>
    <w:rsid w:val="00482D74"/>
    <w:rsid w:val="0048581A"/>
    <w:rsid w:val="004858E6"/>
    <w:rsid w:val="00485969"/>
    <w:rsid w:val="00487E5A"/>
    <w:rsid w:val="00490637"/>
    <w:rsid w:val="00490757"/>
    <w:rsid w:val="00490AE6"/>
    <w:rsid w:val="004910E2"/>
    <w:rsid w:val="00494ED7"/>
    <w:rsid w:val="0049786D"/>
    <w:rsid w:val="00497A96"/>
    <w:rsid w:val="004A047D"/>
    <w:rsid w:val="004A1426"/>
    <w:rsid w:val="004A2592"/>
    <w:rsid w:val="004A2969"/>
    <w:rsid w:val="004A2B43"/>
    <w:rsid w:val="004A47B2"/>
    <w:rsid w:val="004A4B6D"/>
    <w:rsid w:val="004A4F63"/>
    <w:rsid w:val="004A6446"/>
    <w:rsid w:val="004A65FF"/>
    <w:rsid w:val="004A66ED"/>
    <w:rsid w:val="004A68D8"/>
    <w:rsid w:val="004A7C9F"/>
    <w:rsid w:val="004B01A6"/>
    <w:rsid w:val="004B087D"/>
    <w:rsid w:val="004B1426"/>
    <w:rsid w:val="004B1CC8"/>
    <w:rsid w:val="004B5CBA"/>
    <w:rsid w:val="004B645F"/>
    <w:rsid w:val="004C437C"/>
    <w:rsid w:val="004C5278"/>
    <w:rsid w:val="004C54A9"/>
    <w:rsid w:val="004C596C"/>
    <w:rsid w:val="004C6994"/>
    <w:rsid w:val="004C6BD9"/>
    <w:rsid w:val="004C6E4A"/>
    <w:rsid w:val="004D1110"/>
    <w:rsid w:val="004D372C"/>
    <w:rsid w:val="004D4E3C"/>
    <w:rsid w:val="004D5DCD"/>
    <w:rsid w:val="004D6546"/>
    <w:rsid w:val="004D6D9D"/>
    <w:rsid w:val="004E06CB"/>
    <w:rsid w:val="004E0E61"/>
    <w:rsid w:val="004E1810"/>
    <w:rsid w:val="004E3AF6"/>
    <w:rsid w:val="004E4C36"/>
    <w:rsid w:val="004E5A9C"/>
    <w:rsid w:val="004E7067"/>
    <w:rsid w:val="004F180D"/>
    <w:rsid w:val="004F1ADB"/>
    <w:rsid w:val="004F22BC"/>
    <w:rsid w:val="004F570F"/>
    <w:rsid w:val="004F5990"/>
    <w:rsid w:val="004F7049"/>
    <w:rsid w:val="004F75A5"/>
    <w:rsid w:val="004F7DEF"/>
    <w:rsid w:val="00502217"/>
    <w:rsid w:val="00502588"/>
    <w:rsid w:val="0050443A"/>
    <w:rsid w:val="00504971"/>
    <w:rsid w:val="00504A6C"/>
    <w:rsid w:val="00504CCA"/>
    <w:rsid w:val="00504F0B"/>
    <w:rsid w:val="005059AC"/>
    <w:rsid w:val="00505D79"/>
    <w:rsid w:val="00506A99"/>
    <w:rsid w:val="005074C6"/>
    <w:rsid w:val="00510165"/>
    <w:rsid w:val="005109EB"/>
    <w:rsid w:val="00512617"/>
    <w:rsid w:val="005135A6"/>
    <w:rsid w:val="0051364C"/>
    <w:rsid w:val="00514E94"/>
    <w:rsid w:val="00514F4A"/>
    <w:rsid w:val="00515888"/>
    <w:rsid w:val="00515FCE"/>
    <w:rsid w:val="005163D8"/>
    <w:rsid w:val="00516C29"/>
    <w:rsid w:val="00516CC9"/>
    <w:rsid w:val="00522485"/>
    <w:rsid w:val="00526C9E"/>
    <w:rsid w:val="005323EB"/>
    <w:rsid w:val="00532F12"/>
    <w:rsid w:val="00533D92"/>
    <w:rsid w:val="005347C5"/>
    <w:rsid w:val="00536E50"/>
    <w:rsid w:val="005377B3"/>
    <w:rsid w:val="00537BA8"/>
    <w:rsid w:val="00541998"/>
    <w:rsid w:val="00542CAC"/>
    <w:rsid w:val="00542EE5"/>
    <w:rsid w:val="00545CE4"/>
    <w:rsid w:val="005478E5"/>
    <w:rsid w:val="0055113B"/>
    <w:rsid w:val="005519CB"/>
    <w:rsid w:val="00551B15"/>
    <w:rsid w:val="0055290C"/>
    <w:rsid w:val="0055357B"/>
    <w:rsid w:val="00553BC9"/>
    <w:rsid w:val="00553D32"/>
    <w:rsid w:val="0055470B"/>
    <w:rsid w:val="0055646D"/>
    <w:rsid w:val="0056044D"/>
    <w:rsid w:val="005619CD"/>
    <w:rsid w:val="00563F8F"/>
    <w:rsid w:val="00564A5D"/>
    <w:rsid w:val="00565F12"/>
    <w:rsid w:val="00566AA2"/>
    <w:rsid w:val="00567C69"/>
    <w:rsid w:val="00567CC4"/>
    <w:rsid w:val="00570E05"/>
    <w:rsid w:val="00571951"/>
    <w:rsid w:val="00571CB6"/>
    <w:rsid w:val="005727EE"/>
    <w:rsid w:val="005733F8"/>
    <w:rsid w:val="00573F69"/>
    <w:rsid w:val="005749A9"/>
    <w:rsid w:val="0057658B"/>
    <w:rsid w:val="00576DD3"/>
    <w:rsid w:val="00576E71"/>
    <w:rsid w:val="00580B14"/>
    <w:rsid w:val="005815DF"/>
    <w:rsid w:val="0058295A"/>
    <w:rsid w:val="00582A8A"/>
    <w:rsid w:val="005833E7"/>
    <w:rsid w:val="0058343D"/>
    <w:rsid w:val="00585CEE"/>
    <w:rsid w:val="00586DE3"/>
    <w:rsid w:val="0058718A"/>
    <w:rsid w:val="0058786E"/>
    <w:rsid w:val="00590AD7"/>
    <w:rsid w:val="00590BDC"/>
    <w:rsid w:val="005910E9"/>
    <w:rsid w:val="005921BD"/>
    <w:rsid w:val="005921F1"/>
    <w:rsid w:val="00592739"/>
    <w:rsid w:val="00592C33"/>
    <w:rsid w:val="00594284"/>
    <w:rsid w:val="00594555"/>
    <w:rsid w:val="005A0044"/>
    <w:rsid w:val="005A2444"/>
    <w:rsid w:val="005A5460"/>
    <w:rsid w:val="005A5871"/>
    <w:rsid w:val="005B2871"/>
    <w:rsid w:val="005B409A"/>
    <w:rsid w:val="005B5194"/>
    <w:rsid w:val="005B6603"/>
    <w:rsid w:val="005B7C46"/>
    <w:rsid w:val="005C121B"/>
    <w:rsid w:val="005C1E6E"/>
    <w:rsid w:val="005C229E"/>
    <w:rsid w:val="005C2339"/>
    <w:rsid w:val="005C32AA"/>
    <w:rsid w:val="005C3448"/>
    <w:rsid w:val="005C3498"/>
    <w:rsid w:val="005C40B6"/>
    <w:rsid w:val="005C432D"/>
    <w:rsid w:val="005C4F7E"/>
    <w:rsid w:val="005C560D"/>
    <w:rsid w:val="005C5FFC"/>
    <w:rsid w:val="005C6519"/>
    <w:rsid w:val="005C6A6A"/>
    <w:rsid w:val="005C7EA5"/>
    <w:rsid w:val="005D015F"/>
    <w:rsid w:val="005D12AC"/>
    <w:rsid w:val="005D3A03"/>
    <w:rsid w:val="005D449A"/>
    <w:rsid w:val="005D6656"/>
    <w:rsid w:val="005E106B"/>
    <w:rsid w:val="005E1609"/>
    <w:rsid w:val="005E17C8"/>
    <w:rsid w:val="005E1E1D"/>
    <w:rsid w:val="005E243E"/>
    <w:rsid w:val="005E4079"/>
    <w:rsid w:val="005E4C55"/>
    <w:rsid w:val="005E621F"/>
    <w:rsid w:val="005E734E"/>
    <w:rsid w:val="005F0595"/>
    <w:rsid w:val="005F0C0F"/>
    <w:rsid w:val="005F3B83"/>
    <w:rsid w:val="005F5862"/>
    <w:rsid w:val="005F686F"/>
    <w:rsid w:val="005F7631"/>
    <w:rsid w:val="005F7C81"/>
    <w:rsid w:val="006000F0"/>
    <w:rsid w:val="006005F4"/>
    <w:rsid w:val="00602823"/>
    <w:rsid w:val="00602A5D"/>
    <w:rsid w:val="0060517E"/>
    <w:rsid w:val="0060785A"/>
    <w:rsid w:val="00607EEF"/>
    <w:rsid w:val="006121BB"/>
    <w:rsid w:val="00614C51"/>
    <w:rsid w:val="00615944"/>
    <w:rsid w:val="00615D21"/>
    <w:rsid w:val="006161A2"/>
    <w:rsid w:val="00616205"/>
    <w:rsid w:val="0062131C"/>
    <w:rsid w:val="0062168A"/>
    <w:rsid w:val="00621B3D"/>
    <w:rsid w:val="00621FF6"/>
    <w:rsid w:val="00622B00"/>
    <w:rsid w:val="00623DA9"/>
    <w:rsid w:val="00626B53"/>
    <w:rsid w:val="006272FE"/>
    <w:rsid w:val="006322A1"/>
    <w:rsid w:val="00637A3A"/>
    <w:rsid w:val="00641685"/>
    <w:rsid w:val="006433E2"/>
    <w:rsid w:val="00643BA9"/>
    <w:rsid w:val="00643F0F"/>
    <w:rsid w:val="006449CD"/>
    <w:rsid w:val="00645A8B"/>
    <w:rsid w:val="00646C52"/>
    <w:rsid w:val="00646D13"/>
    <w:rsid w:val="0064736F"/>
    <w:rsid w:val="00647EFB"/>
    <w:rsid w:val="006515F1"/>
    <w:rsid w:val="006521EE"/>
    <w:rsid w:val="00652897"/>
    <w:rsid w:val="006531EF"/>
    <w:rsid w:val="0065608D"/>
    <w:rsid w:val="0065649E"/>
    <w:rsid w:val="00657069"/>
    <w:rsid w:val="006574C2"/>
    <w:rsid w:val="00657778"/>
    <w:rsid w:val="00657B92"/>
    <w:rsid w:val="006628C2"/>
    <w:rsid w:val="00663385"/>
    <w:rsid w:val="00663D7E"/>
    <w:rsid w:val="006640C9"/>
    <w:rsid w:val="00664BBA"/>
    <w:rsid w:val="00665F94"/>
    <w:rsid w:val="00667F71"/>
    <w:rsid w:val="00670B17"/>
    <w:rsid w:val="00670CFC"/>
    <w:rsid w:val="00670EC7"/>
    <w:rsid w:val="00671A7E"/>
    <w:rsid w:val="00674E15"/>
    <w:rsid w:val="006758FF"/>
    <w:rsid w:val="0067596C"/>
    <w:rsid w:val="006759C8"/>
    <w:rsid w:val="00676498"/>
    <w:rsid w:val="00676935"/>
    <w:rsid w:val="00682AD0"/>
    <w:rsid w:val="0068306F"/>
    <w:rsid w:val="0068388A"/>
    <w:rsid w:val="00684013"/>
    <w:rsid w:val="00685F51"/>
    <w:rsid w:val="006863C7"/>
    <w:rsid w:val="006865C4"/>
    <w:rsid w:val="00687216"/>
    <w:rsid w:val="006913A2"/>
    <w:rsid w:val="0069774F"/>
    <w:rsid w:val="006A0FF3"/>
    <w:rsid w:val="006A12CB"/>
    <w:rsid w:val="006A15AB"/>
    <w:rsid w:val="006A194F"/>
    <w:rsid w:val="006A3900"/>
    <w:rsid w:val="006A4A02"/>
    <w:rsid w:val="006B03D3"/>
    <w:rsid w:val="006B270D"/>
    <w:rsid w:val="006B30C9"/>
    <w:rsid w:val="006B40C8"/>
    <w:rsid w:val="006B445D"/>
    <w:rsid w:val="006B4A2C"/>
    <w:rsid w:val="006B5387"/>
    <w:rsid w:val="006B685B"/>
    <w:rsid w:val="006C1A69"/>
    <w:rsid w:val="006C32DD"/>
    <w:rsid w:val="006C3BD8"/>
    <w:rsid w:val="006C40CE"/>
    <w:rsid w:val="006C417F"/>
    <w:rsid w:val="006C4602"/>
    <w:rsid w:val="006C553D"/>
    <w:rsid w:val="006C5844"/>
    <w:rsid w:val="006C590B"/>
    <w:rsid w:val="006C62BA"/>
    <w:rsid w:val="006C7E32"/>
    <w:rsid w:val="006D050C"/>
    <w:rsid w:val="006D0A08"/>
    <w:rsid w:val="006D174D"/>
    <w:rsid w:val="006D1CA2"/>
    <w:rsid w:val="006D2EB5"/>
    <w:rsid w:val="006D37C0"/>
    <w:rsid w:val="006D38CC"/>
    <w:rsid w:val="006D53C6"/>
    <w:rsid w:val="006D5F9D"/>
    <w:rsid w:val="006D7126"/>
    <w:rsid w:val="006E185A"/>
    <w:rsid w:val="006E32D9"/>
    <w:rsid w:val="006E4CB4"/>
    <w:rsid w:val="006E4D94"/>
    <w:rsid w:val="006E5868"/>
    <w:rsid w:val="006E700E"/>
    <w:rsid w:val="006F001F"/>
    <w:rsid w:val="006F00BA"/>
    <w:rsid w:val="006F04A6"/>
    <w:rsid w:val="006F23B9"/>
    <w:rsid w:val="006F27F1"/>
    <w:rsid w:val="006F2F2F"/>
    <w:rsid w:val="006F3D2F"/>
    <w:rsid w:val="006F5B6B"/>
    <w:rsid w:val="006F67F3"/>
    <w:rsid w:val="006F7E09"/>
    <w:rsid w:val="007006DF"/>
    <w:rsid w:val="00701353"/>
    <w:rsid w:val="00702398"/>
    <w:rsid w:val="00702C0C"/>
    <w:rsid w:val="007045E3"/>
    <w:rsid w:val="00704A03"/>
    <w:rsid w:val="0070553C"/>
    <w:rsid w:val="00705F4B"/>
    <w:rsid w:val="00710BD2"/>
    <w:rsid w:val="007118B6"/>
    <w:rsid w:val="0071277F"/>
    <w:rsid w:val="00712A99"/>
    <w:rsid w:val="00712BA1"/>
    <w:rsid w:val="00713745"/>
    <w:rsid w:val="0071392F"/>
    <w:rsid w:val="00717577"/>
    <w:rsid w:val="0071789F"/>
    <w:rsid w:val="0072132A"/>
    <w:rsid w:val="0072188A"/>
    <w:rsid w:val="007219AC"/>
    <w:rsid w:val="00722C2B"/>
    <w:rsid w:val="00723E4B"/>
    <w:rsid w:val="007246AF"/>
    <w:rsid w:val="007247C2"/>
    <w:rsid w:val="00725686"/>
    <w:rsid w:val="00726B78"/>
    <w:rsid w:val="00731262"/>
    <w:rsid w:val="00731958"/>
    <w:rsid w:val="00731CCD"/>
    <w:rsid w:val="007322F9"/>
    <w:rsid w:val="00732AAF"/>
    <w:rsid w:val="00732C94"/>
    <w:rsid w:val="00732DF4"/>
    <w:rsid w:val="007347EA"/>
    <w:rsid w:val="007356A6"/>
    <w:rsid w:val="0073593A"/>
    <w:rsid w:val="00735A5D"/>
    <w:rsid w:val="00735CC2"/>
    <w:rsid w:val="0073767F"/>
    <w:rsid w:val="007400DD"/>
    <w:rsid w:val="0074062A"/>
    <w:rsid w:val="007419E5"/>
    <w:rsid w:val="00742925"/>
    <w:rsid w:val="007467CC"/>
    <w:rsid w:val="00746DC5"/>
    <w:rsid w:val="007474FF"/>
    <w:rsid w:val="00747614"/>
    <w:rsid w:val="007511D2"/>
    <w:rsid w:val="00752641"/>
    <w:rsid w:val="00752C4A"/>
    <w:rsid w:val="00753958"/>
    <w:rsid w:val="00753E3A"/>
    <w:rsid w:val="00755BAF"/>
    <w:rsid w:val="007560F2"/>
    <w:rsid w:val="0075660D"/>
    <w:rsid w:val="00757967"/>
    <w:rsid w:val="00761BE5"/>
    <w:rsid w:val="00762469"/>
    <w:rsid w:val="0076251F"/>
    <w:rsid w:val="00763DF1"/>
    <w:rsid w:val="00766470"/>
    <w:rsid w:val="00766852"/>
    <w:rsid w:val="0077070E"/>
    <w:rsid w:val="00770B60"/>
    <w:rsid w:val="007733E9"/>
    <w:rsid w:val="00773707"/>
    <w:rsid w:val="00774895"/>
    <w:rsid w:val="0077693C"/>
    <w:rsid w:val="00777044"/>
    <w:rsid w:val="00780702"/>
    <w:rsid w:val="0078121C"/>
    <w:rsid w:val="00781815"/>
    <w:rsid w:val="00782619"/>
    <w:rsid w:val="00784351"/>
    <w:rsid w:val="00785947"/>
    <w:rsid w:val="007870A3"/>
    <w:rsid w:val="00790BC6"/>
    <w:rsid w:val="00791208"/>
    <w:rsid w:val="007914D2"/>
    <w:rsid w:val="00792119"/>
    <w:rsid w:val="007939FA"/>
    <w:rsid w:val="00793C55"/>
    <w:rsid w:val="00794AAF"/>
    <w:rsid w:val="007966DE"/>
    <w:rsid w:val="00797F08"/>
    <w:rsid w:val="007A0448"/>
    <w:rsid w:val="007A0694"/>
    <w:rsid w:val="007A0CC7"/>
    <w:rsid w:val="007A20DA"/>
    <w:rsid w:val="007A253A"/>
    <w:rsid w:val="007A2A91"/>
    <w:rsid w:val="007A35AB"/>
    <w:rsid w:val="007A576F"/>
    <w:rsid w:val="007A5BA1"/>
    <w:rsid w:val="007A68C0"/>
    <w:rsid w:val="007A6DE6"/>
    <w:rsid w:val="007B047F"/>
    <w:rsid w:val="007B2150"/>
    <w:rsid w:val="007B2850"/>
    <w:rsid w:val="007B2A61"/>
    <w:rsid w:val="007B53D6"/>
    <w:rsid w:val="007B53F0"/>
    <w:rsid w:val="007B5620"/>
    <w:rsid w:val="007B5F34"/>
    <w:rsid w:val="007B67E4"/>
    <w:rsid w:val="007B6F2E"/>
    <w:rsid w:val="007B7139"/>
    <w:rsid w:val="007C0818"/>
    <w:rsid w:val="007C15EB"/>
    <w:rsid w:val="007C1B40"/>
    <w:rsid w:val="007C25A4"/>
    <w:rsid w:val="007C39AE"/>
    <w:rsid w:val="007C5DE9"/>
    <w:rsid w:val="007D1D3C"/>
    <w:rsid w:val="007D1F4B"/>
    <w:rsid w:val="007D2609"/>
    <w:rsid w:val="007D361F"/>
    <w:rsid w:val="007D52FB"/>
    <w:rsid w:val="007D7ABB"/>
    <w:rsid w:val="007D7F38"/>
    <w:rsid w:val="007E0F08"/>
    <w:rsid w:val="007E312C"/>
    <w:rsid w:val="007E3FA8"/>
    <w:rsid w:val="007E45EB"/>
    <w:rsid w:val="007E4A9C"/>
    <w:rsid w:val="007E5E09"/>
    <w:rsid w:val="007E7DB5"/>
    <w:rsid w:val="007F0BD5"/>
    <w:rsid w:val="007F185F"/>
    <w:rsid w:val="007F1E7D"/>
    <w:rsid w:val="007F282B"/>
    <w:rsid w:val="007F28D4"/>
    <w:rsid w:val="007F2FC9"/>
    <w:rsid w:val="007F53C0"/>
    <w:rsid w:val="007F6040"/>
    <w:rsid w:val="007F6CE8"/>
    <w:rsid w:val="007F7930"/>
    <w:rsid w:val="007F7C30"/>
    <w:rsid w:val="007F7D1F"/>
    <w:rsid w:val="008009D3"/>
    <w:rsid w:val="00801809"/>
    <w:rsid w:val="00802F66"/>
    <w:rsid w:val="00803351"/>
    <w:rsid w:val="008039D5"/>
    <w:rsid w:val="008054A2"/>
    <w:rsid w:val="00805964"/>
    <w:rsid w:val="0080643F"/>
    <w:rsid w:val="008067C3"/>
    <w:rsid w:val="00807841"/>
    <w:rsid w:val="00807BCA"/>
    <w:rsid w:val="00807F43"/>
    <w:rsid w:val="00815CF9"/>
    <w:rsid w:val="0081609A"/>
    <w:rsid w:val="00822087"/>
    <w:rsid w:val="008227D8"/>
    <w:rsid w:val="00822A6C"/>
    <w:rsid w:val="00824F58"/>
    <w:rsid w:val="00825643"/>
    <w:rsid w:val="00826957"/>
    <w:rsid w:val="00834913"/>
    <w:rsid w:val="00835CD2"/>
    <w:rsid w:val="00837E4A"/>
    <w:rsid w:val="00837F04"/>
    <w:rsid w:val="008411D5"/>
    <w:rsid w:val="00841EE2"/>
    <w:rsid w:val="008425D5"/>
    <w:rsid w:val="0084347C"/>
    <w:rsid w:val="00844B53"/>
    <w:rsid w:val="00845A5B"/>
    <w:rsid w:val="00847877"/>
    <w:rsid w:val="008500EE"/>
    <w:rsid w:val="00853306"/>
    <w:rsid w:val="0085494F"/>
    <w:rsid w:val="00855CD5"/>
    <w:rsid w:val="00856864"/>
    <w:rsid w:val="00863CCF"/>
    <w:rsid w:val="0086434E"/>
    <w:rsid w:val="00864454"/>
    <w:rsid w:val="008663AB"/>
    <w:rsid w:val="00866E50"/>
    <w:rsid w:val="00867AB5"/>
    <w:rsid w:val="00867E58"/>
    <w:rsid w:val="0087179D"/>
    <w:rsid w:val="0087218B"/>
    <w:rsid w:val="00872E79"/>
    <w:rsid w:val="008741B6"/>
    <w:rsid w:val="0087432D"/>
    <w:rsid w:val="008753ED"/>
    <w:rsid w:val="00875489"/>
    <w:rsid w:val="008759E6"/>
    <w:rsid w:val="008766B6"/>
    <w:rsid w:val="00881A86"/>
    <w:rsid w:val="00883E4E"/>
    <w:rsid w:val="008843DF"/>
    <w:rsid w:val="00884DC1"/>
    <w:rsid w:val="008864F9"/>
    <w:rsid w:val="00886697"/>
    <w:rsid w:val="008900FD"/>
    <w:rsid w:val="00890345"/>
    <w:rsid w:val="00892255"/>
    <w:rsid w:val="0089289B"/>
    <w:rsid w:val="00894686"/>
    <w:rsid w:val="00894FFD"/>
    <w:rsid w:val="008A2AE3"/>
    <w:rsid w:val="008A3C57"/>
    <w:rsid w:val="008A4E8D"/>
    <w:rsid w:val="008A52A3"/>
    <w:rsid w:val="008A76E8"/>
    <w:rsid w:val="008B0E8D"/>
    <w:rsid w:val="008B28BE"/>
    <w:rsid w:val="008B2BB2"/>
    <w:rsid w:val="008B37CC"/>
    <w:rsid w:val="008B3BF7"/>
    <w:rsid w:val="008B7B18"/>
    <w:rsid w:val="008C031B"/>
    <w:rsid w:val="008C13CD"/>
    <w:rsid w:val="008C3473"/>
    <w:rsid w:val="008C6EE8"/>
    <w:rsid w:val="008C70D5"/>
    <w:rsid w:val="008C755B"/>
    <w:rsid w:val="008C7CEC"/>
    <w:rsid w:val="008D156C"/>
    <w:rsid w:val="008D38C6"/>
    <w:rsid w:val="008D3AAA"/>
    <w:rsid w:val="008D44D7"/>
    <w:rsid w:val="008D6107"/>
    <w:rsid w:val="008E1067"/>
    <w:rsid w:val="008E1411"/>
    <w:rsid w:val="008E2CC6"/>
    <w:rsid w:val="008E2FCB"/>
    <w:rsid w:val="008E3584"/>
    <w:rsid w:val="008E3D43"/>
    <w:rsid w:val="008E68A5"/>
    <w:rsid w:val="008F579D"/>
    <w:rsid w:val="008F5C8F"/>
    <w:rsid w:val="008F6A7C"/>
    <w:rsid w:val="00900AC1"/>
    <w:rsid w:val="009024B2"/>
    <w:rsid w:val="00903AEC"/>
    <w:rsid w:val="00903FA4"/>
    <w:rsid w:val="00905E83"/>
    <w:rsid w:val="00910E63"/>
    <w:rsid w:val="00911F18"/>
    <w:rsid w:val="009139C5"/>
    <w:rsid w:val="00914A59"/>
    <w:rsid w:val="00916297"/>
    <w:rsid w:val="0091739A"/>
    <w:rsid w:val="00921FD9"/>
    <w:rsid w:val="0092228D"/>
    <w:rsid w:val="00923344"/>
    <w:rsid w:val="009237A7"/>
    <w:rsid w:val="0092425F"/>
    <w:rsid w:val="0092593C"/>
    <w:rsid w:val="00932C64"/>
    <w:rsid w:val="00933288"/>
    <w:rsid w:val="0093347C"/>
    <w:rsid w:val="009337DB"/>
    <w:rsid w:val="0093428E"/>
    <w:rsid w:val="00935B85"/>
    <w:rsid w:val="00936941"/>
    <w:rsid w:val="00936C41"/>
    <w:rsid w:val="00937557"/>
    <w:rsid w:val="00937F30"/>
    <w:rsid w:val="00940680"/>
    <w:rsid w:val="00940F78"/>
    <w:rsid w:val="009411FE"/>
    <w:rsid w:val="0094193C"/>
    <w:rsid w:val="00941F4F"/>
    <w:rsid w:val="009456CA"/>
    <w:rsid w:val="009468FE"/>
    <w:rsid w:val="00947598"/>
    <w:rsid w:val="00947D82"/>
    <w:rsid w:val="00950E2E"/>
    <w:rsid w:val="00951587"/>
    <w:rsid w:val="0095235F"/>
    <w:rsid w:val="00952A9A"/>
    <w:rsid w:val="00953066"/>
    <w:rsid w:val="00953BCA"/>
    <w:rsid w:val="00954D7E"/>
    <w:rsid w:val="00954EF5"/>
    <w:rsid w:val="00954F42"/>
    <w:rsid w:val="00955565"/>
    <w:rsid w:val="00955A2B"/>
    <w:rsid w:val="00955C7D"/>
    <w:rsid w:val="00955EB7"/>
    <w:rsid w:val="00956043"/>
    <w:rsid w:val="0095605B"/>
    <w:rsid w:val="00960840"/>
    <w:rsid w:val="0096084A"/>
    <w:rsid w:val="00960F46"/>
    <w:rsid w:val="00963223"/>
    <w:rsid w:val="009669C3"/>
    <w:rsid w:val="00967C7C"/>
    <w:rsid w:val="00967FF5"/>
    <w:rsid w:val="00970686"/>
    <w:rsid w:val="00971434"/>
    <w:rsid w:val="009715A4"/>
    <w:rsid w:val="00971942"/>
    <w:rsid w:val="0097297A"/>
    <w:rsid w:val="0097385E"/>
    <w:rsid w:val="0097451F"/>
    <w:rsid w:val="009760CF"/>
    <w:rsid w:val="00976552"/>
    <w:rsid w:val="00980070"/>
    <w:rsid w:val="00980B5A"/>
    <w:rsid w:val="0098108C"/>
    <w:rsid w:val="009812A9"/>
    <w:rsid w:val="00981916"/>
    <w:rsid w:val="00981D0F"/>
    <w:rsid w:val="00983489"/>
    <w:rsid w:val="00984283"/>
    <w:rsid w:val="009858B1"/>
    <w:rsid w:val="009914A5"/>
    <w:rsid w:val="00991772"/>
    <w:rsid w:val="00992CF7"/>
    <w:rsid w:val="0099733E"/>
    <w:rsid w:val="00997478"/>
    <w:rsid w:val="009977AB"/>
    <w:rsid w:val="009977C7"/>
    <w:rsid w:val="00997E93"/>
    <w:rsid w:val="009A0FB1"/>
    <w:rsid w:val="009A1EEA"/>
    <w:rsid w:val="009A1F7C"/>
    <w:rsid w:val="009A2070"/>
    <w:rsid w:val="009A22AD"/>
    <w:rsid w:val="009A2FC1"/>
    <w:rsid w:val="009A3330"/>
    <w:rsid w:val="009A36F0"/>
    <w:rsid w:val="009A3C34"/>
    <w:rsid w:val="009A4812"/>
    <w:rsid w:val="009A51C2"/>
    <w:rsid w:val="009A6B47"/>
    <w:rsid w:val="009A7501"/>
    <w:rsid w:val="009A75FD"/>
    <w:rsid w:val="009B082C"/>
    <w:rsid w:val="009B1CD3"/>
    <w:rsid w:val="009B307B"/>
    <w:rsid w:val="009B49BD"/>
    <w:rsid w:val="009B596D"/>
    <w:rsid w:val="009B75C3"/>
    <w:rsid w:val="009C08A5"/>
    <w:rsid w:val="009C0F69"/>
    <w:rsid w:val="009C1987"/>
    <w:rsid w:val="009C3CF2"/>
    <w:rsid w:val="009C5ACF"/>
    <w:rsid w:val="009C7767"/>
    <w:rsid w:val="009C7921"/>
    <w:rsid w:val="009D12F2"/>
    <w:rsid w:val="009D15E5"/>
    <w:rsid w:val="009D2672"/>
    <w:rsid w:val="009D29C6"/>
    <w:rsid w:val="009D2EA9"/>
    <w:rsid w:val="009D36FC"/>
    <w:rsid w:val="009D3AAD"/>
    <w:rsid w:val="009D6272"/>
    <w:rsid w:val="009D67BA"/>
    <w:rsid w:val="009D7D17"/>
    <w:rsid w:val="009E138A"/>
    <w:rsid w:val="009E1E60"/>
    <w:rsid w:val="009E3FBD"/>
    <w:rsid w:val="009E4730"/>
    <w:rsid w:val="009E4C24"/>
    <w:rsid w:val="009E545D"/>
    <w:rsid w:val="009E5B01"/>
    <w:rsid w:val="009E6598"/>
    <w:rsid w:val="009E6DFB"/>
    <w:rsid w:val="009E7C00"/>
    <w:rsid w:val="009F0522"/>
    <w:rsid w:val="009F2160"/>
    <w:rsid w:val="009F3594"/>
    <w:rsid w:val="009F76C2"/>
    <w:rsid w:val="00A017DF"/>
    <w:rsid w:val="00A01A4C"/>
    <w:rsid w:val="00A02291"/>
    <w:rsid w:val="00A02B08"/>
    <w:rsid w:val="00A0699A"/>
    <w:rsid w:val="00A075B8"/>
    <w:rsid w:val="00A102B4"/>
    <w:rsid w:val="00A109AF"/>
    <w:rsid w:val="00A10BD7"/>
    <w:rsid w:val="00A136A7"/>
    <w:rsid w:val="00A14160"/>
    <w:rsid w:val="00A1497E"/>
    <w:rsid w:val="00A16778"/>
    <w:rsid w:val="00A16A40"/>
    <w:rsid w:val="00A1765D"/>
    <w:rsid w:val="00A17CB4"/>
    <w:rsid w:val="00A20572"/>
    <w:rsid w:val="00A2256F"/>
    <w:rsid w:val="00A22EBC"/>
    <w:rsid w:val="00A2475C"/>
    <w:rsid w:val="00A254AF"/>
    <w:rsid w:val="00A25CB0"/>
    <w:rsid w:val="00A307E7"/>
    <w:rsid w:val="00A316EA"/>
    <w:rsid w:val="00A338B3"/>
    <w:rsid w:val="00A33990"/>
    <w:rsid w:val="00A33DFC"/>
    <w:rsid w:val="00A34626"/>
    <w:rsid w:val="00A34FAB"/>
    <w:rsid w:val="00A3537B"/>
    <w:rsid w:val="00A35B94"/>
    <w:rsid w:val="00A35BEC"/>
    <w:rsid w:val="00A41FAF"/>
    <w:rsid w:val="00A4226B"/>
    <w:rsid w:val="00A42A01"/>
    <w:rsid w:val="00A42F8C"/>
    <w:rsid w:val="00A43B9A"/>
    <w:rsid w:val="00A43BAB"/>
    <w:rsid w:val="00A43FC3"/>
    <w:rsid w:val="00A44EBE"/>
    <w:rsid w:val="00A4512B"/>
    <w:rsid w:val="00A451C3"/>
    <w:rsid w:val="00A50C69"/>
    <w:rsid w:val="00A52B32"/>
    <w:rsid w:val="00A5375A"/>
    <w:rsid w:val="00A53828"/>
    <w:rsid w:val="00A53ED1"/>
    <w:rsid w:val="00A54726"/>
    <w:rsid w:val="00A562C4"/>
    <w:rsid w:val="00A56C06"/>
    <w:rsid w:val="00A57264"/>
    <w:rsid w:val="00A60A66"/>
    <w:rsid w:val="00A632C4"/>
    <w:rsid w:val="00A63776"/>
    <w:rsid w:val="00A63C12"/>
    <w:rsid w:val="00A64EFD"/>
    <w:rsid w:val="00A65E26"/>
    <w:rsid w:val="00A67A02"/>
    <w:rsid w:val="00A702C8"/>
    <w:rsid w:val="00A71326"/>
    <w:rsid w:val="00A713BC"/>
    <w:rsid w:val="00A742E7"/>
    <w:rsid w:val="00A74B88"/>
    <w:rsid w:val="00A7638A"/>
    <w:rsid w:val="00A76510"/>
    <w:rsid w:val="00A808C4"/>
    <w:rsid w:val="00A80A9D"/>
    <w:rsid w:val="00A8203E"/>
    <w:rsid w:val="00A8259C"/>
    <w:rsid w:val="00A861E6"/>
    <w:rsid w:val="00A86DCD"/>
    <w:rsid w:val="00A87763"/>
    <w:rsid w:val="00A92924"/>
    <w:rsid w:val="00A93B89"/>
    <w:rsid w:val="00A94131"/>
    <w:rsid w:val="00A94AFD"/>
    <w:rsid w:val="00AA0F51"/>
    <w:rsid w:val="00AA10C9"/>
    <w:rsid w:val="00AA1777"/>
    <w:rsid w:val="00AA275E"/>
    <w:rsid w:val="00AA27C9"/>
    <w:rsid w:val="00AA2ED1"/>
    <w:rsid w:val="00AA4689"/>
    <w:rsid w:val="00AA7D9C"/>
    <w:rsid w:val="00AB0D87"/>
    <w:rsid w:val="00AB0FDB"/>
    <w:rsid w:val="00AB1958"/>
    <w:rsid w:val="00AB21A6"/>
    <w:rsid w:val="00AB3F15"/>
    <w:rsid w:val="00AB51A4"/>
    <w:rsid w:val="00AB558D"/>
    <w:rsid w:val="00AB58A0"/>
    <w:rsid w:val="00AC0315"/>
    <w:rsid w:val="00AC18D1"/>
    <w:rsid w:val="00AC527C"/>
    <w:rsid w:val="00AC5B08"/>
    <w:rsid w:val="00AC7098"/>
    <w:rsid w:val="00AD0DED"/>
    <w:rsid w:val="00AD171B"/>
    <w:rsid w:val="00AD243E"/>
    <w:rsid w:val="00AD29DF"/>
    <w:rsid w:val="00AD2A77"/>
    <w:rsid w:val="00AD2D55"/>
    <w:rsid w:val="00AD3537"/>
    <w:rsid w:val="00AD4A91"/>
    <w:rsid w:val="00AD4D09"/>
    <w:rsid w:val="00AD6B64"/>
    <w:rsid w:val="00AD75A5"/>
    <w:rsid w:val="00AD75C4"/>
    <w:rsid w:val="00AD779E"/>
    <w:rsid w:val="00AE0676"/>
    <w:rsid w:val="00AE1A1A"/>
    <w:rsid w:val="00AE2B71"/>
    <w:rsid w:val="00AE2D90"/>
    <w:rsid w:val="00AE375B"/>
    <w:rsid w:val="00AE62A8"/>
    <w:rsid w:val="00AE7FCF"/>
    <w:rsid w:val="00AF0E08"/>
    <w:rsid w:val="00AF2C86"/>
    <w:rsid w:val="00AF3296"/>
    <w:rsid w:val="00AF5128"/>
    <w:rsid w:val="00AF5B54"/>
    <w:rsid w:val="00AF6BF1"/>
    <w:rsid w:val="00B00338"/>
    <w:rsid w:val="00B00B37"/>
    <w:rsid w:val="00B0451E"/>
    <w:rsid w:val="00B052C3"/>
    <w:rsid w:val="00B07466"/>
    <w:rsid w:val="00B07E38"/>
    <w:rsid w:val="00B07FBC"/>
    <w:rsid w:val="00B118F0"/>
    <w:rsid w:val="00B1218A"/>
    <w:rsid w:val="00B13131"/>
    <w:rsid w:val="00B134CA"/>
    <w:rsid w:val="00B13C16"/>
    <w:rsid w:val="00B14444"/>
    <w:rsid w:val="00B14511"/>
    <w:rsid w:val="00B15065"/>
    <w:rsid w:val="00B1743A"/>
    <w:rsid w:val="00B212E1"/>
    <w:rsid w:val="00B21F7C"/>
    <w:rsid w:val="00B239C2"/>
    <w:rsid w:val="00B242B3"/>
    <w:rsid w:val="00B256A1"/>
    <w:rsid w:val="00B25892"/>
    <w:rsid w:val="00B25A19"/>
    <w:rsid w:val="00B308E6"/>
    <w:rsid w:val="00B3118C"/>
    <w:rsid w:val="00B33335"/>
    <w:rsid w:val="00B35CC9"/>
    <w:rsid w:val="00B35E9E"/>
    <w:rsid w:val="00B35F78"/>
    <w:rsid w:val="00B360A1"/>
    <w:rsid w:val="00B43D8E"/>
    <w:rsid w:val="00B43E7D"/>
    <w:rsid w:val="00B44269"/>
    <w:rsid w:val="00B4674F"/>
    <w:rsid w:val="00B4696A"/>
    <w:rsid w:val="00B5092E"/>
    <w:rsid w:val="00B50A87"/>
    <w:rsid w:val="00B51473"/>
    <w:rsid w:val="00B516E7"/>
    <w:rsid w:val="00B51E66"/>
    <w:rsid w:val="00B525E9"/>
    <w:rsid w:val="00B52655"/>
    <w:rsid w:val="00B53B0A"/>
    <w:rsid w:val="00B603FC"/>
    <w:rsid w:val="00B60766"/>
    <w:rsid w:val="00B6107B"/>
    <w:rsid w:val="00B61D8B"/>
    <w:rsid w:val="00B6272C"/>
    <w:rsid w:val="00B62E39"/>
    <w:rsid w:val="00B63B6F"/>
    <w:rsid w:val="00B63F6C"/>
    <w:rsid w:val="00B65072"/>
    <w:rsid w:val="00B65A9A"/>
    <w:rsid w:val="00B66157"/>
    <w:rsid w:val="00B66965"/>
    <w:rsid w:val="00B676C5"/>
    <w:rsid w:val="00B679E0"/>
    <w:rsid w:val="00B67D20"/>
    <w:rsid w:val="00B72537"/>
    <w:rsid w:val="00B72CE6"/>
    <w:rsid w:val="00B73F27"/>
    <w:rsid w:val="00B74F0C"/>
    <w:rsid w:val="00B75246"/>
    <w:rsid w:val="00B76308"/>
    <w:rsid w:val="00B771CD"/>
    <w:rsid w:val="00B80540"/>
    <w:rsid w:val="00B8096E"/>
    <w:rsid w:val="00B811D1"/>
    <w:rsid w:val="00B82440"/>
    <w:rsid w:val="00B82675"/>
    <w:rsid w:val="00B83200"/>
    <w:rsid w:val="00B83EC5"/>
    <w:rsid w:val="00B84625"/>
    <w:rsid w:val="00B956FF"/>
    <w:rsid w:val="00B96D30"/>
    <w:rsid w:val="00BA09C7"/>
    <w:rsid w:val="00BA0B19"/>
    <w:rsid w:val="00BA1344"/>
    <w:rsid w:val="00BA260A"/>
    <w:rsid w:val="00BA36F7"/>
    <w:rsid w:val="00BA643A"/>
    <w:rsid w:val="00BA66BC"/>
    <w:rsid w:val="00BA7E34"/>
    <w:rsid w:val="00BB0D04"/>
    <w:rsid w:val="00BB198E"/>
    <w:rsid w:val="00BB27F3"/>
    <w:rsid w:val="00BB3AB6"/>
    <w:rsid w:val="00BB4C4E"/>
    <w:rsid w:val="00BB65B7"/>
    <w:rsid w:val="00BC02EB"/>
    <w:rsid w:val="00BC131A"/>
    <w:rsid w:val="00BC1700"/>
    <w:rsid w:val="00BC423F"/>
    <w:rsid w:val="00BC426C"/>
    <w:rsid w:val="00BC4D94"/>
    <w:rsid w:val="00BC5791"/>
    <w:rsid w:val="00BC5FBB"/>
    <w:rsid w:val="00BC5FF7"/>
    <w:rsid w:val="00BD1DAC"/>
    <w:rsid w:val="00BD1EC6"/>
    <w:rsid w:val="00BD2242"/>
    <w:rsid w:val="00BD2BCA"/>
    <w:rsid w:val="00BD55DC"/>
    <w:rsid w:val="00BD5EA4"/>
    <w:rsid w:val="00BD6AF8"/>
    <w:rsid w:val="00BE195E"/>
    <w:rsid w:val="00BE225C"/>
    <w:rsid w:val="00BE347E"/>
    <w:rsid w:val="00BE4AB5"/>
    <w:rsid w:val="00BE4F51"/>
    <w:rsid w:val="00BE6180"/>
    <w:rsid w:val="00BF10B5"/>
    <w:rsid w:val="00BF282D"/>
    <w:rsid w:val="00BF295C"/>
    <w:rsid w:val="00BF2A87"/>
    <w:rsid w:val="00BF2F2E"/>
    <w:rsid w:val="00BF3B38"/>
    <w:rsid w:val="00BF3B7E"/>
    <w:rsid w:val="00BF4539"/>
    <w:rsid w:val="00BF7343"/>
    <w:rsid w:val="00BF781D"/>
    <w:rsid w:val="00BF7CC7"/>
    <w:rsid w:val="00C002D5"/>
    <w:rsid w:val="00C006E4"/>
    <w:rsid w:val="00C00C39"/>
    <w:rsid w:val="00C10F2E"/>
    <w:rsid w:val="00C115E6"/>
    <w:rsid w:val="00C1186B"/>
    <w:rsid w:val="00C13A90"/>
    <w:rsid w:val="00C13B91"/>
    <w:rsid w:val="00C13C5E"/>
    <w:rsid w:val="00C1540F"/>
    <w:rsid w:val="00C158ED"/>
    <w:rsid w:val="00C16A1A"/>
    <w:rsid w:val="00C17828"/>
    <w:rsid w:val="00C21826"/>
    <w:rsid w:val="00C21AF8"/>
    <w:rsid w:val="00C231D2"/>
    <w:rsid w:val="00C23459"/>
    <w:rsid w:val="00C2401F"/>
    <w:rsid w:val="00C25626"/>
    <w:rsid w:val="00C25637"/>
    <w:rsid w:val="00C25D18"/>
    <w:rsid w:val="00C25FC6"/>
    <w:rsid w:val="00C27375"/>
    <w:rsid w:val="00C317EB"/>
    <w:rsid w:val="00C328DF"/>
    <w:rsid w:val="00C32BE8"/>
    <w:rsid w:val="00C332A6"/>
    <w:rsid w:val="00C33B6C"/>
    <w:rsid w:val="00C34F39"/>
    <w:rsid w:val="00C36567"/>
    <w:rsid w:val="00C369C1"/>
    <w:rsid w:val="00C36E48"/>
    <w:rsid w:val="00C376CD"/>
    <w:rsid w:val="00C43A87"/>
    <w:rsid w:val="00C45840"/>
    <w:rsid w:val="00C46364"/>
    <w:rsid w:val="00C478D2"/>
    <w:rsid w:val="00C50CE8"/>
    <w:rsid w:val="00C51710"/>
    <w:rsid w:val="00C51978"/>
    <w:rsid w:val="00C52291"/>
    <w:rsid w:val="00C52906"/>
    <w:rsid w:val="00C52EF8"/>
    <w:rsid w:val="00C53049"/>
    <w:rsid w:val="00C531E2"/>
    <w:rsid w:val="00C5358C"/>
    <w:rsid w:val="00C56B98"/>
    <w:rsid w:val="00C56CEE"/>
    <w:rsid w:val="00C578A9"/>
    <w:rsid w:val="00C57F89"/>
    <w:rsid w:val="00C60514"/>
    <w:rsid w:val="00C605CB"/>
    <w:rsid w:val="00C62E2B"/>
    <w:rsid w:val="00C63342"/>
    <w:rsid w:val="00C638D6"/>
    <w:rsid w:val="00C64459"/>
    <w:rsid w:val="00C65112"/>
    <w:rsid w:val="00C665AC"/>
    <w:rsid w:val="00C66AE3"/>
    <w:rsid w:val="00C672B9"/>
    <w:rsid w:val="00C72550"/>
    <w:rsid w:val="00C743E6"/>
    <w:rsid w:val="00C74C00"/>
    <w:rsid w:val="00C763BC"/>
    <w:rsid w:val="00C76633"/>
    <w:rsid w:val="00C76C17"/>
    <w:rsid w:val="00C776E2"/>
    <w:rsid w:val="00C77C0D"/>
    <w:rsid w:val="00C80E69"/>
    <w:rsid w:val="00C81709"/>
    <w:rsid w:val="00C82D9D"/>
    <w:rsid w:val="00C85005"/>
    <w:rsid w:val="00C867E6"/>
    <w:rsid w:val="00C86A9F"/>
    <w:rsid w:val="00C8737D"/>
    <w:rsid w:val="00C8787B"/>
    <w:rsid w:val="00C87FEC"/>
    <w:rsid w:val="00C91976"/>
    <w:rsid w:val="00C9236D"/>
    <w:rsid w:val="00C92E6D"/>
    <w:rsid w:val="00C935D7"/>
    <w:rsid w:val="00C93B1B"/>
    <w:rsid w:val="00CA0365"/>
    <w:rsid w:val="00CA24F6"/>
    <w:rsid w:val="00CA3B4B"/>
    <w:rsid w:val="00CA5398"/>
    <w:rsid w:val="00CA6FE9"/>
    <w:rsid w:val="00CA7B93"/>
    <w:rsid w:val="00CB0753"/>
    <w:rsid w:val="00CB5BAE"/>
    <w:rsid w:val="00CB5CB1"/>
    <w:rsid w:val="00CB7BF3"/>
    <w:rsid w:val="00CB7D9A"/>
    <w:rsid w:val="00CC1FCE"/>
    <w:rsid w:val="00CC26CF"/>
    <w:rsid w:val="00CC379F"/>
    <w:rsid w:val="00CC472C"/>
    <w:rsid w:val="00CC719A"/>
    <w:rsid w:val="00CC7B98"/>
    <w:rsid w:val="00CC7F6E"/>
    <w:rsid w:val="00CD0CE3"/>
    <w:rsid w:val="00CD16D6"/>
    <w:rsid w:val="00CD1F75"/>
    <w:rsid w:val="00CD2F4F"/>
    <w:rsid w:val="00CD3FC8"/>
    <w:rsid w:val="00CD4120"/>
    <w:rsid w:val="00CD43BE"/>
    <w:rsid w:val="00CE136D"/>
    <w:rsid w:val="00CE28E4"/>
    <w:rsid w:val="00CE4626"/>
    <w:rsid w:val="00CE56DB"/>
    <w:rsid w:val="00CE6C7F"/>
    <w:rsid w:val="00CE7DEE"/>
    <w:rsid w:val="00CF12BE"/>
    <w:rsid w:val="00CF193E"/>
    <w:rsid w:val="00CF27E3"/>
    <w:rsid w:val="00CF474F"/>
    <w:rsid w:val="00CF4CA2"/>
    <w:rsid w:val="00CF5420"/>
    <w:rsid w:val="00CF5661"/>
    <w:rsid w:val="00CF57DA"/>
    <w:rsid w:val="00CF65F2"/>
    <w:rsid w:val="00CF6821"/>
    <w:rsid w:val="00CF6C23"/>
    <w:rsid w:val="00CF7B71"/>
    <w:rsid w:val="00D00AF5"/>
    <w:rsid w:val="00D0115A"/>
    <w:rsid w:val="00D011D5"/>
    <w:rsid w:val="00D022CB"/>
    <w:rsid w:val="00D023A8"/>
    <w:rsid w:val="00D0293D"/>
    <w:rsid w:val="00D035E4"/>
    <w:rsid w:val="00D03F30"/>
    <w:rsid w:val="00D0456C"/>
    <w:rsid w:val="00D04778"/>
    <w:rsid w:val="00D06B3A"/>
    <w:rsid w:val="00D06E73"/>
    <w:rsid w:val="00D1089F"/>
    <w:rsid w:val="00D10FE5"/>
    <w:rsid w:val="00D1244E"/>
    <w:rsid w:val="00D1298E"/>
    <w:rsid w:val="00D14B65"/>
    <w:rsid w:val="00D1661B"/>
    <w:rsid w:val="00D16915"/>
    <w:rsid w:val="00D16BC2"/>
    <w:rsid w:val="00D20225"/>
    <w:rsid w:val="00D2081E"/>
    <w:rsid w:val="00D2134B"/>
    <w:rsid w:val="00D21DA0"/>
    <w:rsid w:val="00D226DD"/>
    <w:rsid w:val="00D22923"/>
    <w:rsid w:val="00D22C2D"/>
    <w:rsid w:val="00D22F23"/>
    <w:rsid w:val="00D23040"/>
    <w:rsid w:val="00D24789"/>
    <w:rsid w:val="00D25C02"/>
    <w:rsid w:val="00D27E43"/>
    <w:rsid w:val="00D30161"/>
    <w:rsid w:val="00D30AAE"/>
    <w:rsid w:val="00D3309A"/>
    <w:rsid w:val="00D334DC"/>
    <w:rsid w:val="00D335C8"/>
    <w:rsid w:val="00D33BFE"/>
    <w:rsid w:val="00D34456"/>
    <w:rsid w:val="00D346DF"/>
    <w:rsid w:val="00D35201"/>
    <w:rsid w:val="00D437AA"/>
    <w:rsid w:val="00D43F8E"/>
    <w:rsid w:val="00D44D34"/>
    <w:rsid w:val="00D45039"/>
    <w:rsid w:val="00D46598"/>
    <w:rsid w:val="00D515EB"/>
    <w:rsid w:val="00D52961"/>
    <w:rsid w:val="00D549D1"/>
    <w:rsid w:val="00D55E46"/>
    <w:rsid w:val="00D60598"/>
    <w:rsid w:val="00D61757"/>
    <w:rsid w:val="00D617B8"/>
    <w:rsid w:val="00D61842"/>
    <w:rsid w:val="00D61C94"/>
    <w:rsid w:val="00D6282C"/>
    <w:rsid w:val="00D62C6F"/>
    <w:rsid w:val="00D631F2"/>
    <w:rsid w:val="00D64300"/>
    <w:rsid w:val="00D647B9"/>
    <w:rsid w:val="00D64981"/>
    <w:rsid w:val="00D664B1"/>
    <w:rsid w:val="00D678B1"/>
    <w:rsid w:val="00D73A1F"/>
    <w:rsid w:val="00D74EAE"/>
    <w:rsid w:val="00D74FCD"/>
    <w:rsid w:val="00D76D18"/>
    <w:rsid w:val="00D77C54"/>
    <w:rsid w:val="00D800FC"/>
    <w:rsid w:val="00D80378"/>
    <w:rsid w:val="00D85045"/>
    <w:rsid w:val="00D85B30"/>
    <w:rsid w:val="00D866AC"/>
    <w:rsid w:val="00D87EBA"/>
    <w:rsid w:val="00D9033B"/>
    <w:rsid w:val="00D910AB"/>
    <w:rsid w:val="00D92D73"/>
    <w:rsid w:val="00D92E50"/>
    <w:rsid w:val="00D9311B"/>
    <w:rsid w:val="00D936BA"/>
    <w:rsid w:val="00D93DA7"/>
    <w:rsid w:val="00D93E08"/>
    <w:rsid w:val="00D94D00"/>
    <w:rsid w:val="00D94E21"/>
    <w:rsid w:val="00D96213"/>
    <w:rsid w:val="00D96605"/>
    <w:rsid w:val="00D970C1"/>
    <w:rsid w:val="00DA009A"/>
    <w:rsid w:val="00DA0A7A"/>
    <w:rsid w:val="00DA0E0C"/>
    <w:rsid w:val="00DA1724"/>
    <w:rsid w:val="00DA1975"/>
    <w:rsid w:val="00DA2355"/>
    <w:rsid w:val="00DA2A62"/>
    <w:rsid w:val="00DA38E9"/>
    <w:rsid w:val="00DA4D7C"/>
    <w:rsid w:val="00DA6519"/>
    <w:rsid w:val="00DA6DB3"/>
    <w:rsid w:val="00DB17EA"/>
    <w:rsid w:val="00DB2480"/>
    <w:rsid w:val="00DB29D4"/>
    <w:rsid w:val="00DB4C60"/>
    <w:rsid w:val="00DB4D11"/>
    <w:rsid w:val="00DB5EE2"/>
    <w:rsid w:val="00DB6114"/>
    <w:rsid w:val="00DB6D65"/>
    <w:rsid w:val="00DB72DA"/>
    <w:rsid w:val="00DB79B7"/>
    <w:rsid w:val="00DC182F"/>
    <w:rsid w:val="00DC2016"/>
    <w:rsid w:val="00DC3FA3"/>
    <w:rsid w:val="00DC49D1"/>
    <w:rsid w:val="00DC5022"/>
    <w:rsid w:val="00DC7355"/>
    <w:rsid w:val="00DC783A"/>
    <w:rsid w:val="00DC7B2E"/>
    <w:rsid w:val="00DD106C"/>
    <w:rsid w:val="00DD1542"/>
    <w:rsid w:val="00DD65DC"/>
    <w:rsid w:val="00DE28FE"/>
    <w:rsid w:val="00DE2B7E"/>
    <w:rsid w:val="00DE53CE"/>
    <w:rsid w:val="00DE63E6"/>
    <w:rsid w:val="00DE6D06"/>
    <w:rsid w:val="00DE6DF8"/>
    <w:rsid w:val="00DF08DD"/>
    <w:rsid w:val="00DF1AEB"/>
    <w:rsid w:val="00DF318F"/>
    <w:rsid w:val="00DF3C51"/>
    <w:rsid w:val="00DF6588"/>
    <w:rsid w:val="00E02899"/>
    <w:rsid w:val="00E04BD0"/>
    <w:rsid w:val="00E05E2D"/>
    <w:rsid w:val="00E067D1"/>
    <w:rsid w:val="00E07BE2"/>
    <w:rsid w:val="00E106D7"/>
    <w:rsid w:val="00E106DB"/>
    <w:rsid w:val="00E10CB1"/>
    <w:rsid w:val="00E111BE"/>
    <w:rsid w:val="00E161A5"/>
    <w:rsid w:val="00E1636B"/>
    <w:rsid w:val="00E16F35"/>
    <w:rsid w:val="00E17472"/>
    <w:rsid w:val="00E174CD"/>
    <w:rsid w:val="00E2028C"/>
    <w:rsid w:val="00E2054C"/>
    <w:rsid w:val="00E225FE"/>
    <w:rsid w:val="00E23FCA"/>
    <w:rsid w:val="00E25240"/>
    <w:rsid w:val="00E26193"/>
    <w:rsid w:val="00E26791"/>
    <w:rsid w:val="00E26D5F"/>
    <w:rsid w:val="00E31C37"/>
    <w:rsid w:val="00E332CB"/>
    <w:rsid w:val="00E33DC7"/>
    <w:rsid w:val="00E34581"/>
    <w:rsid w:val="00E3462E"/>
    <w:rsid w:val="00E3490C"/>
    <w:rsid w:val="00E34CA7"/>
    <w:rsid w:val="00E34D6A"/>
    <w:rsid w:val="00E36A24"/>
    <w:rsid w:val="00E37845"/>
    <w:rsid w:val="00E404A4"/>
    <w:rsid w:val="00E4080F"/>
    <w:rsid w:val="00E40E96"/>
    <w:rsid w:val="00E4212E"/>
    <w:rsid w:val="00E42853"/>
    <w:rsid w:val="00E42968"/>
    <w:rsid w:val="00E454BF"/>
    <w:rsid w:val="00E46DA3"/>
    <w:rsid w:val="00E4709C"/>
    <w:rsid w:val="00E47745"/>
    <w:rsid w:val="00E477BC"/>
    <w:rsid w:val="00E47B64"/>
    <w:rsid w:val="00E52279"/>
    <w:rsid w:val="00E52A66"/>
    <w:rsid w:val="00E5445E"/>
    <w:rsid w:val="00E56C9A"/>
    <w:rsid w:val="00E576EC"/>
    <w:rsid w:val="00E57709"/>
    <w:rsid w:val="00E5785E"/>
    <w:rsid w:val="00E60B10"/>
    <w:rsid w:val="00E60B9F"/>
    <w:rsid w:val="00E61409"/>
    <w:rsid w:val="00E63C71"/>
    <w:rsid w:val="00E653B6"/>
    <w:rsid w:val="00E705CB"/>
    <w:rsid w:val="00E71572"/>
    <w:rsid w:val="00E749C3"/>
    <w:rsid w:val="00E776C8"/>
    <w:rsid w:val="00E80397"/>
    <w:rsid w:val="00E81F73"/>
    <w:rsid w:val="00E82AC8"/>
    <w:rsid w:val="00E83292"/>
    <w:rsid w:val="00E901FC"/>
    <w:rsid w:val="00E91A49"/>
    <w:rsid w:val="00E92660"/>
    <w:rsid w:val="00E9304C"/>
    <w:rsid w:val="00E93BAD"/>
    <w:rsid w:val="00E93CB0"/>
    <w:rsid w:val="00E962EC"/>
    <w:rsid w:val="00E96CC0"/>
    <w:rsid w:val="00E97D76"/>
    <w:rsid w:val="00EA02D4"/>
    <w:rsid w:val="00EA087A"/>
    <w:rsid w:val="00EA6DF4"/>
    <w:rsid w:val="00EA7606"/>
    <w:rsid w:val="00EA7B23"/>
    <w:rsid w:val="00EB2423"/>
    <w:rsid w:val="00EB2ABA"/>
    <w:rsid w:val="00EB3139"/>
    <w:rsid w:val="00EB525D"/>
    <w:rsid w:val="00EB627D"/>
    <w:rsid w:val="00EB6E4E"/>
    <w:rsid w:val="00EC01A8"/>
    <w:rsid w:val="00EC2615"/>
    <w:rsid w:val="00EC2EA7"/>
    <w:rsid w:val="00EC3DA6"/>
    <w:rsid w:val="00EC5150"/>
    <w:rsid w:val="00EC53FA"/>
    <w:rsid w:val="00EC54A5"/>
    <w:rsid w:val="00EC7B68"/>
    <w:rsid w:val="00ED0C00"/>
    <w:rsid w:val="00ED0D96"/>
    <w:rsid w:val="00ED27D8"/>
    <w:rsid w:val="00ED4874"/>
    <w:rsid w:val="00ED4C17"/>
    <w:rsid w:val="00ED5A09"/>
    <w:rsid w:val="00ED5B52"/>
    <w:rsid w:val="00ED67A7"/>
    <w:rsid w:val="00ED6F39"/>
    <w:rsid w:val="00ED7ECA"/>
    <w:rsid w:val="00EE1273"/>
    <w:rsid w:val="00EE3390"/>
    <w:rsid w:val="00EF0105"/>
    <w:rsid w:val="00EF1F4D"/>
    <w:rsid w:val="00EF37AC"/>
    <w:rsid w:val="00EF4F62"/>
    <w:rsid w:val="00EF5A8A"/>
    <w:rsid w:val="00EF6D54"/>
    <w:rsid w:val="00EF6D89"/>
    <w:rsid w:val="00F00415"/>
    <w:rsid w:val="00F01614"/>
    <w:rsid w:val="00F01C50"/>
    <w:rsid w:val="00F058DA"/>
    <w:rsid w:val="00F06808"/>
    <w:rsid w:val="00F06DE7"/>
    <w:rsid w:val="00F077D0"/>
    <w:rsid w:val="00F12427"/>
    <w:rsid w:val="00F125D9"/>
    <w:rsid w:val="00F12C2A"/>
    <w:rsid w:val="00F13112"/>
    <w:rsid w:val="00F21005"/>
    <w:rsid w:val="00F216E3"/>
    <w:rsid w:val="00F21D2A"/>
    <w:rsid w:val="00F22183"/>
    <w:rsid w:val="00F231A1"/>
    <w:rsid w:val="00F232DB"/>
    <w:rsid w:val="00F2387A"/>
    <w:rsid w:val="00F23D38"/>
    <w:rsid w:val="00F23E1A"/>
    <w:rsid w:val="00F259C9"/>
    <w:rsid w:val="00F26DD0"/>
    <w:rsid w:val="00F2749F"/>
    <w:rsid w:val="00F276A6"/>
    <w:rsid w:val="00F308C1"/>
    <w:rsid w:val="00F322E2"/>
    <w:rsid w:val="00F32CFA"/>
    <w:rsid w:val="00F330C9"/>
    <w:rsid w:val="00F341D1"/>
    <w:rsid w:val="00F36054"/>
    <w:rsid w:val="00F371BC"/>
    <w:rsid w:val="00F40ABF"/>
    <w:rsid w:val="00F40F37"/>
    <w:rsid w:val="00F424F6"/>
    <w:rsid w:val="00F44816"/>
    <w:rsid w:val="00F44FD6"/>
    <w:rsid w:val="00F44FEB"/>
    <w:rsid w:val="00F473E2"/>
    <w:rsid w:val="00F47870"/>
    <w:rsid w:val="00F51C1D"/>
    <w:rsid w:val="00F536EE"/>
    <w:rsid w:val="00F53E46"/>
    <w:rsid w:val="00F54470"/>
    <w:rsid w:val="00F54C60"/>
    <w:rsid w:val="00F564A8"/>
    <w:rsid w:val="00F56690"/>
    <w:rsid w:val="00F56A61"/>
    <w:rsid w:val="00F56E4F"/>
    <w:rsid w:val="00F600B0"/>
    <w:rsid w:val="00F60FF8"/>
    <w:rsid w:val="00F643AC"/>
    <w:rsid w:val="00F658E6"/>
    <w:rsid w:val="00F65F4D"/>
    <w:rsid w:val="00F6684E"/>
    <w:rsid w:val="00F67797"/>
    <w:rsid w:val="00F67BE1"/>
    <w:rsid w:val="00F7067A"/>
    <w:rsid w:val="00F70A46"/>
    <w:rsid w:val="00F7245E"/>
    <w:rsid w:val="00F75615"/>
    <w:rsid w:val="00F763B0"/>
    <w:rsid w:val="00F802D8"/>
    <w:rsid w:val="00F80708"/>
    <w:rsid w:val="00F827F2"/>
    <w:rsid w:val="00F84863"/>
    <w:rsid w:val="00F87572"/>
    <w:rsid w:val="00F90F40"/>
    <w:rsid w:val="00F925CC"/>
    <w:rsid w:val="00F92938"/>
    <w:rsid w:val="00F93612"/>
    <w:rsid w:val="00F94B3C"/>
    <w:rsid w:val="00F953D3"/>
    <w:rsid w:val="00F967CD"/>
    <w:rsid w:val="00F96AAE"/>
    <w:rsid w:val="00FA040A"/>
    <w:rsid w:val="00FA2D88"/>
    <w:rsid w:val="00FA2F92"/>
    <w:rsid w:val="00FA315B"/>
    <w:rsid w:val="00FA31D0"/>
    <w:rsid w:val="00FA4897"/>
    <w:rsid w:val="00FA4A01"/>
    <w:rsid w:val="00FA4BAD"/>
    <w:rsid w:val="00FA58A5"/>
    <w:rsid w:val="00FA713B"/>
    <w:rsid w:val="00FA7C70"/>
    <w:rsid w:val="00FA7FF7"/>
    <w:rsid w:val="00FB01DA"/>
    <w:rsid w:val="00FB1024"/>
    <w:rsid w:val="00FB18C3"/>
    <w:rsid w:val="00FB2891"/>
    <w:rsid w:val="00FB3047"/>
    <w:rsid w:val="00FB4687"/>
    <w:rsid w:val="00FB7F78"/>
    <w:rsid w:val="00FC20DD"/>
    <w:rsid w:val="00FC2872"/>
    <w:rsid w:val="00FC31DD"/>
    <w:rsid w:val="00FC3718"/>
    <w:rsid w:val="00FC3EFA"/>
    <w:rsid w:val="00FC4858"/>
    <w:rsid w:val="00FC4EC0"/>
    <w:rsid w:val="00FC6CEE"/>
    <w:rsid w:val="00FD1862"/>
    <w:rsid w:val="00FD2A4B"/>
    <w:rsid w:val="00FD2E76"/>
    <w:rsid w:val="00FD428E"/>
    <w:rsid w:val="00FD4711"/>
    <w:rsid w:val="00FD54DD"/>
    <w:rsid w:val="00FD5CE5"/>
    <w:rsid w:val="00FD6154"/>
    <w:rsid w:val="00FD7A40"/>
    <w:rsid w:val="00FD7FED"/>
    <w:rsid w:val="00FE0960"/>
    <w:rsid w:val="00FE1220"/>
    <w:rsid w:val="00FE139B"/>
    <w:rsid w:val="00FE1B7C"/>
    <w:rsid w:val="00FE2727"/>
    <w:rsid w:val="00FE2E36"/>
    <w:rsid w:val="00FE476C"/>
    <w:rsid w:val="00FE587B"/>
    <w:rsid w:val="00FE6320"/>
    <w:rsid w:val="00FF3F1F"/>
    <w:rsid w:val="00FF531C"/>
    <w:rsid w:val="00FF5CA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78B1"/>
  </w:style>
  <w:style w:type="paragraph" w:styleId="Ttulo1">
    <w:name w:val="heading 1"/>
    <w:basedOn w:val="Normal"/>
    <w:next w:val="Normal"/>
    <w:link w:val="Ttulo1Char"/>
    <w:uiPriority w:val="9"/>
    <w:qFormat/>
    <w:rsid w:val="00D678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next w:val="Normal"/>
    <w:link w:val="Ttulo3Char"/>
    <w:uiPriority w:val="9"/>
    <w:semiHidden/>
    <w:unhideWhenUsed/>
    <w:qFormat/>
    <w:rsid w:val="00D678B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678B1"/>
    <w:rPr>
      <w:rFonts w:asciiTheme="majorHAnsi" w:eastAsiaTheme="majorEastAsia" w:hAnsiTheme="majorHAnsi" w:cstheme="majorBidi"/>
      <w:b/>
      <w:bCs/>
      <w:color w:val="365F91" w:themeColor="accent1" w:themeShade="BF"/>
      <w:sz w:val="28"/>
      <w:szCs w:val="28"/>
    </w:rPr>
  </w:style>
  <w:style w:type="character" w:customStyle="1" w:styleId="Ttulo3Char">
    <w:name w:val="Título 3 Char"/>
    <w:basedOn w:val="Fontepargpadro"/>
    <w:link w:val="Ttulo3"/>
    <w:uiPriority w:val="9"/>
    <w:semiHidden/>
    <w:rsid w:val="00D678B1"/>
    <w:rPr>
      <w:rFonts w:asciiTheme="majorHAnsi" w:eastAsiaTheme="majorEastAsia" w:hAnsiTheme="majorHAnsi" w:cstheme="majorBidi"/>
      <w:b/>
      <w:bCs/>
      <w:color w:val="4F81BD" w:themeColor="accent1"/>
    </w:rPr>
  </w:style>
  <w:style w:type="paragraph" w:styleId="Textodebalo">
    <w:name w:val="Balloon Text"/>
    <w:basedOn w:val="Normal"/>
    <w:link w:val="TextodebaloChar"/>
    <w:uiPriority w:val="99"/>
    <w:semiHidden/>
    <w:unhideWhenUsed/>
    <w:rsid w:val="00D678B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678B1"/>
    <w:rPr>
      <w:rFonts w:ascii="Tahoma" w:hAnsi="Tahoma" w:cs="Tahoma"/>
      <w:sz w:val="16"/>
      <w:szCs w:val="16"/>
    </w:rPr>
  </w:style>
  <w:style w:type="paragraph" w:styleId="Cabealho">
    <w:name w:val="header"/>
    <w:basedOn w:val="Normal"/>
    <w:link w:val="CabealhoChar"/>
    <w:uiPriority w:val="99"/>
    <w:unhideWhenUsed/>
    <w:rsid w:val="00D678B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78B1"/>
  </w:style>
  <w:style w:type="paragraph" w:styleId="Rodap">
    <w:name w:val="footer"/>
    <w:basedOn w:val="Normal"/>
    <w:link w:val="RodapChar"/>
    <w:uiPriority w:val="99"/>
    <w:unhideWhenUsed/>
    <w:rsid w:val="00D678B1"/>
    <w:pPr>
      <w:tabs>
        <w:tab w:val="center" w:pos="4252"/>
        <w:tab w:val="right" w:pos="8504"/>
      </w:tabs>
      <w:spacing w:after="0" w:line="240" w:lineRule="auto"/>
    </w:pPr>
  </w:style>
  <w:style w:type="character" w:customStyle="1" w:styleId="RodapChar">
    <w:name w:val="Rodapé Char"/>
    <w:basedOn w:val="Fontepargpadro"/>
    <w:link w:val="Rodap"/>
    <w:uiPriority w:val="99"/>
    <w:rsid w:val="00D678B1"/>
  </w:style>
  <w:style w:type="paragraph" w:styleId="Subttulo">
    <w:name w:val="Subtitle"/>
    <w:basedOn w:val="Normal"/>
    <w:next w:val="Normal"/>
    <w:link w:val="SubttuloChar"/>
    <w:uiPriority w:val="11"/>
    <w:qFormat/>
    <w:rsid w:val="00D678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D678B1"/>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rsid w:val="00D678B1"/>
    <w:pPr>
      <w:ind w:left="720"/>
      <w:contextualSpacing/>
    </w:pPr>
  </w:style>
  <w:style w:type="paragraph" w:styleId="Bibliografia">
    <w:name w:val="Bibliography"/>
    <w:basedOn w:val="Normal"/>
    <w:next w:val="Normal"/>
    <w:uiPriority w:val="37"/>
    <w:unhideWhenUsed/>
    <w:rsid w:val="00D678B1"/>
  </w:style>
  <w:style w:type="character" w:customStyle="1" w:styleId="apple-converted-space">
    <w:name w:val="apple-converted-space"/>
    <w:basedOn w:val="Fontepargpadro"/>
    <w:rsid w:val="00D678B1"/>
  </w:style>
  <w:style w:type="paragraph" w:styleId="CabealhodoSumrio">
    <w:name w:val="TOC Heading"/>
    <w:basedOn w:val="Ttulo1"/>
    <w:next w:val="Normal"/>
    <w:uiPriority w:val="39"/>
    <w:unhideWhenUsed/>
    <w:qFormat/>
    <w:rsid w:val="00D678B1"/>
    <w:pPr>
      <w:outlineLvl w:val="9"/>
    </w:pPr>
    <w:rPr>
      <w:lang w:eastAsia="pt-BR"/>
    </w:rPr>
  </w:style>
  <w:style w:type="paragraph" w:styleId="Sumrio1">
    <w:name w:val="toc 1"/>
    <w:basedOn w:val="Normal"/>
    <w:next w:val="Normal"/>
    <w:autoRedefine/>
    <w:uiPriority w:val="39"/>
    <w:unhideWhenUsed/>
    <w:rsid w:val="001A0081"/>
    <w:pPr>
      <w:tabs>
        <w:tab w:val="left" w:pos="440"/>
        <w:tab w:val="left" w:pos="567"/>
        <w:tab w:val="right" w:leader="dot" w:pos="8777"/>
      </w:tabs>
      <w:spacing w:after="100" w:line="360" w:lineRule="auto"/>
    </w:pPr>
  </w:style>
  <w:style w:type="character" w:styleId="Hyperlink">
    <w:name w:val="Hyperlink"/>
    <w:basedOn w:val="Fontepargpadro"/>
    <w:uiPriority w:val="99"/>
    <w:unhideWhenUsed/>
    <w:rsid w:val="00D678B1"/>
    <w:rPr>
      <w:color w:val="0000FF" w:themeColor="hyperlink"/>
      <w:u w:val="single"/>
    </w:rPr>
  </w:style>
  <w:style w:type="paragraph" w:styleId="Legenda">
    <w:name w:val="caption"/>
    <w:basedOn w:val="Normal"/>
    <w:next w:val="Normal"/>
    <w:uiPriority w:val="35"/>
    <w:unhideWhenUsed/>
    <w:qFormat/>
    <w:rsid w:val="00D678B1"/>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D678B1"/>
    <w:pPr>
      <w:spacing w:after="0"/>
    </w:pPr>
  </w:style>
  <w:style w:type="paragraph" w:styleId="MapadoDocumento">
    <w:name w:val="Document Map"/>
    <w:basedOn w:val="Normal"/>
    <w:link w:val="MapadoDocumentoChar"/>
    <w:uiPriority w:val="99"/>
    <w:semiHidden/>
    <w:unhideWhenUsed/>
    <w:rsid w:val="00D678B1"/>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678B1"/>
    <w:rPr>
      <w:rFonts w:ascii="Tahoma" w:hAnsi="Tahoma" w:cs="Tahoma"/>
      <w:sz w:val="16"/>
      <w:szCs w:val="16"/>
    </w:rPr>
  </w:style>
  <w:style w:type="paragraph" w:styleId="Pr-formataoHTML">
    <w:name w:val="HTML Preformatted"/>
    <w:basedOn w:val="Normal"/>
    <w:link w:val="Pr-formataoHTMLChar"/>
    <w:uiPriority w:val="99"/>
    <w:semiHidden/>
    <w:unhideWhenUsed/>
    <w:rsid w:val="00D67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D678B1"/>
    <w:rPr>
      <w:rFonts w:ascii="Courier New" w:eastAsia="Times New Roman" w:hAnsi="Courier New" w:cs="Courier New"/>
      <w:sz w:val="20"/>
      <w:szCs w:val="20"/>
      <w:lang w:eastAsia="pt-BR"/>
    </w:rPr>
  </w:style>
  <w:style w:type="character" w:styleId="nfase">
    <w:name w:val="Emphasis"/>
    <w:basedOn w:val="Fontepargpadro"/>
    <w:uiPriority w:val="20"/>
    <w:qFormat/>
    <w:rsid w:val="007B53F0"/>
    <w:rPr>
      <w:i/>
      <w:iCs/>
    </w:rPr>
  </w:style>
  <w:style w:type="paragraph" w:styleId="NormalWeb">
    <w:name w:val="Normal (Web)"/>
    <w:basedOn w:val="Normal"/>
    <w:uiPriority w:val="99"/>
    <w:semiHidden/>
    <w:unhideWhenUsed/>
    <w:rsid w:val="00C478D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E23FCA"/>
    <w:rPr>
      <w:b/>
      <w:bCs/>
    </w:rPr>
  </w:style>
  <w:style w:type="paragraph" w:customStyle="1" w:styleId="texto">
    <w:name w:val="texto"/>
    <w:basedOn w:val="Normal"/>
    <w:rsid w:val="00FA315B"/>
    <w:pPr>
      <w:spacing w:before="100" w:beforeAutospacing="1" w:after="100" w:afterAutospacing="1" w:line="240" w:lineRule="auto"/>
    </w:pPr>
    <w:rPr>
      <w:rFonts w:ascii="Times New Roman" w:eastAsia="Times New Roman" w:hAnsi="Times New Roman" w:cs="Times New Roman"/>
      <w:sz w:val="24"/>
      <w:szCs w:val="24"/>
      <w:lang w:eastAsia="pt-BR"/>
    </w:rPr>
  </w:style>
  <w:style w:type="table" w:styleId="Tabelacomgrade">
    <w:name w:val="Table Grid"/>
    <w:basedOn w:val="Tabelanormal"/>
    <w:uiPriority w:val="39"/>
    <w:rsid w:val="00AC52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linkVisitado">
    <w:name w:val="FollowedHyperlink"/>
    <w:basedOn w:val="Fontepargpadro"/>
    <w:uiPriority w:val="99"/>
    <w:semiHidden/>
    <w:unhideWhenUsed/>
    <w:rsid w:val="00DC5022"/>
    <w:rPr>
      <w:color w:val="800080" w:themeColor="followedHyperlink"/>
      <w:u w:val="single"/>
    </w:rPr>
  </w:style>
  <w:style w:type="character" w:styleId="Refdecomentrio">
    <w:name w:val="annotation reference"/>
    <w:basedOn w:val="Fontepargpadro"/>
    <w:uiPriority w:val="99"/>
    <w:semiHidden/>
    <w:unhideWhenUsed/>
    <w:rsid w:val="00D1244E"/>
    <w:rPr>
      <w:sz w:val="16"/>
      <w:szCs w:val="16"/>
    </w:rPr>
  </w:style>
  <w:style w:type="paragraph" w:styleId="Textodecomentrio">
    <w:name w:val="annotation text"/>
    <w:basedOn w:val="Normal"/>
    <w:link w:val="TextodecomentrioChar"/>
    <w:uiPriority w:val="99"/>
    <w:semiHidden/>
    <w:unhideWhenUsed/>
    <w:rsid w:val="00D1244E"/>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1244E"/>
    <w:rPr>
      <w:sz w:val="20"/>
      <w:szCs w:val="20"/>
    </w:rPr>
  </w:style>
  <w:style w:type="paragraph" w:styleId="Assuntodocomentrio">
    <w:name w:val="annotation subject"/>
    <w:basedOn w:val="Textodecomentrio"/>
    <w:next w:val="Textodecomentrio"/>
    <w:link w:val="AssuntodocomentrioChar"/>
    <w:uiPriority w:val="99"/>
    <w:semiHidden/>
    <w:unhideWhenUsed/>
    <w:rsid w:val="00D1244E"/>
    <w:rPr>
      <w:b/>
      <w:bCs/>
    </w:rPr>
  </w:style>
  <w:style w:type="character" w:customStyle="1" w:styleId="AssuntodocomentrioChar">
    <w:name w:val="Assunto do comentário Char"/>
    <w:basedOn w:val="TextodecomentrioChar"/>
    <w:link w:val="Assuntodocomentrio"/>
    <w:uiPriority w:val="99"/>
    <w:semiHidden/>
    <w:rsid w:val="00D1244E"/>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54300416">
      <w:bodyDiv w:val="1"/>
      <w:marLeft w:val="0"/>
      <w:marRight w:val="0"/>
      <w:marTop w:val="0"/>
      <w:marBottom w:val="0"/>
      <w:divBdr>
        <w:top w:val="none" w:sz="0" w:space="0" w:color="auto"/>
        <w:left w:val="none" w:sz="0" w:space="0" w:color="auto"/>
        <w:bottom w:val="none" w:sz="0" w:space="0" w:color="auto"/>
        <w:right w:val="none" w:sz="0" w:space="0" w:color="auto"/>
      </w:divBdr>
    </w:div>
    <w:div w:id="828667500">
      <w:bodyDiv w:val="1"/>
      <w:marLeft w:val="0"/>
      <w:marRight w:val="0"/>
      <w:marTop w:val="0"/>
      <w:marBottom w:val="0"/>
      <w:divBdr>
        <w:top w:val="none" w:sz="0" w:space="0" w:color="auto"/>
        <w:left w:val="none" w:sz="0" w:space="0" w:color="auto"/>
        <w:bottom w:val="none" w:sz="0" w:space="0" w:color="auto"/>
        <w:right w:val="none" w:sz="0" w:space="0" w:color="auto"/>
      </w:divBdr>
    </w:div>
    <w:div w:id="847597430">
      <w:bodyDiv w:val="1"/>
      <w:marLeft w:val="0"/>
      <w:marRight w:val="0"/>
      <w:marTop w:val="0"/>
      <w:marBottom w:val="0"/>
      <w:divBdr>
        <w:top w:val="none" w:sz="0" w:space="0" w:color="auto"/>
        <w:left w:val="none" w:sz="0" w:space="0" w:color="auto"/>
        <w:bottom w:val="none" w:sz="0" w:space="0" w:color="auto"/>
        <w:right w:val="none" w:sz="0" w:space="0" w:color="auto"/>
      </w:divBdr>
    </w:div>
    <w:div w:id="933629210">
      <w:bodyDiv w:val="1"/>
      <w:marLeft w:val="0"/>
      <w:marRight w:val="0"/>
      <w:marTop w:val="0"/>
      <w:marBottom w:val="0"/>
      <w:divBdr>
        <w:top w:val="none" w:sz="0" w:space="0" w:color="auto"/>
        <w:left w:val="none" w:sz="0" w:space="0" w:color="auto"/>
        <w:bottom w:val="none" w:sz="0" w:space="0" w:color="auto"/>
        <w:right w:val="none" w:sz="0" w:space="0" w:color="auto"/>
      </w:divBdr>
    </w:div>
    <w:div w:id="968783474">
      <w:bodyDiv w:val="1"/>
      <w:marLeft w:val="0"/>
      <w:marRight w:val="0"/>
      <w:marTop w:val="0"/>
      <w:marBottom w:val="0"/>
      <w:divBdr>
        <w:top w:val="none" w:sz="0" w:space="0" w:color="auto"/>
        <w:left w:val="none" w:sz="0" w:space="0" w:color="auto"/>
        <w:bottom w:val="none" w:sz="0" w:space="0" w:color="auto"/>
        <w:right w:val="none" w:sz="0" w:space="0" w:color="auto"/>
      </w:divBdr>
    </w:div>
    <w:div w:id="1043362844">
      <w:bodyDiv w:val="1"/>
      <w:marLeft w:val="0"/>
      <w:marRight w:val="0"/>
      <w:marTop w:val="0"/>
      <w:marBottom w:val="0"/>
      <w:divBdr>
        <w:top w:val="none" w:sz="0" w:space="0" w:color="auto"/>
        <w:left w:val="none" w:sz="0" w:space="0" w:color="auto"/>
        <w:bottom w:val="none" w:sz="0" w:space="0" w:color="auto"/>
        <w:right w:val="none" w:sz="0" w:space="0" w:color="auto"/>
      </w:divBdr>
    </w:div>
    <w:div w:id="1118142153">
      <w:bodyDiv w:val="1"/>
      <w:marLeft w:val="0"/>
      <w:marRight w:val="0"/>
      <w:marTop w:val="0"/>
      <w:marBottom w:val="0"/>
      <w:divBdr>
        <w:top w:val="none" w:sz="0" w:space="0" w:color="auto"/>
        <w:left w:val="none" w:sz="0" w:space="0" w:color="auto"/>
        <w:bottom w:val="none" w:sz="0" w:space="0" w:color="auto"/>
        <w:right w:val="none" w:sz="0" w:space="0" w:color="auto"/>
      </w:divBdr>
    </w:div>
    <w:div w:id="1125461319">
      <w:bodyDiv w:val="1"/>
      <w:marLeft w:val="0"/>
      <w:marRight w:val="0"/>
      <w:marTop w:val="0"/>
      <w:marBottom w:val="0"/>
      <w:divBdr>
        <w:top w:val="none" w:sz="0" w:space="0" w:color="auto"/>
        <w:left w:val="none" w:sz="0" w:space="0" w:color="auto"/>
        <w:bottom w:val="none" w:sz="0" w:space="0" w:color="auto"/>
        <w:right w:val="none" w:sz="0" w:space="0" w:color="auto"/>
      </w:divBdr>
    </w:div>
    <w:div w:id="1160543843">
      <w:bodyDiv w:val="1"/>
      <w:marLeft w:val="0"/>
      <w:marRight w:val="0"/>
      <w:marTop w:val="0"/>
      <w:marBottom w:val="0"/>
      <w:divBdr>
        <w:top w:val="none" w:sz="0" w:space="0" w:color="auto"/>
        <w:left w:val="none" w:sz="0" w:space="0" w:color="auto"/>
        <w:bottom w:val="none" w:sz="0" w:space="0" w:color="auto"/>
        <w:right w:val="none" w:sz="0" w:space="0" w:color="auto"/>
      </w:divBdr>
    </w:div>
    <w:div w:id="1178274402">
      <w:bodyDiv w:val="1"/>
      <w:marLeft w:val="0"/>
      <w:marRight w:val="0"/>
      <w:marTop w:val="0"/>
      <w:marBottom w:val="0"/>
      <w:divBdr>
        <w:top w:val="none" w:sz="0" w:space="0" w:color="auto"/>
        <w:left w:val="none" w:sz="0" w:space="0" w:color="auto"/>
        <w:bottom w:val="none" w:sz="0" w:space="0" w:color="auto"/>
        <w:right w:val="none" w:sz="0" w:space="0" w:color="auto"/>
      </w:divBdr>
    </w:div>
    <w:div w:id="1505127583">
      <w:bodyDiv w:val="1"/>
      <w:marLeft w:val="0"/>
      <w:marRight w:val="0"/>
      <w:marTop w:val="0"/>
      <w:marBottom w:val="0"/>
      <w:divBdr>
        <w:top w:val="none" w:sz="0" w:space="0" w:color="auto"/>
        <w:left w:val="none" w:sz="0" w:space="0" w:color="auto"/>
        <w:bottom w:val="none" w:sz="0" w:space="0" w:color="auto"/>
        <w:right w:val="none" w:sz="0" w:space="0" w:color="auto"/>
      </w:divBdr>
    </w:div>
    <w:div w:id="1531725348">
      <w:bodyDiv w:val="1"/>
      <w:marLeft w:val="0"/>
      <w:marRight w:val="0"/>
      <w:marTop w:val="0"/>
      <w:marBottom w:val="0"/>
      <w:divBdr>
        <w:top w:val="none" w:sz="0" w:space="0" w:color="auto"/>
        <w:left w:val="none" w:sz="0" w:space="0" w:color="auto"/>
        <w:bottom w:val="none" w:sz="0" w:space="0" w:color="auto"/>
        <w:right w:val="none" w:sz="0" w:space="0" w:color="auto"/>
      </w:divBdr>
    </w:div>
    <w:div w:id="1579484215">
      <w:bodyDiv w:val="1"/>
      <w:marLeft w:val="0"/>
      <w:marRight w:val="0"/>
      <w:marTop w:val="0"/>
      <w:marBottom w:val="0"/>
      <w:divBdr>
        <w:top w:val="none" w:sz="0" w:space="0" w:color="auto"/>
        <w:left w:val="none" w:sz="0" w:space="0" w:color="auto"/>
        <w:bottom w:val="none" w:sz="0" w:space="0" w:color="auto"/>
        <w:right w:val="none" w:sz="0" w:space="0" w:color="auto"/>
      </w:divBdr>
    </w:div>
    <w:div w:id="1616214102">
      <w:bodyDiv w:val="1"/>
      <w:marLeft w:val="0"/>
      <w:marRight w:val="0"/>
      <w:marTop w:val="0"/>
      <w:marBottom w:val="0"/>
      <w:divBdr>
        <w:top w:val="none" w:sz="0" w:space="0" w:color="auto"/>
        <w:left w:val="none" w:sz="0" w:space="0" w:color="auto"/>
        <w:bottom w:val="none" w:sz="0" w:space="0" w:color="auto"/>
        <w:right w:val="none" w:sz="0" w:space="0" w:color="auto"/>
      </w:divBdr>
    </w:div>
    <w:div w:id="1787655576">
      <w:bodyDiv w:val="1"/>
      <w:marLeft w:val="0"/>
      <w:marRight w:val="0"/>
      <w:marTop w:val="0"/>
      <w:marBottom w:val="0"/>
      <w:divBdr>
        <w:top w:val="none" w:sz="0" w:space="0" w:color="auto"/>
        <w:left w:val="none" w:sz="0" w:space="0" w:color="auto"/>
        <w:bottom w:val="none" w:sz="0" w:space="0" w:color="auto"/>
        <w:right w:val="none" w:sz="0" w:space="0" w:color="auto"/>
      </w:divBdr>
    </w:div>
    <w:div w:id="1861968827">
      <w:bodyDiv w:val="1"/>
      <w:marLeft w:val="0"/>
      <w:marRight w:val="0"/>
      <w:marTop w:val="0"/>
      <w:marBottom w:val="0"/>
      <w:divBdr>
        <w:top w:val="none" w:sz="0" w:space="0" w:color="auto"/>
        <w:left w:val="none" w:sz="0" w:space="0" w:color="auto"/>
        <w:bottom w:val="none" w:sz="0" w:space="0" w:color="auto"/>
        <w:right w:val="none" w:sz="0" w:space="0" w:color="auto"/>
      </w:divBdr>
    </w:div>
    <w:div w:id="1908882948">
      <w:bodyDiv w:val="1"/>
      <w:marLeft w:val="0"/>
      <w:marRight w:val="0"/>
      <w:marTop w:val="0"/>
      <w:marBottom w:val="0"/>
      <w:divBdr>
        <w:top w:val="none" w:sz="0" w:space="0" w:color="auto"/>
        <w:left w:val="none" w:sz="0" w:space="0" w:color="auto"/>
        <w:bottom w:val="none" w:sz="0" w:space="0" w:color="auto"/>
        <w:right w:val="none" w:sz="0" w:space="0" w:color="auto"/>
      </w:divBdr>
    </w:div>
    <w:div w:id="1995376580">
      <w:bodyDiv w:val="1"/>
      <w:marLeft w:val="0"/>
      <w:marRight w:val="0"/>
      <w:marTop w:val="0"/>
      <w:marBottom w:val="0"/>
      <w:divBdr>
        <w:top w:val="none" w:sz="0" w:space="0" w:color="auto"/>
        <w:left w:val="none" w:sz="0" w:space="0" w:color="auto"/>
        <w:bottom w:val="none" w:sz="0" w:space="0" w:color="auto"/>
        <w:right w:val="none" w:sz="0" w:space="0" w:color="auto"/>
      </w:divBdr>
    </w:div>
    <w:div w:id="2102722658">
      <w:bodyDiv w:val="1"/>
      <w:marLeft w:val="0"/>
      <w:marRight w:val="0"/>
      <w:marTop w:val="0"/>
      <w:marBottom w:val="0"/>
      <w:divBdr>
        <w:top w:val="none" w:sz="0" w:space="0" w:color="auto"/>
        <w:left w:val="none" w:sz="0" w:space="0" w:color="auto"/>
        <w:bottom w:val="none" w:sz="0" w:space="0" w:color="auto"/>
        <w:right w:val="none" w:sz="0" w:space="0" w:color="auto"/>
      </w:divBdr>
    </w:div>
    <w:div w:id="2119254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F:\raiz\git\TCC\texto\TCC.docx" TargetMode="External"/><Relationship Id="rId18" Type="http://schemas.openxmlformats.org/officeDocument/2006/relationships/hyperlink" Target="file:///F:\raiz\git\TCC\texto\TCC.docx" TargetMode="External"/><Relationship Id="rId26" Type="http://schemas.openxmlformats.org/officeDocument/2006/relationships/hyperlink" Target="file:///F:\raiz\git\TCC\texto\TCC.docx" TargetMode="External"/><Relationship Id="rId39" Type="http://schemas.openxmlformats.org/officeDocument/2006/relationships/image" Target="media/image3.png"/><Relationship Id="rId21" Type="http://schemas.openxmlformats.org/officeDocument/2006/relationships/hyperlink" Target="file:///F:\raiz\git\TCC\texto\TCC.docx" TargetMode="External"/><Relationship Id="rId34" Type="http://schemas.openxmlformats.org/officeDocument/2006/relationships/hyperlink" Target="file:///F:\raiz\git\TCC\texto\TCC.docx" TargetMode="External"/><Relationship Id="rId42" Type="http://schemas.openxmlformats.org/officeDocument/2006/relationships/image" Target="media/image6.jpeg"/><Relationship Id="rId47" Type="http://schemas.openxmlformats.org/officeDocument/2006/relationships/image" Target="media/image11.png"/><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image" Target="media/image26.png"/><Relationship Id="rId68" Type="http://schemas.openxmlformats.org/officeDocument/2006/relationships/image" Target="media/image3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hyperlink" Target="file:///F:\raiz\git\TCC\texto\TCC.docx" TargetMode="External"/><Relationship Id="rId29" Type="http://schemas.openxmlformats.org/officeDocument/2006/relationships/hyperlink" Target="file:///F:\raiz\git\TCC\texto\TCC.docx" TargetMode="External"/><Relationship Id="rId11" Type="http://schemas.openxmlformats.org/officeDocument/2006/relationships/hyperlink" Target="file:///F:\raiz\git\TCC\texto\TCC.docx" TargetMode="External"/><Relationship Id="rId24" Type="http://schemas.openxmlformats.org/officeDocument/2006/relationships/hyperlink" Target="file:///F:\raiz\git\TCC\texto\TCC.docx" TargetMode="External"/><Relationship Id="rId32" Type="http://schemas.openxmlformats.org/officeDocument/2006/relationships/hyperlink" Target="file:///F:\raiz\git\TCC\texto\TCC.docx" TargetMode="External"/><Relationship Id="rId37" Type="http://schemas.openxmlformats.org/officeDocument/2006/relationships/header" Target="header2.xm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9.png"/><Relationship Id="rId74"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hyperlink" Target="file:///F:\raiz\git\TCC\texto\TCC.docx" TargetMode="External"/><Relationship Id="rId23" Type="http://schemas.openxmlformats.org/officeDocument/2006/relationships/hyperlink" Target="file:///F:\raiz\git\TCC\texto\TCC.docx" TargetMode="External"/><Relationship Id="rId28" Type="http://schemas.openxmlformats.org/officeDocument/2006/relationships/hyperlink" Target="file:///F:\raiz\git\TCC\texto\TCC.docx" TargetMode="External"/><Relationship Id="rId36" Type="http://schemas.openxmlformats.org/officeDocument/2006/relationships/header" Target="header1.xml"/><Relationship Id="rId49" Type="http://schemas.openxmlformats.org/officeDocument/2006/relationships/header" Target="header3.xml"/><Relationship Id="rId57" Type="http://schemas.openxmlformats.org/officeDocument/2006/relationships/image" Target="media/image20.png"/><Relationship Id="rId61" Type="http://schemas.openxmlformats.org/officeDocument/2006/relationships/image" Target="media/image24.png"/><Relationship Id="rId10" Type="http://schemas.openxmlformats.org/officeDocument/2006/relationships/hyperlink" Target="file:///F:\raiz\git\TCC\texto\TCC.docx" TargetMode="External"/><Relationship Id="rId19" Type="http://schemas.openxmlformats.org/officeDocument/2006/relationships/hyperlink" Target="file:///F:\raiz\git\TCC\texto\TCC.docx" TargetMode="External"/><Relationship Id="rId31" Type="http://schemas.openxmlformats.org/officeDocument/2006/relationships/hyperlink" Target="file:///F:\raiz\git\TCC\texto\TCC.docx" TargetMode="External"/><Relationship Id="rId44" Type="http://schemas.openxmlformats.org/officeDocument/2006/relationships/image" Target="media/image8.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file:///F:\raiz\git\TCC\texto\TCC.docx" TargetMode="External"/><Relationship Id="rId22" Type="http://schemas.openxmlformats.org/officeDocument/2006/relationships/hyperlink" Target="file:///F:\raiz\git\TCC\texto\TCC.docx" TargetMode="External"/><Relationship Id="rId27" Type="http://schemas.openxmlformats.org/officeDocument/2006/relationships/hyperlink" Target="file:///F:\raiz\git\TCC\texto\TCC.docx" TargetMode="External"/><Relationship Id="rId30" Type="http://schemas.openxmlformats.org/officeDocument/2006/relationships/hyperlink" Target="file:///F:\raiz\git\TCC\texto\TCC.docx" TargetMode="External"/><Relationship Id="rId35" Type="http://schemas.openxmlformats.org/officeDocument/2006/relationships/hyperlink" Target="file:///F:\raiz\git\TCC\texto\TCC.docx" TargetMode="External"/><Relationship Id="rId43" Type="http://schemas.openxmlformats.org/officeDocument/2006/relationships/image" Target="media/image7.jpeg"/><Relationship Id="rId48" Type="http://schemas.openxmlformats.org/officeDocument/2006/relationships/image" Target="media/image12.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2.png"/><Relationship Id="rId77" Type="http://schemas.microsoft.com/office/2007/relationships/stylesWithEffects" Target="stylesWithEffects.xml"/><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file:///F:\raiz\git\TCC\texto\TCC.docx" TargetMode="External"/><Relationship Id="rId17" Type="http://schemas.openxmlformats.org/officeDocument/2006/relationships/hyperlink" Target="file:///F:\raiz\git\TCC\texto\TCC.docx" TargetMode="External"/><Relationship Id="rId25" Type="http://schemas.openxmlformats.org/officeDocument/2006/relationships/hyperlink" Target="file:///F:\raiz\git\TCC\texto\TCC.docx" TargetMode="External"/><Relationship Id="rId33" Type="http://schemas.openxmlformats.org/officeDocument/2006/relationships/hyperlink" Target="file:///F:\raiz\git\TCC\texto\TCC.docx" TargetMode="External"/><Relationship Id="rId38" Type="http://schemas.openxmlformats.org/officeDocument/2006/relationships/image" Target="media/image2.png"/><Relationship Id="rId46" Type="http://schemas.openxmlformats.org/officeDocument/2006/relationships/image" Target="media/image10.png"/><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yperlink" Target="file:///F:\raiz\git\TCC\texto\TCC.docx" TargetMode="External"/><Relationship Id="rId41" Type="http://schemas.openxmlformats.org/officeDocument/2006/relationships/image" Target="media/image5.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IBO13</b:Tag>
    <b:SourceType>InternetSite</b:SourceType>
    <b:Guid>{D0A446B2-2C3D-4FB5-B373-BEE82F3091A4}</b:Guid>
    <b:Author>
      <b:Author>
        <b:NameList>
          <b:Person>
            <b:Last>IBOPE</b:Last>
          </b:Person>
        </b:NameList>
      </b:Author>
    </b:Author>
    <b:Title>SITE IBOPE</b:Title>
    <b:Year>2013</b:Year>
    <b:Month>05</b:Month>
    <b:Day>24</b:Day>
    <b:InternetSiteTitle>IBOPE</b:InternetSiteTitle>
    <b:YearAccessed>28</b:YearAccessed>
    <b:MonthAccessed>SETEMBRO</b:MonthAccessed>
    <b:DayAccessed>2013</b:DayAccessed>
    <b:URL>http://www.ibope.com.br/pt-br/noticias/Paginas/Numero-de-usuarios-ativos-na-internet-atinge-53-milhoes.aspx</b:URL>
    <b:RefOrder>1</b:RefOrder>
  </b:Source>
  <b:Source>
    <b:Tag>Asp01</b:Tag>
    <b:SourceType>ArticleInAPeriodical</b:SourceType>
    <b:Guid>{5FAA9030-17C8-4D11-870E-3D693E140949}</b:Guid>
    <b:Title>ASPECTOS TÉCNICOS E ADMINISTRATIVOS DA ATIVIDADE DE VACINAÇÃO</b:Title>
    <b:Year>2001</b:Year>
    <b:Month>Agosto</b:Month>
    <b:Day>02</b:Day>
    <b:Pages>55-56</b:Pages>
    <b:Author>
      <b:Author>
        <b:NameList>
          <b:Person>
            <b:Last>FUNASA</b:Last>
          </b:Person>
        </b:NameList>
      </b:Author>
    </b:Author>
    <b:RefOrder>5</b:RefOrder>
  </b:Source>
  <b:Source>
    <b:Tag>POR12</b:Tag>
    <b:SourceType>InternetSite</b:SourceType>
    <b:Guid>{0D7F196C-89F0-4954-B791-E32D8B4BB80C}</b:Guid>
    <b:Author>
      <b:Author>
        <b:NameList>
          <b:Person>
            <b:Last>BRASIL</b:Last>
            <b:First>PORTAL</b:First>
          </b:Person>
        </b:NameList>
      </b:Author>
    </b:Author>
    <b:Title>SITE DO GOVERNO: PORTAL BRASIL</b:Title>
    <b:InternetSiteTitle>SITE DO PORTAL BRASIL</b:InternetSiteTitle>
    <b:Year>2012</b:Year>
    <b:Month>Dezembro</b:Month>
    <b:Day>29</b:Day>
    <b:YearAccessed>2013</b:YearAccessed>
    <b:MonthAccessed>SETEMBRO</b:MonthAccessed>
    <b:DayAccessed>15</b:DayAccessed>
    <b:URL>http://www.brasil.gov.br/saude/2009/12/campanhas-de-vacinacao-2</b:URL>
    <b:RefOrder>3</b:RefOrder>
  </b:Source>
  <b:Source>
    <b:Tag>Rev13</b:Tag>
    <b:SourceType>InternetSite</b:SourceType>
    <b:Guid>{2715A898-66E1-4B8F-9EAE-9773928CBBF3}</b:Guid>
    <b:Author>
      <b:Author>
        <b:NameList>
          <b:Person>
            <b:Last>VEJA</b:Last>
            <b:First>REVISTA</b:First>
          </b:Person>
        </b:NameList>
      </b:Author>
    </b:Author>
    <b:Title>VEJA</b:Title>
    <b:Year>2013</b:Year>
    <b:InternetSiteTitle>ACERVO DIGITAL</b:InternetSiteTitle>
    <b:Month>JUNHO</b:Month>
    <b:Day>1</b:Day>
    <b:YearAccessed>2013</b:YearAccessed>
    <b:MonthAccessed>SETEMBRO</b:MonthAccessed>
    <b:DayAccessed>3</b:DayAccessed>
    <b:URL>http://veja.abril.com.br/noticia/saude/a-importancia-da-vacinacao-em-adultos</b:URL>
    <b:RefOrder>2</b:RefOrder>
  </b:Source>
  <b:Source>
    <b:Tag>MEN02</b:Tag>
    <b:SourceType>Book</b:SourceType>
    <b:Guid>{AF68094E-0806-45DF-A6AF-70DEB019B1FD}</b:Guid>
    <b:Author>
      <b:Author>
        <b:NameList>
          <b:Person>
            <b:Last>MENDES</b:Last>
            <b:First>Antonio</b:First>
          </b:Person>
        </b:NameList>
      </b:Author>
    </b:Author>
    <b:Title>Arquitetura de Software</b:Title>
    <b:Year>2002</b:Year>
    <b:City> Rio de Janeiro</b:City>
    <b:Publisher>Campus</b:Publisher>
    <b:RefOrder>6</b:RefOrder>
  </b:Source>
  <b:Source>
    <b:Tag>BVK12</b:Tag>
    <b:SourceType>Book</b:SourceType>
    <b:Guid>{4E5DB437-5E38-4C01-A832-FC8C79788990}</b:Guid>
    <b:Author>
      <b:Author>
        <b:NameList>
          <b:Person>
            <b:Last>KUMAR</b:Last>
            <b:First>B.</b:First>
            <b:Middle>V.</b:Middle>
          </b:Person>
        </b:NameList>
      </b:Author>
    </b:Author>
    <b:Title>Implementando SOA Usando JAVA™ EE</b:Title>
    <b:Year>2012</b:Year>
    <b:City>Rio de Janeiro</b:City>
    <b:Publisher>ALTA BOOKS</b:Publisher>
    <b:RefOrder>4</b:RefOrder>
  </b:Source>
  <b:Source>
    <b:Tag>MAC04</b:Tag>
    <b:SourceType>JournalArticle</b:SourceType>
    <b:Guid>{1D21E876-662B-468B-A793-5E9562FCF64A}</b:Guid>
    <b:Author>
      <b:Author>
        <b:NameList>
          <b:Person>
            <b:Last>MACHADO</b:Last>
            <b:First>João</b:First>
            <b:Middle>Coutinho</b:Middle>
          </b:Person>
        </b:NameList>
      </b:Author>
    </b:Author>
    <b:Title>Um estudo sobre o desenvolvimento orientado a serviços</b:Title>
    <b:Year>2004</b:Year>
    <b:Month>Março</b:Month>
    <b:Pages>17-31</b:Pages>
    <b:City>Rio de Janeiro</b:City>
    <b:RefOrder>7</b:RefOrder>
  </b:Source>
  <b:Source>
    <b:Tag>Ale12</b:Tag>
    <b:SourceType>Book</b:SourceType>
    <b:Guid>{D326238C-FF3A-45D0-8B93-AFEE292E3E7E}</b:Guid>
    <b:Author>
      <b:Author>
        <b:NameList>
          <b:Person>
            <b:Last>SAUDATE</b:Last>
            <b:First>Alexandre</b:First>
          </b:Person>
        </b:NameList>
      </b:Author>
    </b:Author>
    <b:Title>SOA aplicado: Integrando com web services e além</b:Title>
    <b:Year>2012</b:Year>
    <b:City>São Paulo</b:City>
    <b:Publisher>Casa do Código</b:Publisher>
    <b:RefOrder>8</b:RefOrder>
  </b:Source>
  <b:Source>
    <b:Tag>Rob10</b:Tag>
    <b:SourceType>JournalArticle</b:SourceType>
    <b:Guid>{21A7A42F-923A-44E1-B1EC-CC706CABF3ED}</b:Guid>
    <b:Author>
      <b:Author>
        <b:NameList>
          <b:Person>
            <b:Last>CALIENDO</b:Last>
            <b:First>Roberto</b:First>
            <b:Middle>Felipe</b:Middle>
          </b:Person>
        </b:NameList>
      </b:Author>
    </b:Author>
    <b:Title>Desenvolvimento de uma Aplicação utilizando SOA: um Estudo de Caso</b:Title>
    <b:Year>2010</b:Year>
    <b:Pages>2-9</b:Pages>
    <b:RefOrder>9</b:RefOrder>
  </b:Source>
  <b:Source>
    <b:Tag>FAB10</b:Tag>
    <b:SourceType>JournalArticle</b:SourceType>
    <b:Guid>{91AF9960-8BE1-4122-AD59-CD1D117E5AA3}</b:Guid>
    <b:Author>
      <b:Author>
        <b:NameList>
          <b:Person>
            <b:Last>SOARES</b:Last>
            <b:First>Fabiana</b:First>
            <b:Middle>Gouvea</b:Middle>
          </b:Person>
        </b:NameList>
      </b:Author>
    </b:Author>
    <b:Title>ARQUITETURA ORIENTADA A SERVIÇO</b:Title>
    <b:Year>2010</b:Year>
    <b:Pages>9-43</b:Pages>
    <b:RefOrder>11</b:RefOrder>
  </b:Source>
  <b:Source>
    <b:Tag>KUR09</b:Tag>
    <b:SourceType>Book</b:SourceType>
    <b:Guid>{0E8F1B97-65DA-431D-97A7-22D0425009F3}</b:Guid>
    <b:Author>
      <b:Author>
        <b:NameList>
          <b:Person>
            <b:Last>KURWITZ</b:Last>
            <b:First>Judith</b:First>
          </b:Person>
          <b:Person>
            <b:Last>BLOOR</b:Last>
            <b:First>Robin</b:First>
          </b:Person>
          <b:Person>
            <b:Last>KAUFMAN</b:Last>
            <b:First>Marcia</b:First>
          </b:Person>
          <b:Person>
            <b:Last>HALPER</b:Last>
            <b:First>Fern</b:First>
          </b:Person>
        </b:NameList>
      </b:Author>
    </b:Author>
    <b:Title>Livro Arquitetura Orientada a Serviços – SOA Para Leigos</b:Title>
    <b:Year>2009</b:Year>
    <b:Publisher>Altabooks</b:Publisher>
    <b:RefOrder>12</b:RefOrder>
  </b:Source>
  <b:Source>
    <b:Tag>Fab09</b:Tag>
    <b:SourceType>Book</b:SourceType>
    <b:Guid>{47324B56-D0BF-4D17-9781-27DFF91ED7AD}</b:Guid>
    <b:Author>
      <b:Author>
        <b:NameList>
          <b:Person>
            <b:Last>MARZULLO</b:Last>
            <b:First>Fabio</b:First>
            <b:Middle>Perez</b:Middle>
          </b:Person>
        </b:NameList>
      </b:Author>
    </b:Author>
    <b:Title>SOA na Prática</b:Title>
    <b:Year>2009</b:Year>
    <b:Publisher>Novatec</b:Publisher>
    <b:RefOrder>13</b:RefOrder>
  </b:Source>
  <b:Source>
    <b:Tag>SOA06</b:Tag>
    <b:SourceType>JournalArticle</b:SourceType>
    <b:Guid>{5837E56C-2AEA-4349-BED9-0EF35C433078}</b:Guid>
    <b:Title>SOA - ARQUITETURA DE SOFTWARE ORIENTADA A SERVIÇOS:DESENVOLVIMENTO DO SOFTWARE WEBMED</b:Title>
    <b:Year>2006</b:Year>
    <b:Pages>21-50</b:Pages>
    <b:Author>
      <b:Author>
        <b:NameList>
          <b:Person>
            <b:Last>AARTS DE FARIAS</b:Last>
            <b:First>Nil</b:First>
          </b:Person>
          <b:Person>
            <b:Last>LIDIANE DE SOUSA DE JESUS</b:Last>
            <b:First>Karla</b:First>
          </b:Person>
        </b:NameList>
      </b:Author>
    </b:Author>
    <b:RefOrder>10</b:RefOrder>
  </b:Source>
</b:Sources>
</file>

<file path=customXml/itemProps1.xml><?xml version="1.0" encoding="utf-8"?>
<ds:datastoreItem xmlns:ds="http://schemas.openxmlformats.org/officeDocument/2006/customXml" ds:itemID="{D2E7F498-BD90-4AB3-B67E-B6C55B978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7414</TotalTime>
  <Pages>1</Pages>
  <Words>14156</Words>
  <Characters>76444</Characters>
  <Application>Microsoft Office Word</Application>
  <DocSecurity>0</DocSecurity>
  <Lines>637</Lines>
  <Paragraphs>180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90420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Wesley Gomes</dc:creator>
  <cp:lastModifiedBy>user</cp:lastModifiedBy>
  <cp:revision>1038</cp:revision>
  <cp:lastPrinted>2014-11-25T11:29:00Z</cp:lastPrinted>
  <dcterms:created xsi:type="dcterms:W3CDTF">2014-03-03T15:32:00Z</dcterms:created>
  <dcterms:modified xsi:type="dcterms:W3CDTF">2014-11-28T18:27:00Z</dcterms:modified>
</cp:coreProperties>
</file>